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BD45C" w14:textId="0EE07C47" w:rsidR="00004913" w:rsidRDefault="00F2602B" w:rsidP="001F19C2">
      <w:pPr>
        <w:spacing w:line="360" w:lineRule="auto"/>
        <w:ind w:left="650" w:right="670" w:hanging="10"/>
        <w:jc w:val="center"/>
        <w:rPr>
          <w:rFonts w:eastAsia="Garamond" w:cs="Garamond"/>
          <w:sz w:val="32"/>
          <w:szCs w:val="32"/>
          <w:lang w:val="en-US"/>
        </w:rPr>
      </w:pPr>
      <w:bookmarkStart w:id="0" w:name="_30j0zll" w:colFirst="0" w:colLast="0"/>
      <w:bookmarkEnd w:id="0"/>
      <w:r>
        <w:rPr>
          <w:rFonts w:eastAsia="Garamond" w:cs="Garamond"/>
          <w:sz w:val="32"/>
          <w:szCs w:val="32"/>
          <w:lang w:val="en-US"/>
        </w:rPr>
        <w:softHyphen/>
      </w:r>
      <w:r>
        <w:rPr>
          <w:rFonts w:eastAsia="Garamond" w:cs="Garamond"/>
          <w:sz w:val="32"/>
          <w:szCs w:val="32"/>
          <w:lang w:val="en-US"/>
        </w:rPr>
        <w:softHyphen/>
      </w:r>
      <w:r>
        <w:rPr>
          <w:rFonts w:eastAsia="Garamond" w:cs="Garamond"/>
          <w:sz w:val="32"/>
          <w:szCs w:val="32"/>
          <w:lang w:val="en-US"/>
        </w:rPr>
        <w:softHyphen/>
      </w:r>
      <w:r w:rsidR="00004913" w:rsidRPr="00004913">
        <w:rPr>
          <w:rFonts w:eastAsia="Garamond" w:cs="Garamond"/>
          <w:sz w:val="32"/>
          <w:szCs w:val="32"/>
          <w:lang w:val="en-US"/>
        </w:rPr>
        <w:t>Multi-stage Model Predictive Control of Agricultural Biogas Plant with Uncertain Substrate Characterization</w:t>
      </w:r>
    </w:p>
    <w:p w14:paraId="13FA37A3" w14:textId="3AA7F194" w:rsidR="00B02161" w:rsidRPr="00723AE3" w:rsidRDefault="0077435B" w:rsidP="001F19C2">
      <w:pPr>
        <w:spacing w:line="360" w:lineRule="auto"/>
        <w:ind w:left="650" w:right="670" w:hanging="10"/>
        <w:jc w:val="center"/>
        <w:rPr>
          <w:rFonts w:eastAsia="Garamond" w:cs="Garamond"/>
          <w:szCs w:val="24"/>
          <w:lang w:val="en-US"/>
        </w:rPr>
      </w:pPr>
      <w:r w:rsidRPr="00723AE3">
        <w:rPr>
          <w:rFonts w:eastAsia="Garamond" w:cs="Garamond"/>
          <w:szCs w:val="24"/>
          <w:lang w:val="en-US"/>
        </w:rPr>
        <w:t xml:space="preserve">Simon </w:t>
      </w:r>
      <w:proofErr w:type="spellStart"/>
      <w:proofErr w:type="gramStart"/>
      <w:r w:rsidRPr="00723AE3">
        <w:rPr>
          <w:rFonts w:eastAsia="Garamond" w:cs="Garamond"/>
          <w:szCs w:val="24"/>
          <w:lang w:val="en-US"/>
        </w:rPr>
        <w:t>Hellmann</w:t>
      </w:r>
      <w:r w:rsidRPr="00723AE3">
        <w:rPr>
          <w:rFonts w:eastAsia="Garamond" w:cs="Garamond"/>
          <w:szCs w:val="24"/>
          <w:vertAlign w:val="superscript"/>
          <w:lang w:val="en-US"/>
        </w:rPr>
        <w:t>a,b</w:t>
      </w:r>
      <w:proofErr w:type="spellEnd"/>
      <w:proofErr w:type="gramEnd"/>
      <w:r w:rsidRPr="00723AE3">
        <w:rPr>
          <w:rFonts w:eastAsia="Garamond" w:cs="Garamond"/>
          <w:szCs w:val="24"/>
          <w:lang w:val="en-US"/>
        </w:rPr>
        <w:t xml:space="preserve">, Julius </w:t>
      </w:r>
      <w:proofErr w:type="spellStart"/>
      <w:r w:rsidRPr="00723AE3">
        <w:rPr>
          <w:rFonts w:eastAsia="Garamond" w:cs="Garamond"/>
          <w:szCs w:val="24"/>
          <w:lang w:val="en-US"/>
        </w:rPr>
        <w:t>Frontzek</w:t>
      </w:r>
      <w:r w:rsidRPr="00723AE3">
        <w:rPr>
          <w:rFonts w:eastAsia="Garamond" w:cs="Garamond"/>
          <w:szCs w:val="24"/>
          <w:vertAlign w:val="superscript"/>
          <w:lang w:val="en-US"/>
        </w:rPr>
        <w:t>b</w:t>
      </w:r>
      <w:proofErr w:type="spellEnd"/>
      <w:r w:rsidRPr="00723AE3">
        <w:rPr>
          <w:rFonts w:eastAsia="Garamond" w:cs="Garamond"/>
          <w:szCs w:val="24"/>
          <w:lang w:val="en-US"/>
        </w:rPr>
        <w:t xml:space="preserve">, David </w:t>
      </w:r>
      <w:r w:rsidR="00845013">
        <w:rPr>
          <w:rFonts w:eastAsia="Garamond" w:cs="Garamond"/>
          <w:szCs w:val="24"/>
          <w:lang w:val="en-US"/>
        </w:rPr>
        <w:t>M.</w:t>
      </w:r>
      <w:r w:rsidRPr="00723AE3">
        <w:rPr>
          <w:rFonts w:eastAsia="Garamond" w:cs="Garamond"/>
          <w:szCs w:val="24"/>
          <w:lang w:val="en-US"/>
        </w:rPr>
        <w:t xml:space="preserve"> </w:t>
      </w:r>
      <w:proofErr w:type="spellStart"/>
      <w:r w:rsidRPr="00723AE3">
        <w:rPr>
          <w:rFonts w:eastAsia="Garamond" w:cs="Garamond"/>
          <w:szCs w:val="24"/>
          <w:lang w:val="en-US"/>
        </w:rPr>
        <w:t>Zarate</w:t>
      </w:r>
      <w:r w:rsidRPr="00723AE3">
        <w:rPr>
          <w:rFonts w:eastAsia="Garamond" w:cs="Garamond"/>
          <w:szCs w:val="24"/>
          <w:vertAlign w:val="superscript"/>
          <w:lang w:val="en-US"/>
        </w:rPr>
        <w:t>c</w:t>
      </w:r>
      <w:proofErr w:type="spellEnd"/>
      <w:r w:rsidRPr="00723AE3">
        <w:rPr>
          <w:rFonts w:eastAsia="Garamond" w:cs="Garamond"/>
          <w:szCs w:val="24"/>
          <w:lang w:val="en-US"/>
        </w:rPr>
        <w:t xml:space="preserve">, Terrance </w:t>
      </w:r>
      <w:proofErr w:type="spellStart"/>
      <w:r w:rsidRPr="00723AE3">
        <w:rPr>
          <w:rFonts w:eastAsia="Garamond" w:cs="Garamond"/>
          <w:szCs w:val="24"/>
          <w:lang w:val="en-US"/>
        </w:rPr>
        <w:t>Wilms</w:t>
      </w:r>
      <w:r w:rsidRPr="00723AE3">
        <w:rPr>
          <w:rFonts w:eastAsia="Garamond" w:cs="Garamond"/>
          <w:szCs w:val="24"/>
          <w:vertAlign w:val="superscript"/>
          <w:lang w:val="en-US"/>
        </w:rPr>
        <w:t>d</w:t>
      </w:r>
      <w:proofErr w:type="spellEnd"/>
      <w:r w:rsidRPr="00723AE3">
        <w:rPr>
          <w:rFonts w:eastAsia="Garamond" w:cs="Garamond"/>
          <w:szCs w:val="24"/>
          <w:lang w:val="en-US"/>
        </w:rPr>
        <w:t xml:space="preserve">, </w:t>
      </w:r>
      <w:r w:rsidRPr="00723AE3">
        <w:rPr>
          <w:rFonts w:eastAsia="Garamond" w:cs="Garamond"/>
          <w:szCs w:val="24"/>
          <w:lang w:val="en-US"/>
        </w:rPr>
        <w:br/>
      </w:r>
      <w:r w:rsidR="00086C77">
        <w:rPr>
          <w:rFonts w:eastAsia="Garamond" w:cs="Garamond"/>
          <w:szCs w:val="24"/>
          <w:lang w:val="en-US"/>
        </w:rPr>
        <w:t xml:space="preserve">Konrad </w:t>
      </w:r>
      <w:proofErr w:type="spellStart"/>
      <w:r w:rsidR="00086C77">
        <w:rPr>
          <w:rFonts w:eastAsia="Garamond" w:cs="Garamond"/>
          <w:szCs w:val="24"/>
          <w:lang w:val="en-US"/>
        </w:rPr>
        <w:t>Koch</w:t>
      </w:r>
      <w:r w:rsidR="00086C77">
        <w:rPr>
          <w:rFonts w:eastAsia="Garamond" w:cs="Garamond"/>
          <w:szCs w:val="24"/>
          <w:vertAlign w:val="superscript"/>
          <w:lang w:val="en-US"/>
        </w:rPr>
        <w:t>c</w:t>
      </w:r>
      <w:proofErr w:type="spellEnd"/>
      <w:r w:rsidR="00086C77">
        <w:rPr>
          <w:rFonts w:eastAsia="Garamond" w:cs="Garamond"/>
          <w:szCs w:val="24"/>
          <w:lang w:val="en-US"/>
        </w:rPr>
        <w:t xml:space="preserve">, </w:t>
      </w:r>
      <w:r w:rsidRPr="00723AE3">
        <w:rPr>
          <w:rFonts w:eastAsia="Garamond" w:cs="Garamond"/>
          <w:szCs w:val="24"/>
          <w:lang w:val="en-US"/>
        </w:rPr>
        <w:t xml:space="preserve">Steffi </w:t>
      </w:r>
      <w:proofErr w:type="spellStart"/>
      <w:r w:rsidRPr="00723AE3">
        <w:rPr>
          <w:rFonts w:eastAsia="Garamond" w:cs="Garamond"/>
          <w:szCs w:val="24"/>
          <w:lang w:val="en-US"/>
        </w:rPr>
        <w:t>Knorn</w:t>
      </w:r>
      <w:r w:rsidRPr="00723AE3">
        <w:rPr>
          <w:rFonts w:eastAsia="Garamond" w:cs="Garamond"/>
          <w:szCs w:val="24"/>
          <w:vertAlign w:val="superscript"/>
          <w:lang w:val="en-US"/>
        </w:rPr>
        <w:t>d</w:t>
      </w:r>
      <w:proofErr w:type="spellEnd"/>
      <w:r w:rsidRPr="00723AE3">
        <w:rPr>
          <w:rFonts w:eastAsia="Garamond" w:cs="Garamond"/>
          <w:szCs w:val="24"/>
          <w:lang w:val="en-US"/>
        </w:rPr>
        <w:t xml:space="preserve">, Stefan </w:t>
      </w:r>
      <w:proofErr w:type="spellStart"/>
      <w:r w:rsidRPr="00723AE3">
        <w:rPr>
          <w:rFonts w:eastAsia="Garamond" w:cs="Garamond"/>
          <w:szCs w:val="24"/>
          <w:lang w:val="en-US"/>
        </w:rPr>
        <w:t>Streif</w:t>
      </w:r>
      <w:r w:rsidRPr="00723AE3">
        <w:rPr>
          <w:rFonts w:eastAsia="Garamond" w:cs="Garamond"/>
          <w:szCs w:val="24"/>
          <w:vertAlign w:val="superscript"/>
          <w:lang w:val="en-US"/>
        </w:rPr>
        <w:t>b</w:t>
      </w:r>
      <w:proofErr w:type="spellEnd"/>
      <w:r w:rsidRPr="00723AE3">
        <w:rPr>
          <w:rFonts w:eastAsia="Garamond" w:cs="Garamond"/>
          <w:szCs w:val="24"/>
          <w:lang w:val="en-US"/>
        </w:rPr>
        <w:t xml:space="preserve">, Sören </w:t>
      </w:r>
      <w:proofErr w:type="spellStart"/>
      <w:r w:rsidRPr="00723AE3">
        <w:rPr>
          <w:rFonts w:eastAsia="Garamond" w:cs="Garamond"/>
          <w:szCs w:val="24"/>
          <w:lang w:val="en-US"/>
        </w:rPr>
        <w:t>Weinrich</w:t>
      </w:r>
      <w:r w:rsidRPr="00723AE3">
        <w:rPr>
          <w:rFonts w:eastAsia="Garamond" w:cs="Garamond"/>
          <w:szCs w:val="24"/>
          <w:vertAlign w:val="superscript"/>
          <w:lang w:val="en-US"/>
        </w:rPr>
        <w:t>a,e</w:t>
      </w:r>
      <w:proofErr w:type="spellEnd"/>
      <w:r w:rsidR="00B34DFC" w:rsidRPr="00723AE3">
        <w:rPr>
          <w:rFonts w:ascii="Cambria Math" w:eastAsia="Cambria Math" w:hAnsi="Cambria Math" w:cs="Cambria Math"/>
          <w:szCs w:val="24"/>
          <w:vertAlign w:val="superscript"/>
          <w:lang w:val="en-US"/>
        </w:rPr>
        <w:t>∗</w:t>
      </w:r>
    </w:p>
    <w:p w14:paraId="0257C15E" w14:textId="5AF7EB65" w:rsidR="00B02161" w:rsidRPr="00E363D1" w:rsidRDefault="77CCFEC8" w:rsidP="00E363D1">
      <w:pPr>
        <w:spacing w:line="360" w:lineRule="auto"/>
        <w:ind w:right="574" w:hanging="10"/>
        <w:jc w:val="center"/>
        <w:rPr>
          <w:rFonts w:eastAsia="Garamond" w:cs="Garamond"/>
          <w:i/>
          <w:iCs/>
          <w:sz w:val="18"/>
          <w:szCs w:val="19"/>
          <w:lang w:val="de-DE"/>
        </w:rPr>
      </w:pPr>
      <w:proofErr w:type="spellStart"/>
      <w:r w:rsidRPr="00E363D1">
        <w:rPr>
          <w:rFonts w:eastAsia="Garamond" w:cs="Garamond"/>
          <w:i/>
          <w:iCs/>
          <w:sz w:val="22"/>
          <w:szCs w:val="19"/>
          <w:vertAlign w:val="superscript"/>
          <w:lang w:val="de-DE"/>
        </w:rPr>
        <w:t>a</w:t>
      </w:r>
      <w:r w:rsidRPr="00E363D1">
        <w:rPr>
          <w:rFonts w:eastAsia="Garamond" w:cs="Garamond"/>
          <w:i/>
          <w:iCs/>
          <w:sz w:val="18"/>
          <w:szCs w:val="19"/>
          <w:lang w:val="de-DE"/>
        </w:rPr>
        <w:t>DBFZ</w:t>
      </w:r>
      <w:proofErr w:type="spellEnd"/>
      <w:r w:rsidRPr="00E363D1">
        <w:rPr>
          <w:rFonts w:eastAsia="Garamond" w:cs="Garamond"/>
          <w:i/>
          <w:iCs/>
          <w:sz w:val="18"/>
          <w:szCs w:val="19"/>
          <w:lang w:val="de-DE"/>
        </w:rPr>
        <w:t>, Deutsches Biomasseforschungszentrum, Torgauer Str</w:t>
      </w:r>
      <w:r w:rsidR="00530D4B" w:rsidRPr="00E363D1">
        <w:rPr>
          <w:rFonts w:eastAsia="Garamond" w:cs="Garamond"/>
          <w:i/>
          <w:iCs/>
          <w:sz w:val="18"/>
          <w:szCs w:val="19"/>
          <w:lang w:val="de-DE"/>
        </w:rPr>
        <w:t>.</w:t>
      </w:r>
      <w:r w:rsidRPr="00E363D1">
        <w:rPr>
          <w:rFonts w:eastAsia="Garamond" w:cs="Garamond"/>
          <w:i/>
          <w:iCs/>
          <w:sz w:val="18"/>
          <w:szCs w:val="19"/>
          <w:lang w:val="de-DE"/>
        </w:rPr>
        <w:t xml:space="preserve"> 116, Leipzig, 04347, Germany</w:t>
      </w:r>
    </w:p>
    <w:p w14:paraId="44AF9EDA" w14:textId="382496B5"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b</w:t>
      </w:r>
      <w:r w:rsidRPr="00E363D1">
        <w:rPr>
          <w:rFonts w:eastAsia="Garamond" w:cs="Garamond"/>
          <w:i/>
          <w:sz w:val="18"/>
          <w:szCs w:val="19"/>
          <w:lang w:val="en-US"/>
        </w:rPr>
        <w:t>Chemnitz</w:t>
      </w:r>
      <w:proofErr w:type="spellEnd"/>
      <w:r w:rsidRPr="00E363D1">
        <w:rPr>
          <w:rFonts w:eastAsia="Garamond" w:cs="Garamond"/>
          <w:i/>
          <w:sz w:val="18"/>
          <w:szCs w:val="19"/>
          <w:lang w:val="en-US"/>
        </w:rPr>
        <w:t xml:space="preserve"> University of Technology, Laboratory for Automatic Control and System Dynamics, </w:t>
      </w:r>
      <w:proofErr w:type="spellStart"/>
      <w:r w:rsidRPr="00E363D1">
        <w:rPr>
          <w:rFonts w:eastAsia="Garamond" w:cs="Garamond"/>
          <w:i/>
          <w:sz w:val="18"/>
          <w:szCs w:val="19"/>
          <w:lang w:val="en-US"/>
        </w:rPr>
        <w:t>Reichenhainer</w:t>
      </w:r>
      <w:proofErr w:type="spellEnd"/>
      <w:r w:rsidRPr="00E363D1">
        <w:rPr>
          <w:rFonts w:eastAsia="Garamond" w:cs="Garamond"/>
          <w:i/>
          <w:sz w:val="18"/>
          <w:szCs w:val="19"/>
          <w:lang w:val="en-US"/>
        </w:rPr>
        <w:t xml:space="preserve"> Str</w:t>
      </w:r>
      <w:r w:rsidR="00530D4B" w:rsidRPr="00E363D1">
        <w:rPr>
          <w:rFonts w:eastAsia="Garamond" w:cs="Garamond"/>
          <w:i/>
          <w:sz w:val="18"/>
          <w:szCs w:val="19"/>
          <w:lang w:val="en-US"/>
        </w:rPr>
        <w:t>.</w:t>
      </w:r>
      <w:r w:rsidRPr="00E363D1">
        <w:rPr>
          <w:rFonts w:eastAsia="Garamond" w:cs="Garamond"/>
          <w:i/>
          <w:sz w:val="18"/>
          <w:szCs w:val="19"/>
          <w:lang w:val="en-US"/>
        </w:rPr>
        <w:t xml:space="preserve"> 70, </w:t>
      </w:r>
      <w:r w:rsidR="00E363D1" w:rsidRPr="00E363D1">
        <w:rPr>
          <w:rFonts w:eastAsia="Garamond" w:cs="Garamond"/>
          <w:i/>
          <w:sz w:val="18"/>
          <w:szCs w:val="19"/>
          <w:lang w:val="en-US"/>
        </w:rPr>
        <w:t>D-</w:t>
      </w:r>
      <w:r w:rsidRPr="00E363D1">
        <w:rPr>
          <w:rFonts w:eastAsia="Garamond" w:cs="Garamond"/>
          <w:i/>
          <w:sz w:val="18"/>
          <w:szCs w:val="19"/>
          <w:lang w:val="en-US"/>
        </w:rPr>
        <w:t>09126 Chemnitz</w:t>
      </w:r>
    </w:p>
    <w:p w14:paraId="6D2110D6" w14:textId="2F4FB1CC"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c</w:t>
      </w:r>
      <w:r w:rsidRPr="00E363D1">
        <w:rPr>
          <w:rFonts w:eastAsia="Garamond" w:cs="Garamond"/>
          <w:i/>
          <w:sz w:val="18"/>
          <w:szCs w:val="19"/>
          <w:lang w:val="en-US"/>
        </w:rPr>
        <w:t>Technical</w:t>
      </w:r>
      <w:proofErr w:type="spellEnd"/>
      <w:r w:rsidRPr="00E363D1">
        <w:rPr>
          <w:rFonts w:eastAsia="Garamond" w:cs="Garamond"/>
          <w:i/>
          <w:sz w:val="18"/>
          <w:szCs w:val="19"/>
          <w:lang w:val="en-US"/>
        </w:rPr>
        <w:t xml:space="preserve"> University of Munich, Chair of Urban Water Systems Engineering, Am </w:t>
      </w:r>
      <w:proofErr w:type="spellStart"/>
      <w:r w:rsidRPr="00E363D1">
        <w:rPr>
          <w:rFonts w:eastAsia="Garamond" w:cs="Garamond"/>
          <w:i/>
          <w:sz w:val="18"/>
          <w:szCs w:val="19"/>
          <w:lang w:val="en-US"/>
        </w:rPr>
        <w:t>Coulombwall</w:t>
      </w:r>
      <w:proofErr w:type="spellEnd"/>
      <w:r w:rsidRPr="00E363D1">
        <w:rPr>
          <w:rFonts w:eastAsia="Garamond" w:cs="Garamond"/>
          <w:i/>
          <w:sz w:val="18"/>
          <w:szCs w:val="19"/>
          <w:lang w:val="en-US"/>
        </w:rPr>
        <w:t xml:space="preserve"> 3, </w:t>
      </w:r>
      <w:r w:rsidR="00E363D1" w:rsidRPr="00E363D1">
        <w:rPr>
          <w:rFonts w:eastAsia="Garamond" w:cs="Garamond"/>
          <w:i/>
          <w:sz w:val="18"/>
          <w:szCs w:val="19"/>
          <w:lang w:val="en-US"/>
        </w:rPr>
        <w:t>D-</w:t>
      </w:r>
      <w:r w:rsidRPr="00E363D1">
        <w:rPr>
          <w:rFonts w:eastAsia="Garamond" w:cs="Garamond"/>
          <w:i/>
          <w:sz w:val="18"/>
          <w:szCs w:val="19"/>
          <w:lang w:val="en-US"/>
        </w:rPr>
        <w:t xml:space="preserve">85748 </w:t>
      </w:r>
      <w:proofErr w:type="spellStart"/>
      <w:r w:rsidRPr="00E363D1">
        <w:rPr>
          <w:rFonts w:eastAsia="Garamond" w:cs="Garamond"/>
          <w:i/>
          <w:sz w:val="18"/>
          <w:szCs w:val="19"/>
          <w:lang w:val="en-US"/>
        </w:rPr>
        <w:t>Garching</w:t>
      </w:r>
      <w:proofErr w:type="spellEnd"/>
    </w:p>
    <w:p w14:paraId="2B23596A" w14:textId="77777777"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d</w:t>
      </w:r>
      <w:r w:rsidRPr="00E363D1">
        <w:rPr>
          <w:rFonts w:eastAsia="Garamond" w:cs="Garamond"/>
          <w:i/>
          <w:sz w:val="18"/>
          <w:szCs w:val="19"/>
          <w:lang w:val="en-US"/>
        </w:rPr>
        <w:t>Technische</w:t>
      </w:r>
      <w:proofErr w:type="spellEnd"/>
      <w:r w:rsidRPr="00E363D1">
        <w:rPr>
          <w:rFonts w:eastAsia="Garamond" w:cs="Garamond"/>
          <w:i/>
          <w:sz w:val="18"/>
          <w:szCs w:val="19"/>
          <w:lang w:val="en-US"/>
        </w:rPr>
        <w:t xml:space="preserve"> Universität Berlin, Chair of Control, </w:t>
      </w:r>
      <w:proofErr w:type="spellStart"/>
      <w:r w:rsidRPr="00E363D1">
        <w:rPr>
          <w:rFonts w:eastAsia="Garamond" w:cs="Garamond"/>
          <w:i/>
          <w:sz w:val="18"/>
          <w:szCs w:val="19"/>
          <w:lang w:val="en-US"/>
        </w:rPr>
        <w:t>Hardenbergstr</w:t>
      </w:r>
      <w:proofErr w:type="spellEnd"/>
      <w:r w:rsidRPr="00E363D1">
        <w:rPr>
          <w:rFonts w:eastAsia="Garamond" w:cs="Garamond"/>
          <w:i/>
          <w:sz w:val="18"/>
          <w:szCs w:val="19"/>
          <w:lang w:val="en-US"/>
        </w:rPr>
        <w:t>. 36a, 10623 Berlin, Germany</w:t>
      </w:r>
    </w:p>
    <w:p w14:paraId="7069D52D" w14:textId="2902B862" w:rsidR="00B02161" w:rsidRPr="00E363D1" w:rsidRDefault="0077435B" w:rsidP="00E363D1">
      <w:pPr>
        <w:spacing w:line="360" w:lineRule="auto"/>
        <w:ind w:right="574" w:hanging="10"/>
        <w:jc w:val="center"/>
        <w:rPr>
          <w:rFonts w:eastAsia="Garamond" w:cs="Garamond"/>
          <w:sz w:val="18"/>
          <w:szCs w:val="19"/>
          <w:lang w:val="en-US"/>
        </w:rPr>
      </w:pPr>
      <w:r w:rsidRPr="00E363D1">
        <w:rPr>
          <w:rFonts w:eastAsia="Garamond" w:cs="Garamond"/>
          <w:i/>
          <w:sz w:val="22"/>
          <w:szCs w:val="19"/>
          <w:vertAlign w:val="superscript"/>
          <w:lang w:val="en-US"/>
        </w:rPr>
        <w:t>e</w:t>
      </w:r>
      <w:r w:rsidRPr="00E363D1">
        <w:rPr>
          <w:rFonts w:eastAsia="Garamond" w:cs="Garamond"/>
          <w:i/>
          <w:sz w:val="18"/>
          <w:szCs w:val="19"/>
          <w:lang w:val="en-US"/>
        </w:rPr>
        <w:t xml:space="preserve">University of Applied Sciences, Faculty of Energy, Building Service, Environmental Engineering, </w:t>
      </w:r>
      <w:proofErr w:type="spellStart"/>
      <w:r w:rsidRPr="00E363D1">
        <w:rPr>
          <w:rFonts w:eastAsia="Garamond" w:cs="Garamond"/>
          <w:i/>
          <w:sz w:val="18"/>
          <w:szCs w:val="19"/>
          <w:lang w:val="en-US"/>
        </w:rPr>
        <w:t>Stegerwaldstr</w:t>
      </w:r>
      <w:proofErr w:type="spellEnd"/>
      <w:r w:rsidRPr="00E363D1">
        <w:rPr>
          <w:rFonts w:eastAsia="Garamond" w:cs="Garamond"/>
          <w:i/>
          <w:sz w:val="18"/>
          <w:szCs w:val="19"/>
          <w:lang w:val="en-US"/>
        </w:rPr>
        <w:t xml:space="preserve">. 39, </w:t>
      </w:r>
      <w:r w:rsidR="00E363D1" w:rsidRPr="00E363D1">
        <w:rPr>
          <w:rFonts w:eastAsia="Garamond" w:cs="Garamond"/>
          <w:i/>
          <w:sz w:val="18"/>
          <w:szCs w:val="19"/>
          <w:lang w:val="en-US"/>
        </w:rPr>
        <w:t>D-</w:t>
      </w:r>
      <w:r w:rsidRPr="00E363D1">
        <w:rPr>
          <w:rFonts w:eastAsia="Garamond" w:cs="Garamond"/>
          <w:i/>
          <w:sz w:val="18"/>
          <w:szCs w:val="19"/>
          <w:lang w:val="en-US"/>
        </w:rPr>
        <w:t xml:space="preserve">48565 </w:t>
      </w:r>
      <w:proofErr w:type="spellStart"/>
      <w:r w:rsidRPr="00E363D1">
        <w:rPr>
          <w:rFonts w:eastAsia="Garamond" w:cs="Garamond"/>
          <w:i/>
          <w:sz w:val="18"/>
          <w:szCs w:val="19"/>
          <w:lang w:val="en-US"/>
        </w:rPr>
        <w:t>Steinfurt</w:t>
      </w:r>
      <w:proofErr w:type="spellEnd"/>
    </w:p>
    <w:p w14:paraId="1E569A7E" w14:textId="41BA9F3B" w:rsidR="007976C5" w:rsidRDefault="007976C5" w:rsidP="00E56C4F">
      <w:pPr>
        <w:pStyle w:val="berschrift1"/>
        <w:rPr>
          <w:lang w:val="en-US"/>
        </w:rPr>
      </w:pPr>
      <w:r w:rsidRPr="00E56C4F">
        <w:t>Highlights</w:t>
      </w:r>
    </w:p>
    <w:p w14:paraId="137180CC" w14:textId="06E61FA1" w:rsidR="0EF766E9" w:rsidRDefault="0EF766E9">
      <w:pPr>
        <w:numPr>
          <w:ilvl w:val="0"/>
          <w:numId w:val="2"/>
        </w:numPr>
        <w:rPr>
          <w:lang w:val="en-US"/>
        </w:rPr>
      </w:pPr>
      <w:r w:rsidRPr="0EF766E9">
        <w:rPr>
          <w:lang w:val="en-US"/>
        </w:rPr>
        <w:t>AD process operated d</w:t>
      </w:r>
      <w:r w:rsidRPr="009A7C91">
        <w:rPr>
          <w:lang w:val="en-US"/>
        </w:rPr>
        <w:t>emand-</w:t>
      </w:r>
      <w:r w:rsidR="00C8026B">
        <w:rPr>
          <w:lang w:val="en-US"/>
        </w:rPr>
        <w:t>oriented</w:t>
      </w:r>
      <w:r w:rsidRPr="0EF766E9">
        <w:rPr>
          <w:lang w:val="en-US"/>
        </w:rPr>
        <w:t xml:space="preserve"> despite uncertain influent </w:t>
      </w:r>
      <w:del w:id="1" w:author="Sören Weinrich" w:date="2025-04-27T13:47:00Z">
        <w:r w:rsidRPr="0EF766E9" w:rsidDel="00CE744A">
          <w:rPr>
            <w:lang w:val="en-US"/>
          </w:rPr>
          <w:delText>macro nutrients</w:delText>
        </w:r>
      </w:del>
      <w:ins w:id="2" w:author="Sören Weinrich" w:date="2025-04-27T13:47:00Z">
        <w:r w:rsidR="00CE744A">
          <w:rPr>
            <w:lang w:val="en-US"/>
          </w:rPr>
          <w:t>concentrations</w:t>
        </w:r>
      </w:ins>
    </w:p>
    <w:p w14:paraId="30463F77" w14:textId="1C1058BB" w:rsidR="007976C5" w:rsidRPr="009A7C91" w:rsidRDefault="42E16D65" w:rsidP="0EF766E9">
      <w:pPr>
        <w:numPr>
          <w:ilvl w:val="0"/>
          <w:numId w:val="2"/>
        </w:numPr>
        <w:rPr>
          <w:lang w:val="en-US"/>
        </w:rPr>
      </w:pPr>
      <w:r w:rsidRPr="42E16D65">
        <w:rPr>
          <w:lang w:val="en-US"/>
        </w:rPr>
        <w:t>Multi-stage MPC controller satisfies safe operational gas storage filling levels</w:t>
      </w:r>
    </w:p>
    <w:p w14:paraId="4EB1EE25" w14:textId="1413DCE9" w:rsidR="007976C5" w:rsidRDefault="0EF766E9" w:rsidP="0EF766E9">
      <w:pPr>
        <w:pStyle w:val="Listenabsatz"/>
        <w:numPr>
          <w:ilvl w:val="0"/>
          <w:numId w:val="2"/>
        </w:numPr>
        <w:rPr>
          <w:lang w:val="en-US"/>
        </w:rPr>
      </w:pPr>
      <w:r w:rsidRPr="0EF766E9">
        <w:rPr>
          <w:lang w:val="en-US"/>
        </w:rPr>
        <w:t>Time-variant setpoints of methane production are tracked and disturbances rejected</w:t>
      </w:r>
    </w:p>
    <w:p w14:paraId="504B1D95" w14:textId="45D7CF71" w:rsidR="007976C5" w:rsidRDefault="0EF766E9">
      <w:pPr>
        <w:pStyle w:val="Listenabsatz"/>
        <w:numPr>
          <w:ilvl w:val="0"/>
          <w:numId w:val="2"/>
        </w:numPr>
        <w:rPr>
          <w:lang w:val="en-US"/>
        </w:rPr>
      </w:pPr>
      <w:r w:rsidRPr="0EF766E9">
        <w:rPr>
          <w:lang w:val="en-US"/>
        </w:rPr>
        <w:t xml:space="preserve">Orthogonal collocation enables </w:t>
      </w:r>
      <w:r w:rsidR="00C8026B">
        <w:rPr>
          <w:lang w:val="en-US"/>
        </w:rPr>
        <w:t>fast</w:t>
      </w:r>
      <w:r w:rsidRPr="0EF766E9">
        <w:rPr>
          <w:lang w:val="en-US"/>
        </w:rPr>
        <w:t xml:space="preserve"> comput</w:t>
      </w:r>
      <w:r w:rsidR="00C8026B">
        <w:rPr>
          <w:lang w:val="en-US"/>
        </w:rPr>
        <w:t>ation</w:t>
      </w:r>
      <w:r w:rsidRPr="0EF766E9">
        <w:rPr>
          <w:lang w:val="en-US"/>
        </w:rPr>
        <w:t xml:space="preserve"> for real-time application</w:t>
      </w:r>
      <w:ins w:id="3" w:author="Sören Weinrich" w:date="2025-04-27T13:48:00Z">
        <w:r w:rsidR="00CE744A">
          <w:rPr>
            <w:lang w:val="en-US"/>
          </w:rPr>
          <w:t xml:space="preserve"> of MPC</w:t>
        </w:r>
      </w:ins>
    </w:p>
    <w:p w14:paraId="7CBFD60A" w14:textId="6A128AE7" w:rsidR="00B02161" w:rsidRDefault="0EF766E9" w:rsidP="009A7C91">
      <w:pPr>
        <w:pStyle w:val="berschrift1"/>
        <w:rPr>
          <w:lang w:val="en-US"/>
        </w:rPr>
      </w:pPr>
      <w:commentRangeStart w:id="4"/>
      <w:r w:rsidRPr="0EF766E9">
        <w:rPr>
          <w:lang w:val="en-US"/>
        </w:rPr>
        <w:t>Abstract</w:t>
      </w:r>
      <w:commentRangeEnd w:id="4"/>
      <w:r w:rsidR="00F13AE4">
        <w:rPr>
          <w:rStyle w:val="Kommentarzeichen"/>
        </w:rPr>
        <w:commentReference w:id="4"/>
      </w:r>
    </w:p>
    <w:p w14:paraId="49283762" w14:textId="288C7187" w:rsidR="0077435B" w:rsidRDefault="42E16D65">
      <w:pPr>
        <w:rPr>
          <w:lang w:val="en-US"/>
        </w:rPr>
      </w:pPr>
      <w:r w:rsidRPr="42E16D65">
        <w:rPr>
          <w:lang w:val="en-US"/>
        </w:rPr>
        <w:t xml:space="preserve">Anaerobic digestion (AD) plants </w:t>
      </w:r>
      <w:r w:rsidR="00295589">
        <w:rPr>
          <w:lang w:val="en-US"/>
        </w:rPr>
        <w:t xml:space="preserve">process </w:t>
      </w:r>
      <w:del w:id="5" w:author="Sören Weinrich" w:date="2025-04-27T13:53:00Z">
        <w:r w:rsidRPr="42E16D65" w:rsidDel="00CE744A">
          <w:rPr>
            <w:lang w:val="en-US"/>
          </w:rPr>
          <w:delText xml:space="preserve">biogenic </w:delText>
        </w:r>
      </w:del>
      <w:ins w:id="6" w:author="Sören Weinrich" w:date="2025-04-27T13:53:00Z">
        <w:r w:rsidR="00CE744A">
          <w:rPr>
            <w:lang w:val="en-US"/>
          </w:rPr>
          <w:t>organic</w:t>
        </w:r>
        <w:r w:rsidR="00CE744A" w:rsidRPr="42E16D65">
          <w:rPr>
            <w:lang w:val="en-US"/>
          </w:rPr>
          <w:t xml:space="preserve"> </w:t>
        </w:r>
      </w:ins>
      <w:r w:rsidR="008B62BD">
        <w:rPr>
          <w:lang w:val="en-US"/>
        </w:rPr>
        <w:t xml:space="preserve">substrates </w:t>
      </w:r>
      <w:r w:rsidR="0090288D">
        <w:rPr>
          <w:lang w:val="en-US"/>
        </w:rPr>
        <w:t xml:space="preserve">and </w:t>
      </w:r>
      <w:r w:rsidR="003F1E42">
        <w:rPr>
          <w:lang w:val="en-US"/>
        </w:rPr>
        <w:t xml:space="preserve">provide </w:t>
      </w:r>
      <w:r w:rsidR="005F4D52">
        <w:rPr>
          <w:lang w:val="en-US"/>
        </w:rPr>
        <w:t xml:space="preserve">renewable </w:t>
      </w:r>
      <w:r w:rsidRPr="42E16D65">
        <w:rPr>
          <w:lang w:val="en-US"/>
        </w:rPr>
        <w:t xml:space="preserve">electricity and heat. </w:t>
      </w:r>
      <w:r w:rsidR="00AB7749">
        <w:rPr>
          <w:lang w:val="en-US"/>
        </w:rPr>
        <w:t>R</w:t>
      </w:r>
      <w:r w:rsidR="00A54FA0">
        <w:rPr>
          <w:lang w:val="en-US"/>
        </w:rPr>
        <w:t>evenues</w:t>
      </w:r>
      <w:r w:rsidR="00A54FA0" w:rsidRPr="42E16D65">
        <w:rPr>
          <w:lang w:val="en-US"/>
        </w:rPr>
        <w:t xml:space="preserve"> </w:t>
      </w:r>
      <w:r w:rsidR="00A54FA0">
        <w:rPr>
          <w:lang w:val="en-US"/>
        </w:rPr>
        <w:t>of AD plants</w:t>
      </w:r>
      <w:r w:rsidR="00A54FA0" w:rsidRPr="42E16D65">
        <w:rPr>
          <w:lang w:val="en-US"/>
        </w:rPr>
        <w:t xml:space="preserve"> </w:t>
      </w:r>
      <w:r w:rsidR="00AB7749">
        <w:rPr>
          <w:lang w:val="en-US"/>
        </w:rPr>
        <w:t xml:space="preserve">can be increased by </w:t>
      </w:r>
      <w:r w:rsidR="003D4190">
        <w:rPr>
          <w:lang w:val="en-US"/>
        </w:rPr>
        <w:t>generat</w:t>
      </w:r>
      <w:r w:rsidR="00AB7749">
        <w:rPr>
          <w:lang w:val="en-US"/>
        </w:rPr>
        <w:t xml:space="preserve">ing </w:t>
      </w:r>
      <w:r w:rsidR="008F4B0D">
        <w:rPr>
          <w:lang w:val="en-US"/>
        </w:rPr>
        <w:t xml:space="preserve">biogas and </w:t>
      </w:r>
      <w:r w:rsidRPr="42E16D65">
        <w:rPr>
          <w:lang w:val="en-US"/>
        </w:rPr>
        <w:t xml:space="preserve">electricity </w:t>
      </w:r>
      <w:r w:rsidR="00D27363">
        <w:rPr>
          <w:lang w:val="en-US"/>
        </w:rPr>
        <w:t xml:space="preserve">on demand </w:t>
      </w:r>
      <w:r w:rsidR="00ED491B">
        <w:rPr>
          <w:lang w:val="en-US"/>
        </w:rPr>
        <w:t xml:space="preserve">or </w:t>
      </w:r>
      <w:r w:rsidR="00AB7749">
        <w:rPr>
          <w:lang w:val="en-US"/>
        </w:rPr>
        <w:t xml:space="preserve">by </w:t>
      </w:r>
      <w:r w:rsidR="00ED491B">
        <w:rPr>
          <w:lang w:val="en-US"/>
        </w:rPr>
        <w:t>pursuing biogas upgrading</w:t>
      </w:r>
      <w:r w:rsidRPr="42E16D65">
        <w:rPr>
          <w:lang w:val="en-US"/>
        </w:rPr>
        <w:t>.</w:t>
      </w:r>
      <w:r w:rsidR="00D27363">
        <w:rPr>
          <w:lang w:val="en-US"/>
        </w:rPr>
        <w:t xml:space="preserve"> </w:t>
      </w:r>
      <w:commentRangeStart w:id="7"/>
      <w:ins w:id="8" w:author="Sören Weinrich" w:date="2025-04-27T13:55:00Z">
        <w:r w:rsidR="00CE744A">
          <w:rPr>
            <w:lang w:val="en-US"/>
          </w:rPr>
          <w:t>However</w:t>
        </w:r>
      </w:ins>
      <w:ins w:id="9" w:author="Sören Weinrich" w:date="2025-04-27T13:54:00Z">
        <w:r w:rsidR="00CE744A">
          <w:rPr>
            <w:lang w:val="en-US"/>
          </w:rPr>
          <w:t>, suitable control procedures for individual application</w:t>
        </w:r>
      </w:ins>
      <w:ins w:id="10" w:author="Sören Weinrich" w:date="2025-04-27T13:55:00Z">
        <w:r w:rsidR="00CE744A">
          <w:rPr>
            <w:lang w:val="en-US"/>
          </w:rPr>
          <w:t xml:space="preserve">s </w:t>
        </w:r>
      </w:ins>
      <w:ins w:id="11" w:author="Sören Weinrich" w:date="2025-04-27T13:54:00Z">
        <w:r w:rsidR="00CE744A">
          <w:rPr>
            <w:lang w:val="en-US"/>
          </w:rPr>
          <w:t xml:space="preserve">are required to </w:t>
        </w:r>
      </w:ins>
      <w:ins w:id="12" w:author="Sören Weinrich" w:date="2025-04-27T13:55:00Z">
        <w:r w:rsidR="00CE744A">
          <w:rPr>
            <w:lang w:val="en-US"/>
          </w:rPr>
          <w:t>guarantee</w:t>
        </w:r>
      </w:ins>
      <w:ins w:id="13" w:author="Sören Weinrich" w:date="2025-04-27T13:54:00Z">
        <w:r w:rsidR="00CE744A">
          <w:rPr>
            <w:lang w:val="en-US"/>
          </w:rPr>
          <w:t xml:space="preserve"> optimal process conditions at all time</w:t>
        </w:r>
      </w:ins>
      <w:ins w:id="14" w:author="Sören Weinrich" w:date="2025-04-27T13:55:00Z">
        <w:r w:rsidR="00CE744A">
          <w:rPr>
            <w:lang w:val="en-US"/>
          </w:rPr>
          <w:t>.</w:t>
        </w:r>
      </w:ins>
      <w:ins w:id="15" w:author="Sören Weinrich" w:date="2025-04-27T13:54:00Z">
        <w:r w:rsidR="00CE744A">
          <w:rPr>
            <w:lang w:val="en-US"/>
          </w:rPr>
          <w:t xml:space="preserve"> </w:t>
        </w:r>
      </w:ins>
      <w:commentRangeEnd w:id="7"/>
      <w:ins w:id="16" w:author="Sören Weinrich" w:date="2025-04-27T13:56:00Z">
        <w:r w:rsidR="00CE744A">
          <w:rPr>
            <w:rStyle w:val="Kommentarzeichen"/>
          </w:rPr>
          <w:commentReference w:id="7"/>
        </w:r>
      </w:ins>
      <w:del w:id="17" w:author="Sören Weinrich" w:date="2025-04-27T13:56:00Z">
        <w:r w:rsidR="002F1EA5" w:rsidDel="00CE744A">
          <w:rPr>
            <w:lang w:val="en-US"/>
          </w:rPr>
          <w:delText xml:space="preserve">Robust </w:delText>
        </w:r>
        <w:r w:rsidR="002F1EA5" w:rsidRPr="42E16D65" w:rsidDel="00CE744A">
          <w:rPr>
            <w:lang w:val="en-US"/>
          </w:rPr>
          <w:delText xml:space="preserve">nonlinear model predictive control (NMPC) </w:delText>
        </w:r>
        <w:r w:rsidR="002F1EA5" w:rsidDel="00CE744A">
          <w:rPr>
            <w:lang w:val="en-US"/>
          </w:rPr>
          <w:delText>can solve nonlinear control problems in the presence of uncertainty.</w:delText>
        </w:r>
        <w:r w:rsidR="00D27363" w:rsidDel="00CE744A">
          <w:rPr>
            <w:lang w:val="en-US"/>
          </w:rPr>
          <w:delText xml:space="preserve"> </w:delText>
        </w:r>
      </w:del>
      <w:r w:rsidRPr="42E16D65">
        <w:rPr>
          <w:lang w:val="en-US"/>
        </w:rPr>
        <w:t xml:space="preserve">In this contribution, a robust </w:t>
      </w:r>
      <w:ins w:id="18" w:author="Sören Weinrich" w:date="2025-04-27T13:56:00Z">
        <w:r w:rsidR="00CE744A" w:rsidRPr="42E16D65">
          <w:rPr>
            <w:lang w:val="en-US"/>
          </w:rPr>
          <w:t>nonlinear model predictive control</w:t>
        </w:r>
        <w:r w:rsidR="00CE744A">
          <w:rPr>
            <w:lang w:val="en-US"/>
          </w:rPr>
          <w:t xml:space="preserve"> </w:t>
        </w:r>
        <w:r w:rsidR="00CE744A" w:rsidRPr="42E16D65">
          <w:rPr>
            <w:lang w:val="en-US"/>
          </w:rPr>
          <w:t>(NMPC)</w:t>
        </w:r>
      </w:ins>
      <w:del w:id="19" w:author="Sören Weinrich" w:date="2025-04-27T13:56:00Z">
        <w:r w:rsidRPr="42E16D65" w:rsidDel="00CE744A">
          <w:rPr>
            <w:lang w:val="en-US"/>
          </w:rPr>
          <w:delText>NMPC</w:delText>
        </w:r>
      </w:del>
      <w:r w:rsidRPr="42E16D65">
        <w:rPr>
          <w:lang w:val="en-US"/>
        </w:rPr>
        <w:t xml:space="preserve"> </w:t>
      </w:r>
      <w:ins w:id="20" w:author="Sören Weinrich" w:date="2025-04-27T13:56:00Z">
        <w:r w:rsidR="00CE744A">
          <w:rPr>
            <w:lang w:val="en-US"/>
          </w:rPr>
          <w:t xml:space="preserve">procedure </w:t>
        </w:r>
      </w:ins>
      <w:r w:rsidRPr="42E16D65">
        <w:rPr>
          <w:lang w:val="en-US"/>
        </w:rPr>
        <w:t xml:space="preserve">was designed to optimize substrate feedings under uncertain substrate characterization. </w:t>
      </w:r>
      <w:commentRangeStart w:id="21"/>
      <w:r w:rsidRPr="42E16D65">
        <w:rPr>
          <w:lang w:val="en-US"/>
        </w:rPr>
        <w:t xml:space="preserve">Simulation studies demonstrate the ability of </w:t>
      </w:r>
      <w:del w:id="22" w:author="Sören Weinrich" w:date="2025-04-27T14:01:00Z">
        <w:r w:rsidRPr="42E16D65" w:rsidDel="00F13AE4">
          <w:rPr>
            <w:lang w:val="en-US"/>
          </w:rPr>
          <w:delText xml:space="preserve">the </w:delText>
        </w:r>
      </w:del>
      <w:r w:rsidRPr="42E16D65">
        <w:rPr>
          <w:lang w:val="en-US"/>
        </w:rPr>
        <w:t xml:space="preserve">NMPC to provide biogas for a flexibly operated combined heat and power </w:t>
      </w:r>
      <w:r w:rsidR="00CC09A4">
        <w:rPr>
          <w:lang w:val="en-US"/>
        </w:rPr>
        <w:t>unit</w:t>
      </w:r>
      <w:r w:rsidRPr="42E16D65">
        <w:rPr>
          <w:lang w:val="en-US"/>
        </w:rPr>
        <w:t xml:space="preserve">, while </w:t>
      </w:r>
      <w:r w:rsidR="00C35509">
        <w:rPr>
          <w:lang w:val="en-US"/>
        </w:rPr>
        <w:t xml:space="preserve">ensuring save </w:t>
      </w:r>
      <w:r w:rsidRPr="42E16D65">
        <w:rPr>
          <w:lang w:val="en-US"/>
        </w:rPr>
        <w:t xml:space="preserve">gas storage </w:t>
      </w:r>
      <w:r w:rsidR="00C35509">
        <w:rPr>
          <w:lang w:val="en-US"/>
        </w:rPr>
        <w:t>filling limits</w:t>
      </w:r>
      <w:r w:rsidRPr="42E16D65">
        <w:rPr>
          <w:lang w:val="en-US"/>
        </w:rPr>
        <w:t xml:space="preserve">. </w:t>
      </w:r>
      <w:commentRangeEnd w:id="21"/>
      <w:r w:rsidR="00F13AE4">
        <w:rPr>
          <w:rStyle w:val="Kommentarzeichen"/>
        </w:rPr>
        <w:commentReference w:id="21"/>
      </w:r>
      <w:r w:rsidRPr="42E16D65">
        <w:rPr>
          <w:lang w:val="en-US"/>
        </w:rPr>
        <w:t xml:space="preserve">Additionally, </w:t>
      </w:r>
      <w:r w:rsidR="00E90DB7">
        <w:rPr>
          <w:lang w:val="en-US"/>
        </w:rPr>
        <w:t xml:space="preserve">the NMPC </w:t>
      </w:r>
      <w:r w:rsidR="002F1EA5">
        <w:rPr>
          <w:lang w:val="en-US"/>
        </w:rPr>
        <w:t xml:space="preserve">successfully tracked </w:t>
      </w:r>
      <w:r w:rsidRPr="42E16D65">
        <w:rPr>
          <w:lang w:val="en-US"/>
        </w:rPr>
        <w:t xml:space="preserve">changing setpoints of </w:t>
      </w:r>
      <w:r w:rsidR="00634574">
        <w:rPr>
          <w:lang w:val="en-US"/>
        </w:rPr>
        <w:t xml:space="preserve">constant </w:t>
      </w:r>
      <w:r w:rsidRPr="42E16D65">
        <w:rPr>
          <w:lang w:val="en-US"/>
        </w:rPr>
        <w:t xml:space="preserve">methane production </w:t>
      </w:r>
      <w:r w:rsidR="00634574">
        <w:rPr>
          <w:lang w:val="en-US"/>
        </w:rPr>
        <w:t>for biogas upgrading</w:t>
      </w:r>
      <w:r w:rsidR="00E63174">
        <w:rPr>
          <w:lang w:val="en-US"/>
        </w:rPr>
        <w:t>,</w:t>
      </w:r>
      <w:r w:rsidR="00634574">
        <w:rPr>
          <w:lang w:val="en-US"/>
        </w:rPr>
        <w:t xml:space="preserve"> </w:t>
      </w:r>
      <w:r w:rsidRPr="42E16D65">
        <w:rPr>
          <w:lang w:val="en-US"/>
        </w:rPr>
        <w:t xml:space="preserve">and </w:t>
      </w:r>
      <w:r w:rsidR="004B5ADF">
        <w:rPr>
          <w:lang w:val="en-US"/>
        </w:rPr>
        <w:t xml:space="preserve">rejected </w:t>
      </w:r>
      <w:r w:rsidRPr="42E16D65">
        <w:rPr>
          <w:lang w:val="en-US"/>
        </w:rPr>
        <w:t xml:space="preserve">disturbances posed by measured disturbing feedings </w:t>
      </w:r>
      <w:r w:rsidR="004B5ADF">
        <w:rPr>
          <w:lang w:val="en-US"/>
        </w:rPr>
        <w:t xml:space="preserve">of very </w:t>
      </w:r>
      <w:r w:rsidRPr="42E16D65">
        <w:rPr>
          <w:lang w:val="en-US"/>
        </w:rPr>
        <w:t>high uncertainty. By exemplifying demand-</w:t>
      </w:r>
      <w:r w:rsidR="00C8026B">
        <w:rPr>
          <w:lang w:val="en-US"/>
        </w:rPr>
        <w:t>oriented</w:t>
      </w:r>
      <w:r w:rsidRPr="42E16D65">
        <w:rPr>
          <w:lang w:val="en-US"/>
        </w:rPr>
        <w:t xml:space="preserve"> operation of AD plants despite uncertain substrate characterization, the present study </w:t>
      </w:r>
      <w:r w:rsidR="00412406">
        <w:rPr>
          <w:lang w:val="en-US"/>
        </w:rPr>
        <w:t>showcases</w:t>
      </w:r>
      <w:r w:rsidRPr="42E16D65">
        <w:rPr>
          <w:lang w:val="en-US"/>
        </w:rPr>
        <w:t xml:space="preserve"> ecologically and economically sustainable </w:t>
      </w:r>
      <w:r w:rsidR="00E63174">
        <w:rPr>
          <w:lang w:val="en-US"/>
        </w:rPr>
        <w:t>strategies</w:t>
      </w:r>
      <w:r w:rsidR="00E63174" w:rsidRPr="42E16D65">
        <w:rPr>
          <w:lang w:val="en-US"/>
        </w:rPr>
        <w:t xml:space="preserve"> </w:t>
      </w:r>
      <w:r w:rsidR="00E63174">
        <w:rPr>
          <w:lang w:val="en-US"/>
        </w:rPr>
        <w:t xml:space="preserve">for </w:t>
      </w:r>
      <w:r w:rsidRPr="42E16D65">
        <w:rPr>
          <w:lang w:val="en-US"/>
        </w:rPr>
        <w:t>AD plant operation</w:t>
      </w:r>
      <w:r w:rsidR="002F1EA5">
        <w:rPr>
          <w:lang w:val="en-US"/>
        </w:rPr>
        <w:t>.</w:t>
      </w:r>
      <w:r w:rsidRPr="42E16D65">
        <w:rPr>
          <w:lang w:val="en-US"/>
        </w:rPr>
        <w:t xml:space="preserve"> </w:t>
      </w:r>
    </w:p>
    <w:p w14:paraId="22A5495F" w14:textId="4A1E65F0" w:rsidR="0EF766E9" w:rsidRDefault="0EF766E9" w:rsidP="0EF766E9">
      <w:pPr>
        <w:spacing w:line="480" w:lineRule="auto"/>
        <w:ind w:left="-15" w:right="25"/>
        <w:rPr>
          <w:rFonts w:eastAsia="Garamond" w:cs="Garamond"/>
          <w:lang w:val="en-US"/>
        </w:rPr>
      </w:pPr>
      <w:r w:rsidRPr="0EF766E9">
        <w:rPr>
          <w:rFonts w:eastAsia="Garamond" w:cs="Garamond"/>
          <w:i/>
          <w:iCs/>
          <w:lang w:val="en-US"/>
        </w:rPr>
        <w:t xml:space="preserve">Keywords: </w:t>
      </w:r>
      <w:r w:rsidRPr="0EF766E9">
        <w:rPr>
          <w:rFonts w:eastAsia="Garamond" w:cs="Garamond"/>
          <w:lang w:val="en-US"/>
        </w:rPr>
        <w:t>Biogas Technology, ADM</w:t>
      </w:r>
      <w:r w:rsidR="001F19C2">
        <w:rPr>
          <w:rFonts w:eastAsia="Garamond" w:cs="Garamond"/>
          <w:lang w:val="en-US"/>
        </w:rPr>
        <w:t>1</w:t>
      </w:r>
      <w:r w:rsidRPr="0EF766E9">
        <w:rPr>
          <w:rFonts w:eastAsia="Garamond" w:cs="Garamond"/>
          <w:lang w:val="en-US"/>
        </w:rPr>
        <w:t>, Robust Control, Influent Uncertainty, Flexibilization, Gas Storage, Demand-</w:t>
      </w:r>
      <w:r w:rsidR="00C8026B">
        <w:rPr>
          <w:rFonts w:eastAsia="Garamond" w:cs="Garamond"/>
          <w:lang w:val="en-US"/>
        </w:rPr>
        <w:t>oriented</w:t>
      </w:r>
      <w:r w:rsidRPr="0EF766E9">
        <w:rPr>
          <w:rFonts w:eastAsia="Garamond" w:cs="Garamond"/>
          <w:lang w:val="en-US"/>
        </w:rPr>
        <w:t xml:space="preserve"> operation</w:t>
      </w:r>
    </w:p>
    <w:p w14:paraId="19A9AC3B" w14:textId="39046F4B" w:rsidR="00B02161" w:rsidRPr="00492526" w:rsidRDefault="31B087A0" w:rsidP="31B087A0">
      <w:pPr>
        <w:spacing w:line="480" w:lineRule="auto"/>
        <w:ind w:left="330"/>
        <w:rPr>
          <w:lang w:val="en-US"/>
        </w:rPr>
      </w:pPr>
      <w:bookmarkStart w:id="23" w:name="_3znysh7"/>
      <w:bookmarkEnd w:id="23"/>
      <w:r w:rsidRPr="31B087A0">
        <w:rPr>
          <w:rFonts w:eastAsia="Garamond" w:cs="Garamond"/>
          <w:sz w:val="20"/>
          <w:szCs w:val="20"/>
          <w:lang w:val="en-US"/>
        </w:rPr>
        <w:t xml:space="preserve">*Corresponding author. </w:t>
      </w:r>
      <w:r w:rsidRPr="00492526">
        <w:rPr>
          <w:rFonts w:eastAsia="Garamond" w:cs="Garamond"/>
          <w:sz w:val="20"/>
          <w:szCs w:val="20"/>
          <w:lang w:val="en-US"/>
        </w:rPr>
        <w:t xml:space="preserve">E-mail: </w:t>
      </w:r>
      <w:r w:rsidR="00B34DFC" w:rsidRPr="00492526">
        <w:rPr>
          <w:rFonts w:eastAsia="Garamond" w:cs="Garamond"/>
          <w:sz w:val="20"/>
          <w:szCs w:val="20"/>
          <w:lang w:val="en-US"/>
        </w:rPr>
        <w:t>weinrich</w:t>
      </w:r>
      <w:r w:rsidRPr="00492526">
        <w:rPr>
          <w:rFonts w:eastAsia="Garamond" w:cs="Garamond"/>
          <w:sz w:val="20"/>
          <w:szCs w:val="20"/>
          <w:lang w:val="en-US"/>
        </w:rPr>
        <w:t>@</w:t>
      </w:r>
      <w:r w:rsidR="00B34DFC" w:rsidRPr="00492526">
        <w:rPr>
          <w:rFonts w:eastAsia="Garamond" w:cs="Garamond"/>
          <w:sz w:val="20"/>
          <w:szCs w:val="20"/>
          <w:lang w:val="en-US"/>
        </w:rPr>
        <w:t>fh-muenster</w:t>
      </w:r>
      <w:r w:rsidRPr="00492526">
        <w:rPr>
          <w:rFonts w:eastAsia="Garamond" w:cs="Garamond"/>
          <w:sz w:val="20"/>
          <w:szCs w:val="20"/>
          <w:lang w:val="en-US"/>
        </w:rPr>
        <w:t>.de</w:t>
      </w:r>
    </w:p>
    <w:p w14:paraId="32A36C38" w14:textId="799B4F51" w:rsidR="00723AE3" w:rsidRPr="002A4361" w:rsidRDefault="6293A840" w:rsidP="001F4FEB">
      <w:pPr>
        <w:pStyle w:val="berschrift1"/>
        <w:numPr>
          <w:ilvl w:val="0"/>
          <w:numId w:val="6"/>
        </w:numPr>
        <w:rPr>
          <w:lang w:val="en-US"/>
        </w:rPr>
      </w:pPr>
      <w:r w:rsidRPr="6293A840">
        <w:rPr>
          <w:lang w:val="en-US"/>
        </w:rPr>
        <w:lastRenderedPageBreak/>
        <w:t>Introduction</w:t>
      </w:r>
    </w:p>
    <w:p w14:paraId="33687863" w14:textId="65CDECE0" w:rsidR="227D4B47" w:rsidRDefault="008864EF" w:rsidP="227D4B47">
      <w:pPr>
        <w:rPr>
          <w:lang w:val="en-US"/>
        </w:rPr>
      </w:pPr>
      <w:r>
        <w:rPr>
          <w:lang w:val="en-US"/>
        </w:rPr>
        <w:t>To achieve</w:t>
      </w:r>
      <w:r w:rsidRPr="227D4B47">
        <w:rPr>
          <w:lang w:val="en-US"/>
        </w:rPr>
        <w:t xml:space="preserve"> </w:t>
      </w:r>
      <w:r w:rsidR="006B01B7">
        <w:rPr>
          <w:lang w:val="en-US"/>
        </w:rPr>
        <w:t xml:space="preserve">the United Nations’ </w:t>
      </w:r>
      <w:r w:rsidR="227D4B47" w:rsidRPr="227D4B47">
        <w:rPr>
          <w:lang w:val="en-US"/>
        </w:rPr>
        <w:t xml:space="preserve">ambitious goals </w:t>
      </w:r>
      <w:r w:rsidR="006B01B7">
        <w:rPr>
          <w:lang w:val="en-US"/>
        </w:rPr>
        <w:t xml:space="preserve">of the Paris agreement </w:t>
      </w:r>
      <w:r w:rsidR="00820147">
        <w:rPr>
          <w:lang w:val="en-US"/>
        </w:rPr>
        <w:t>and</w:t>
      </w:r>
      <w:r w:rsidR="00820147" w:rsidRPr="227D4B47">
        <w:rPr>
          <w:lang w:val="en-US"/>
        </w:rPr>
        <w:t xml:space="preserve"> </w:t>
      </w:r>
      <w:r w:rsidR="227D4B47" w:rsidRPr="227D4B47">
        <w:rPr>
          <w:lang w:val="en-US"/>
        </w:rPr>
        <w:t xml:space="preserve">shift towards renewable energy sources, </w:t>
      </w:r>
      <w:r w:rsidR="27FB7F9B" w:rsidRPr="27FB7F9B">
        <w:rPr>
          <w:lang w:val="en-US"/>
        </w:rPr>
        <w:t>anaerobic digestion (</w:t>
      </w:r>
      <w:r w:rsidR="227D4B47" w:rsidRPr="227D4B47">
        <w:rPr>
          <w:lang w:val="en-US"/>
        </w:rPr>
        <w:t>AD</w:t>
      </w:r>
      <w:r w:rsidR="27FB7F9B" w:rsidRPr="27FB7F9B">
        <w:rPr>
          <w:lang w:val="en-US"/>
        </w:rPr>
        <w:t>)</w:t>
      </w:r>
      <w:r w:rsidR="227D4B47" w:rsidRPr="227D4B47">
        <w:rPr>
          <w:lang w:val="en-US"/>
        </w:rPr>
        <w:t xml:space="preserve"> </w:t>
      </w:r>
      <w:commentRangeStart w:id="24"/>
      <w:r w:rsidR="227D4B47" w:rsidRPr="227D4B47">
        <w:rPr>
          <w:lang w:val="en-US"/>
        </w:rPr>
        <w:t>could play</w:t>
      </w:r>
      <w:commentRangeEnd w:id="24"/>
      <w:r w:rsidR="00DF5E88">
        <w:rPr>
          <w:rStyle w:val="Kommentarzeichen"/>
        </w:rPr>
        <w:commentReference w:id="24"/>
      </w:r>
      <w:r w:rsidR="227D4B47" w:rsidRPr="227D4B47">
        <w:rPr>
          <w:lang w:val="en-US"/>
        </w:rPr>
        <w:t xml:space="preserve"> an important role in ensuring electricity grid stability</w:t>
      </w:r>
      <w:r w:rsidR="00DB5BE7">
        <w:rPr>
          <w:lang w:val="en-US"/>
        </w:rPr>
        <w:t xml:space="preserve">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NTBhMmQ2LWRiMzgtNGY4ZS1iMGFjLTNmNzlkY2M2NjdmNi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MS0yNFQwOToxNTozNi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ZGQzZDQyYTItZjg5NC00MzE0LWI0NzYtOGZkMTliNWE3Yzk3IiwiVGV4dCI6IihQdXJrdXMgZXQgYWwuLCAyMDE4KSIsIldBSVZlcnNpb24iOiI2LjE1LjIuMCJ9}</w:instrText>
      </w:r>
      <w:r w:rsidR="00DB5BE7">
        <w:rPr>
          <w:lang w:val="en-US"/>
        </w:rPr>
        <w:fldChar w:fldCharType="separate"/>
      </w:r>
      <w:r w:rsidR="00A85550">
        <w:rPr>
          <w:lang w:val="en-US"/>
        </w:rPr>
        <w:t>(Purkus et al., 2018)</w:t>
      </w:r>
      <w:r w:rsidR="00DB5BE7">
        <w:rPr>
          <w:lang w:val="en-US"/>
        </w:rPr>
        <w:fldChar w:fldCharType="end"/>
      </w:r>
      <w:r w:rsidR="227D4B47" w:rsidRPr="227D4B47">
        <w:rPr>
          <w:lang w:val="en-US"/>
        </w:rPr>
        <w:t xml:space="preserve">. Unlike wind and solar energy, power generated from </w:t>
      </w:r>
      <w:r w:rsidR="00B34DFC">
        <w:rPr>
          <w:lang w:val="en-US"/>
        </w:rPr>
        <w:t>biogas</w:t>
      </w:r>
      <w:r w:rsidR="00B34DFC" w:rsidRPr="227D4B47">
        <w:rPr>
          <w:lang w:val="en-US"/>
        </w:rPr>
        <w:t xml:space="preserve"> </w:t>
      </w:r>
      <w:r w:rsidR="227D4B47" w:rsidRPr="227D4B47">
        <w:rPr>
          <w:lang w:val="en-US"/>
        </w:rPr>
        <w:t xml:space="preserve">through AD is not dependent on fluctuating weather conditions. Instead, </w:t>
      </w:r>
      <w:r>
        <w:rPr>
          <w:lang w:val="en-US"/>
        </w:rPr>
        <w:t>the AD process</w:t>
      </w:r>
      <w:r w:rsidRPr="227D4B47">
        <w:rPr>
          <w:lang w:val="en-US"/>
        </w:rPr>
        <w:t xml:space="preserve"> </w:t>
      </w:r>
      <w:r w:rsidR="00820147">
        <w:rPr>
          <w:lang w:val="en-US"/>
        </w:rPr>
        <w:t xml:space="preserve">can </w:t>
      </w:r>
      <w:r w:rsidR="227D4B47" w:rsidRPr="227D4B47">
        <w:rPr>
          <w:lang w:val="en-US"/>
        </w:rPr>
        <w:t xml:space="preserve">produce and buffer biogas for demand-oriented generation of sustainable electricity and heat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VjOTM0LTI2NjEtNGE4Ny04MWFjLWFkOTYzNTM0MDcxNiIsIlJhbmdlTGVuZ3RoIjoyMiwiUmVmZXJlbmNlSWQiOiI0NWFiYjM3OS1jNjVjLTRmYTItYmU0My0yYzcwNmJjOWM4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Iw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xLTI0VDA5OjE1OjM3IiwiUHJvamVjdCI6eyIkcmVmIjoiOCJ9fSwiVXNlTnVtYmVyaW5nVHlwZU9mUGFyZW50RG9jdW1lbnQiOmZhbHNlfV0sIkZvcm1hdHRlZFRleHQiOnsiJGlkIjoiMjEiLCJDb3VudCI6MSwiVGV4dFVuaXRzIjpbeyIkaWQiOiIyMiIsIkZvbnRTdHlsZSI6eyIkaWQiOiIyMyIsIk5ldXRyYWwiOnRydWV9LCJSZWFkaW5nT3JkZXIiOjEsIlRleHQiOiIoVGhldWVybCBldCBhbC4sIDIwMTkpIn1dfSwiVGFnIjoiQ2l0YXZpUGxhY2Vob2xkZXIjM2M2ZDk3YWYtYWUxOC00YzkxLThlMDUtMTNiNDQ0ODMyMGFkIiwiVGV4dCI6IihUaGV1ZXJsIGV0IGFsLiwgMjAxOSkiLCJXQUlWZXJzaW9uIjoiNi4xNS4yLjAifQ==}</w:instrText>
      </w:r>
      <w:r w:rsidR="00DB5BE7">
        <w:rPr>
          <w:lang w:val="en-US"/>
        </w:rPr>
        <w:fldChar w:fldCharType="separate"/>
      </w:r>
      <w:r w:rsidR="00A85550">
        <w:rPr>
          <w:lang w:val="en-US"/>
        </w:rPr>
        <w:t>(Theuerl et al., 2019)</w:t>
      </w:r>
      <w:r w:rsidR="00DB5BE7">
        <w:rPr>
          <w:lang w:val="en-US"/>
        </w:rPr>
        <w:fldChar w:fldCharType="end"/>
      </w:r>
      <w:r w:rsidR="227D4B47" w:rsidRPr="227D4B47">
        <w:rPr>
          <w:lang w:val="en-US"/>
        </w:rPr>
        <w:t>.</w:t>
      </w:r>
    </w:p>
    <w:p w14:paraId="4FB4CD39" w14:textId="0AD0769F" w:rsidR="008E15D6" w:rsidRPr="00220152" w:rsidRDefault="227D4B47" w:rsidP="008E15D6">
      <w:pPr>
        <w:rPr>
          <w:lang w:val="de-DE"/>
        </w:rPr>
      </w:pPr>
      <w:r w:rsidRPr="227D4B47">
        <w:rPr>
          <w:lang w:val="en-US"/>
        </w:rPr>
        <w:t>To remain economically competitive</w:t>
      </w:r>
      <w:r w:rsidR="00FA3D1C">
        <w:rPr>
          <w:lang w:val="en-US"/>
        </w:rPr>
        <w:t xml:space="preserve"> with other renewable energy</w:t>
      </w:r>
      <w:r w:rsidR="00426BC2" w:rsidRPr="00426BC2">
        <w:rPr>
          <w:lang w:val="en-US"/>
        </w:rPr>
        <w:t xml:space="preserve"> </w:t>
      </w:r>
      <w:r w:rsidR="00426BC2">
        <w:rPr>
          <w:lang w:val="en-US"/>
        </w:rPr>
        <w:t>sources</w:t>
      </w:r>
      <w:r w:rsidRPr="227D4B47">
        <w:rPr>
          <w:lang w:val="en-US"/>
        </w:rPr>
        <w:t>, AD plants must adopt innovative strategies to increase revenue</w:t>
      </w:r>
      <w:r w:rsidR="008864EF">
        <w:rPr>
          <w:lang w:val="en-US"/>
        </w:rPr>
        <w:t>s</w:t>
      </w:r>
      <w:r w:rsidRPr="227D4B47">
        <w:rPr>
          <w:lang w:val="en-US"/>
        </w:rPr>
        <w:t xml:space="preserve"> and decrease operational costs</w:t>
      </w:r>
      <w:r w:rsidR="00426BC2">
        <w:rPr>
          <w:lang w:val="en-US"/>
        </w:rPr>
        <w:t xml:space="preserve">, especially as state </w:t>
      </w:r>
      <w:r w:rsidR="00FA3D1C" w:rsidRPr="227D4B47">
        <w:rPr>
          <w:lang w:val="en-US"/>
        </w:rPr>
        <w:t xml:space="preserve">subsidies are fading out </w:t>
      </w:r>
      <w:r w:rsidR="00FA3D1C">
        <w:rPr>
          <w:lang w:val="en-US"/>
        </w:rPr>
        <w:fldChar w:fldCharType="begin"/>
      </w:r>
      <w:r w:rsidR="00FA3D1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ZTNlMjYxLTY5NzgtNDA1NS04ZmRmLWMxODFmOTE5YjllZi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MS0yNFQwOToxNTozNi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TlmNDY5ZWEtZWMyZi00NTBhLWJjNTItNzY5NWM2MGMxZjI0IiwiVGV4dCI6IihEYW5pZWzigJBHcm9ta2UgZXQgYWwuLCAyMDE4KSIsIldBSVZlcnNpb24iOiI2LjE1LjIuMCJ9}</w:instrText>
      </w:r>
      <w:r w:rsidR="00FA3D1C">
        <w:rPr>
          <w:lang w:val="en-US"/>
        </w:rPr>
        <w:fldChar w:fldCharType="separate"/>
      </w:r>
      <w:r w:rsidR="00FA3D1C">
        <w:rPr>
          <w:lang w:val="en-US"/>
        </w:rPr>
        <w:t>(Daniel</w:t>
      </w:r>
      <w:r w:rsidR="00FA3D1C">
        <w:rPr>
          <w:rFonts w:ascii="Times New Roman" w:hAnsi="Times New Roman" w:cs="Times New Roman"/>
          <w:lang w:val="en-US"/>
        </w:rPr>
        <w:t>‐</w:t>
      </w:r>
      <w:r w:rsidR="00FA3D1C">
        <w:rPr>
          <w:lang w:val="en-US"/>
        </w:rPr>
        <w:t>Gromke et al., 2018)</w:t>
      </w:r>
      <w:r w:rsidR="00FA3D1C">
        <w:rPr>
          <w:lang w:val="en-US"/>
        </w:rPr>
        <w:fldChar w:fldCharType="end"/>
      </w:r>
      <w:r w:rsidR="00FA3D1C">
        <w:rPr>
          <w:lang w:val="en-US"/>
        </w:rPr>
        <w:t>.</w:t>
      </w:r>
      <w:r w:rsidRPr="227D4B47">
        <w:rPr>
          <w:lang w:val="en-US"/>
        </w:rPr>
        <w:t xml:space="preserve"> </w:t>
      </w:r>
      <w:r w:rsidR="00426BC2">
        <w:rPr>
          <w:lang w:val="en-US"/>
        </w:rPr>
        <w:t>In this context, t</w:t>
      </w:r>
      <w:r w:rsidRPr="227D4B47">
        <w:rPr>
          <w:lang w:val="en-US"/>
        </w:rPr>
        <w:t>hree promising strategies are (</w:t>
      </w:r>
      <w:proofErr w:type="spellStart"/>
      <w:r w:rsidRPr="227D4B47">
        <w:rPr>
          <w:lang w:val="en-US"/>
        </w:rPr>
        <w:t>i</w:t>
      </w:r>
      <w:proofErr w:type="spellEnd"/>
      <w:r w:rsidRPr="227D4B47">
        <w:rPr>
          <w:lang w:val="en-US"/>
        </w:rPr>
        <w:t xml:space="preserve">) </w:t>
      </w:r>
      <w:r w:rsidR="00C8026B">
        <w:rPr>
          <w:lang w:val="en-US"/>
        </w:rPr>
        <w:t>demand-oriented</w:t>
      </w:r>
      <w:r w:rsidRPr="227D4B47">
        <w:rPr>
          <w:lang w:val="en-US"/>
        </w:rPr>
        <w:t xml:space="preserve"> cogeneration</w:t>
      </w:r>
      <w:r w:rsidR="008864EF">
        <w:rPr>
          <w:lang w:val="en-US"/>
        </w:rPr>
        <w:t xml:space="preserve"> of power and heat</w:t>
      </w:r>
      <w:r w:rsidRPr="227D4B47">
        <w:rPr>
          <w:lang w:val="en-US"/>
        </w:rPr>
        <w:t xml:space="preserve">, (ii) biogas upgrading </w:t>
      </w:r>
      <w:r w:rsidR="008864EF">
        <w:rPr>
          <w:lang w:val="en-US"/>
        </w:rPr>
        <w:t xml:space="preserve">to biomethane </w:t>
      </w:r>
      <w:r w:rsidRPr="227D4B47">
        <w:rPr>
          <w:lang w:val="en-US"/>
        </w:rPr>
        <w:t>and (iii) flexibility</w:t>
      </w:r>
      <w:r w:rsidR="008B1A5F">
        <w:rPr>
          <w:lang w:val="en-US"/>
        </w:rPr>
        <w:t xml:space="preserve"> to </w:t>
      </w:r>
      <w:del w:id="25" w:author="Sören Weinrich" w:date="2025-04-25T09:14:00Z">
        <w:r w:rsidR="008B1A5F" w:rsidDel="00DF5E88">
          <w:rPr>
            <w:lang w:val="en-US"/>
          </w:rPr>
          <w:delText xml:space="preserve">process </w:delText>
        </w:r>
      </w:del>
      <w:ins w:id="26" w:author="Sören Weinrich" w:date="2025-04-25T09:14:00Z">
        <w:r w:rsidR="00DF5E88">
          <w:rPr>
            <w:lang w:val="en-US"/>
          </w:rPr>
          <w:t xml:space="preserve">utilize </w:t>
        </w:r>
      </w:ins>
      <w:r w:rsidR="008B1A5F">
        <w:rPr>
          <w:lang w:val="en-US"/>
        </w:rPr>
        <w:t>alternative substrates</w:t>
      </w:r>
      <w:r w:rsidR="00EF4003">
        <w:rPr>
          <w:lang w:val="en-US"/>
        </w:rPr>
        <w:t xml:space="preserve"> </w:t>
      </w:r>
      <w:sdt>
        <w:sdtPr>
          <w:rPr>
            <w:lang w:val="en-US"/>
          </w:rPr>
          <w:alias w:val="To edit, see citavi.com/edit"/>
          <w:tag w:val="CitaviPlaceholder#12a31a56-4421-48e4-b0ca-0ea8be64274a"/>
          <w:id w:val="1544256432"/>
          <w:placeholder>
            <w:docPart w:val="DefaultPlaceholder_-1854013440"/>
          </w:placeholder>
        </w:sdtPr>
        <w:sdtEndPr/>
        <w:sdtContent>
          <w:r w:rsidR="00EF4003">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TBjNWEzLWM2NDEtNDBlYy1hMGM2LTRiYmJmMzMzYzMxMCIsIlJhbmdlTGVuZ3RoIjoyMC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Sx7IiRpZCI6IjQw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XSwiQ2l0YXRpb25LZXlVcGRhdGVUeXBlIjowLCJDb2xsYWJvcmF0b3JzIjpbXSwiRG9pIjoiMTAuMTAwMi9jaXRlLjIwMTcwMDA3NyIsIkVkaXRvcnMiOltdLCJFdmFsdWF0aW9uQ29tcGxleGl0eSI6MCwiRXZhbHVhdGlvblNvdXJjZVRleHRGb3JtYXQiOjAsIkdyb3VwcyI6W3siJHJlZiI6IjIzIn1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MC4xMDAyL2NpdGUuMjAxNzAwMDc3IiwiVXJpU3RyaW5nIjoiaHR0cHM6Ly9kb2kub3JnLzEwLjEwMDIvY2l0ZS4yMDE3MDAwNzc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Yx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w:instrText>
          </w:r>
          <w:r w:rsidR="00046EEC" w:rsidRPr="00220152">
            <w:rPr>
              <w:lang w:val="de-DE"/>
            </w:rPr>
            <w:instrText>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}</w:instrText>
          </w:r>
          <w:r w:rsidR="00EF4003">
            <w:rPr>
              <w:lang w:val="en-US"/>
            </w:rPr>
            <w:fldChar w:fldCharType="separate"/>
          </w:r>
          <w:r w:rsidR="00046EEC">
            <w:rPr>
              <w:lang w:val="de-DE"/>
            </w:rPr>
            <w:t>(Jordan et al., 2023; Daniel</w:t>
          </w:r>
          <w:r w:rsidR="00046EEC">
            <w:rPr>
              <w:rFonts w:ascii="Times New Roman" w:hAnsi="Times New Roman" w:cs="Times New Roman"/>
              <w:lang w:val="de-DE"/>
            </w:rPr>
            <w:t>‐</w:t>
          </w:r>
          <w:r w:rsidR="00046EEC">
            <w:rPr>
              <w:lang w:val="de-DE"/>
            </w:rPr>
            <w:t>Gromke et al., 2018; Theuerl et al., 2019)</w:t>
          </w:r>
          <w:r w:rsidR="00EF4003">
            <w:rPr>
              <w:lang w:val="en-US"/>
            </w:rPr>
            <w:fldChar w:fldCharType="end"/>
          </w:r>
        </w:sdtContent>
      </w:sdt>
      <w:r w:rsidR="00EF4003">
        <w:rPr>
          <w:lang w:val="de-DE"/>
        </w:rPr>
        <w:t>.</w:t>
      </w:r>
    </w:p>
    <w:p w14:paraId="3671B507" w14:textId="5557E4ED" w:rsidR="00B02161" w:rsidRPr="00723AE3" w:rsidRDefault="00426BC2">
      <w:pPr>
        <w:rPr>
          <w:lang w:val="en-US"/>
        </w:rPr>
      </w:pPr>
      <w:r>
        <w:rPr>
          <w:lang w:val="en-US"/>
        </w:rPr>
        <w:t>In d</w:t>
      </w:r>
      <w:r w:rsidR="00C8026B">
        <w:rPr>
          <w:lang w:val="en-US"/>
        </w:rPr>
        <w:t>emand-oriented</w:t>
      </w:r>
      <w:r w:rsidR="42E16D65" w:rsidRPr="42E16D65">
        <w:rPr>
          <w:lang w:val="en-US"/>
        </w:rPr>
        <w:t xml:space="preserve"> cogeneration biogas </w:t>
      </w:r>
      <w:r>
        <w:rPr>
          <w:lang w:val="en-US"/>
        </w:rPr>
        <w:t xml:space="preserve">is converted </w:t>
      </w:r>
      <w:r w:rsidR="42E16D65" w:rsidRPr="42E16D65">
        <w:rPr>
          <w:lang w:val="en-US"/>
        </w:rPr>
        <w:t xml:space="preserve">to electricity during peak load times, </w:t>
      </w:r>
      <w:r>
        <w:rPr>
          <w:lang w:val="en-US"/>
        </w:rPr>
        <w:t xml:space="preserve">offering </w:t>
      </w:r>
      <w:r w:rsidR="42E16D65" w:rsidRPr="42E16D65">
        <w:rPr>
          <w:lang w:val="en-US"/>
        </w:rPr>
        <w:t xml:space="preserve">higher </w:t>
      </w:r>
      <w:r w:rsidR="006C739D">
        <w:rPr>
          <w:lang w:val="en-US"/>
        </w:rPr>
        <w:t>selling</w:t>
      </w:r>
      <w:r w:rsidR="006C739D" w:rsidRPr="42E16D65">
        <w:rPr>
          <w:lang w:val="en-US"/>
        </w:rPr>
        <w:t xml:space="preserve"> </w:t>
      </w:r>
      <w:r w:rsidR="42E16D65" w:rsidRPr="42E16D65">
        <w:rPr>
          <w:lang w:val="en-US"/>
        </w:rPr>
        <w:t xml:space="preserve">prices </w:t>
      </w:r>
      <w:r w:rsidR="227D4B47" w:rsidRPr="227D4B47">
        <w:rPr>
          <w:lang w:val="en-US"/>
        </w:rPr>
        <w:t xml:space="preserve">but </w:t>
      </w:r>
      <w:r w:rsidR="0080223C">
        <w:rPr>
          <w:lang w:val="en-US"/>
        </w:rPr>
        <w:t xml:space="preserve">also </w:t>
      </w:r>
      <w:r w:rsidR="227D4B47" w:rsidRPr="227D4B47">
        <w:rPr>
          <w:lang w:val="en-US"/>
        </w:rPr>
        <w:t>entail</w:t>
      </w:r>
      <w:r>
        <w:rPr>
          <w:lang w:val="en-US"/>
        </w:rPr>
        <w:t xml:space="preserve">ing </w:t>
      </w:r>
      <w:r w:rsidR="227D4B47" w:rsidRPr="227D4B47">
        <w:rPr>
          <w:lang w:val="en-US"/>
        </w:rPr>
        <w:t>high investment costs</w:t>
      </w:r>
      <w:r w:rsidR="00576E3F">
        <w:rPr>
          <w:lang w:val="en-US"/>
        </w:rPr>
        <w:t xml:space="preserve"> </w:t>
      </w:r>
      <w:sdt>
        <w:sdtPr>
          <w:rPr>
            <w:lang w:val="en-US"/>
          </w:rPr>
          <w:alias w:val="To edit, see citavi.com/edit"/>
          <w:tag w:val="CitaviPlaceholder#c6e3b54e-2f22-4aa7-9f27-46e9b59e5738"/>
          <w:id w:val="-2129915693"/>
          <w:placeholder>
            <w:docPart w:val="0FC6267662215D48902434A16B8CACD1"/>
          </w:placeholder>
        </w:sdtPr>
        <w:sdtEndPr/>
        <w:sdtContent>
          <w:r w:rsidR="00576E3F">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M2Q4NmVlLTU0OWEtNGIzZS1iYjdiLTUwZGY3ZTNkYWQxMC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NC0xMFQxNDo0MDozMS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YzZlM2I1NGUtMmYyMi00YWE3LTlmMjctNDZlOWI1OWU1NzM4IiwiVGV4dCI6IihQdXJrdXMgZXQgYWwuLCAyMDE4KSIsIldBSVZlcnNpb24iOiI2LjE1LjIuMCJ9}</w:instrText>
          </w:r>
          <w:r w:rsidR="00576E3F">
            <w:rPr>
              <w:lang w:val="en-US"/>
            </w:rPr>
            <w:fldChar w:fldCharType="separate"/>
          </w:r>
          <w:r w:rsidR="00046EEC">
            <w:rPr>
              <w:lang w:val="en-US"/>
            </w:rPr>
            <w:t>(Purkus et al., 2018)</w:t>
          </w:r>
          <w:r w:rsidR="00576E3F">
            <w:rPr>
              <w:lang w:val="en-US"/>
            </w:rPr>
            <w:fldChar w:fldCharType="end"/>
          </w:r>
        </w:sdtContent>
      </w:sdt>
      <w:r w:rsidR="227D4B47" w:rsidRPr="227D4B47">
        <w:rPr>
          <w:lang w:val="en-US"/>
        </w:rPr>
        <w:t xml:space="preserve">. </w:t>
      </w:r>
      <w:r w:rsidR="00C35AE1">
        <w:rPr>
          <w:lang w:val="en-US"/>
        </w:rPr>
        <w:t>Th</w:t>
      </w:r>
      <w:r w:rsidR="00010898">
        <w:rPr>
          <w:lang w:val="en-US"/>
        </w:rPr>
        <w:t>is is</w:t>
      </w:r>
      <w:r w:rsidR="00C35AE1">
        <w:rPr>
          <w:lang w:val="en-US"/>
        </w:rPr>
        <w:t xml:space="preserve"> c</w:t>
      </w:r>
      <w:r w:rsidR="42E16D65" w:rsidRPr="42E16D65">
        <w:rPr>
          <w:lang w:val="en-US"/>
        </w:rPr>
        <w:t>onventional</w:t>
      </w:r>
      <w:r w:rsidR="00010898">
        <w:rPr>
          <w:lang w:val="en-US"/>
        </w:rPr>
        <w:t>ly</w:t>
      </w:r>
      <w:r w:rsidR="42E16D65" w:rsidRPr="42E16D65">
        <w:rPr>
          <w:lang w:val="en-US"/>
        </w:rPr>
        <w:t xml:space="preserve"> </w:t>
      </w:r>
      <w:r w:rsidR="00010898">
        <w:rPr>
          <w:lang w:val="en-US"/>
        </w:rPr>
        <w:t>pursued by</w:t>
      </w:r>
      <w:r w:rsidR="00703F99">
        <w:rPr>
          <w:lang w:val="en-US"/>
        </w:rPr>
        <w:t xml:space="preserve"> </w:t>
      </w:r>
      <w:r w:rsidR="227D4B47" w:rsidRPr="227D4B47">
        <w:rPr>
          <w:lang w:val="en-US"/>
        </w:rPr>
        <w:t>increas</w:t>
      </w:r>
      <w:r w:rsidR="00010898">
        <w:rPr>
          <w:lang w:val="en-US"/>
        </w:rPr>
        <w:t>ing</w:t>
      </w:r>
      <w:r w:rsidR="42E16D65" w:rsidRPr="42E16D65">
        <w:rPr>
          <w:lang w:val="en-US"/>
        </w:rPr>
        <w:t xml:space="preserve"> </w:t>
      </w:r>
      <w:r w:rsidR="005A5B0C">
        <w:rPr>
          <w:lang w:val="en-US"/>
        </w:rPr>
        <w:t xml:space="preserve">installed </w:t>
      </w:r>
      <w:r w:rsidR="227D4B47" w:rsidRPr="227D4B47">
        <w:rPr>
          <w:lang w:val="en-US"/>
        </w:rPr>
        <w:t xml:space="preserve">capacities of </w:t>
      </w:r>
      <w:r w:rsidR="42E16D65" w:rsidRPr="42E16D65">
        <w:rPr>
          <w:lang w:val="en-US"/>
        </w:rPr>
        <w:t>combined heat and power (CHP)</w:t>
      </w:r>
      <w:r w:rsidR="005A5B0C">
        <w:rPr>
          <w:lang w:val="en-US"/>
        </w:rPr>
        <w:t xml:space="preserve"> units and expanding gas storage </w:t>
      </w:r>
      <w:r w:rsidR="007338B8">
        <w:rPr>
          <w:lang w:val="en-US"/>
        </w:rPr>
        <w:t xml:space="preserve">(GS) </w:t>
      </w:r>
      <w:r w:rsidR="005A5B0C">
        <w:rPr>
          <w:lang w:val="en-US"/>
        </w:rPr>
        <w:t>volumes</w:t>
      </w:r>
      <w:r w:rsidR="227D4B47" w:rsidRPr="227D4B47">
        <w:rPr>
          <w:lang w:val="en-US"/>
        </w:rPr>
        <w:t>.</w:t>
      </w:r>
      <w:r w:rsidR="005A5B0C">
        <w:rPr>
          <w:lang w:val="en-US"/>
        </w:rPr>
        <w:t xml:space="preserve"> </w:t>
      </w:r>
      <w:r w:rsidR="42E16D65" w:rsidRPr="42E16D65">
        <w:rPr>
          <w:lang w:val="en-US"/>
        </w:rPr>
        <w:t xml:space="preserve">Alternatively, </w:t>
      </w:r>
      <w:r w:rsidR="00C8026B">
        <w:rPr>
          <w:lang w:val="en-US"/>
        </w:rPr>
        <w:t>demand-oriented</w:t>
      </w:r>
      <w:r w:rsidR="5720AB77" w:rsidRPr="5720AB77">
        <w:rPr>
          <w:lang w:val="en-US"/>
        </w:rPr>
        <w:t xml:space="preserve"> </w:t>
      </w:r>
      <w:r w:rsidR="42E16D65" w:rsidRPr="42E16D65">
        <w:rPr>
          <w:lang w:val="en-US"/>
        </w:rPr>
        <w:t xml:space="preserve">feed optimization manipulates amount and composition of </w:t>
      </w:r>
      <w:r w:rsidR="5720AB77" w:rsidRPr="5720AB77">
        <w:rPr>
          <w:lang w:val="en-US"/>
        </w:rPr>
        <w:t xml:space="preserve">utilized </w:t>
      </w:r>
      <w:r w:rsidR="42E16D65" w:rsidRPr="42E16D65">
        <w:rPr>
          <w:lang w:val="en-US"/>
        </w:rPr>
        <w:t>substrates</w:t>
      </w:r>
      <w:r>
        <w:rPr>
          <w:lang w:val="en-US"/>
        </w:rPr>
        <w:t xml:space="preserve">. This </w:t>
      </w:r>
      <w:r w:rsidR="42E16D65" w:rsidRPr="42E16D65">
        <w:rPr>
          <w:lang w:val="en-US"/>
        </w:rPr>
        <w:t xml:space="preserve">can align </w:t>
      </w:r>
      <w:r w:rsidR="5720AB77" w:rsidRPr="5720AB77">
        <w:rPr>
          <w:lang w:val="en-US"/>
        </w:rPr>
        <w:t xml:space="preserve">biogas and electricity </w:t>
      </w:r>
      <w:r w:rsidR="42E16D65" w:rsidRPr="42E16D65">
        <w:rPr>
          <w:lang w:val="en-US"/>
        </w:rPr>
        <w:t>production with anticipated electricity prices</w:t>
      </w:r>
      <w:r w:rsidR="000A15A2">
        <w:rPr>
          <w:lang w:val="en-US"/>
        </w:rPr>
        <w:t xml:space="preserve">, and thereby </w:t>
      </w:r>
      <w:r w:rsidR="42E16D65" w:rsidRPr="42E16D65">
        <w:rPr>
          <w:lang w:val="en-US"/>
        </w:rPr>
        <w:t>minimize</w:t>
      </w:r>
      <w:r w:rsidR="000A15A2">
        <w:rPr>
          <w:lang w:val="en-US"/>
        </w:rPr>
        <w:t>s</w:t>
      </w:r>
      <w:r w:rsidR="42E16D65" w:rsidRPr="42E16D65">
        <w:rPr>
          <w:lang w:val="en-US"/>
        </w:rPr>
        <w:t xml:space="preserve"> the need for additional </w:t>
      </w:r>
      <w:r w:rsidR="005C4C9C">
        <w:rPr>
          <w:lang w:val="en-US"/>
        </w:rPr>
        <w:t>GS</w:t>
      </w:r>
      <w:r w:rsidR="42E16D65" w:rsidRPr="42E16D65">
        <w:rPr>
          <w:lang w:val="en-US"/>
        </w:rPr>
        <w:t xml:space="preserve"> </w:t>
      </w:r>
      <w:r w:rsidR="005A5B0C">
        <w:rPr>
          <w:lang w:val="en-US"/>
        </w:rPr>
        <w:t xml:space="preserve">capacities </w:t>
      </w:r>
      <w:r w:rsidR="5720AB77" w:rsidRPr="5720AB77">
        <w:rPr>
          <w:lang w:val="en-US"/>
        </w:rPr>
        <w:t xml:space="preserve">while </w:t>
      </w:r>
      <w:r w:rsidR="000A15A2">
        <w:rPr>
          <w:lang w:val="en-US"/>
        </w:rPr>
        <w:t xml:space="preserve">sustaining </w:t>
      </w:r>
      <w:r w:rsidR="5720AB77" w:rsidRPr="5720AB77">
        <w:rPr>
          <w:lang w:val="en-US"/>
        </w:rPr>
        <w:t>high revenues</w:t>
      </w:r>
      <w:r w:rsidR="00C66A81">
        <w:rPr>
          <w:lang w:val="en-US"/>
        </w:rPr>
        <w:t xml:space="preserve"> </w:t>
      </w:r>
      <w:sdt>
        <w:sdtPr>
          <w:rPr>
            <w:lang w:val="en-US"/>
          </w:rPr>
          <w:alias w:val="To edit, see citavi.com/edit"/>
          <w:tag w:val="CitaviPlaceholder#37d990fb-86de-484b-8a5c-ed3022998e75"/>
          <w:id w:val="-14004920"/>
          <w:placeholder>
            <w:docPart w:val="232A24E754032F4AB56685C09F2F4216"/>
          </w:placeholder>
        </w:sdtPr>
        <w:sdtEndPr/>
        <w:sdtContent>
          <w:r w:rsidR="00C66A81">
            <w:rPr>
              <w:lang w:val="en-US"/>
            </w:rPr>
            <w:fldChar w:fldCharType="begin"/>
          </w:r>
          <w:r w:rsidR="005060B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jU3ODQ3LTVlMWMtNGRlMS1iNzJjLTFlYzc2ZGIyYWYxZi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MzN2Q5OTBmYi04NmRlLTQ4NGItOGE1Yy1lZDMwMjI5OThlNzUiLCJUZXh0IjoiKE1hdWt5IGV0IGFsLiwgMjAxNikiLCJXQUlWZXJzaW9uIjoiNi4xNS4yLjAifQ==}</w:instrText>
          </w:r>
          <w:r w:rsidR="00C66A81">
            <w:rPr>
              <w:lang w:val="en-US"/>
            </w:rPr>
            <w:fldChar w:fldCharType="separate"/>
          </w:r>
          <w:r w:rsidR="00046EEC">
            <w:rPr>
              <w:lang w:val="en-US"/>
            </w:rPr>
            <w:t>(Mauky et al., 2016)</w:t>
          </w:r>
          <w:r w:rsidR="00C66A81">
            <w:rPr>
              <w:lang w:val="en-US"/>
            </w:rPr>
            <w:fldChar w:fldCharType="end"/>
          </w:r>
        </w:sdtContent>
      </w:sdt>
      <w:r w:rsidR="00B95A92">
        <w:rPr>
          <w:lang w:val="en-US"/>
        </w:rPr>
        <w:t xml:space="preserve">. </w:t>
      </w:r>
      <w:commentRangeStart w:id="27"/>
      <w:r w:rsidR="00B95A92" w:rsidRPr="00210A81">
        <w:rPr>
          <w:lang w:val="en-US"/>
        </w:rPr>
        <w:t xml:space="preserve">However, it </w:t>
      </w:r>
      <w:r w:rsidR="42E16D65" w:rsidRPr="00210A81">
        <w:rPr>
          <w:lang w:val="en-US"/>
        </w:rPr>
        <w:t xml:space="preserve">requires reliable </w:t>
      </w:r>
      <w:r w:rsidR="000A15A2" w:rsidRPr="00210A81">
        <w:rPr>
          <w:lang w:val="en-US"/>
        </w:rPr>
        <w:t xml:space="preserve">process </w:t>
      </w:r>
      <w:r w:rsidR="42E16D65" w:rsidRPr="00210A81">
        <w:rPr>
          <w:lang w:val="en-US"/>
        </w:rPr>
        <w:t xml:space="preserve">models </w:t>
      </w:r>
      <w:r w:rsidR="00CC09A4" w:rsidRPr="00210A81">
        <w:rPr>
          <w:lang w:val="en-US"/>
        </w:rPr>
        <w:t xml:space="preserve">to </w:t>
      </w:r>
      <w:r w:rsidR="000A15A2" w:rsidRPr="00210A81">
        <w:rPr>
          <w:lang w:val="en-US"/>
        </w:rPr>
        <w:t xml:space="preserve">accurately </w:t>
      </w:r>
      <w:r w:rsidR="00CC09A4" w:rsidRPr="00210A81">
        <w:rPr>
          <w:lang w:val="en-US"/>
        </w:rPr>
        <w:t xml:space="preserve">predict </w:t>
      </w:r>
      <w:r w:rsidR="42E16D65" w:rsidRPr="00210A81">
        <w:rPr>
          <w:lang w:val="en-US"/>
        </w:rPr>
        <w:t xml:space="preserve">both </w:t>
      </w:r>
      <w:del w:id="28" w:author="Sören Weinrich" w:date="2025-04-25T09:43:00Z">
        <w:r w:rsidR="42E16D65" w:rsidRPr="00210A81" w:rsidDel="00625F6A">
          <w:rPr>
            <w:lang w:val="en-US"/>
          </w:rPr>
          <w:delText xml:space="preserve">AD </w:delText>
        </w:r>
      </w:del>
      <w:ins w:id="29" w:author="Sören Weinrich" w:date="2025-04-25T09:43:00Z">
        <w:r w:rsidR="00625F6A">
          <w:rPr>
            <w:lang w:val="en-US"/>
          </w:rPr>
          <w:t>anaerobic</w:t>
        </w:r>
        <w:r w:rsidR="00625F6A" w:rsidRPr="00210A81">
          <w:rPr>
            <w:lang w:val="en-US"/>
          </w:rPr>
          <w:t xml:space="preserve"> </w:t>
        </w:r>
      </w:ins>
      <w:r w:rsidR="006C739D" w:rsidRPr="00210A81">
        <w:rPr>
          <w:lang w:val="en-US"/>
        </w:rPr>
        <w:t xml:space="preserve">biogas production </w:t>
      </w:r>
      <w:r w:rsidR="42E16D65" w:rsidRPr="00210A81">
        <w:rPr>
          <w:lang w:val="en-US"/>
        </w:rPr>
        <w:t>and electricity price</w:t>
      </w:r>
      <w:r w:rsidR="006C739D" w:rsidRPr="00210A81">
        <w:rPr>
          <w:lang w:val="en-US"/>
        </w:rPr>
        <w:t>s</w:t>
      </w:r>
      <w:r w:rsidR="42E16D65" w:rsidRPr="00210A81">
        <w:rPr>
          <w:lang w:val="en-US"/>
        </w:rPr>
        <w:t>.</w:t>
      </w:r>
      <w:commentRangeEnd w:id="27"/>
      <w:r w:rsidR="00AA3E48">
        <w:rPr>
          <w:rStyle w:val="Kommentarzeichen"/>
        </w:rPr>
        <w:commentReference w:id="27"/>
      </w:r>
    </w:p>
    <w:p w14:paraId="2DF5F4A2" w14:textId="7ED9A016" w:rsidR="00B02161" w:rsidRPr="00723AE3" w:rsidRDefault="00433661">
      <w:pPr>
        <w:rPr>
          <w:lang w:val="en-US"/>
        </w:rPr>
      </w:pPr>
      <w:r>
        <w:rPr>
          <w:lang w:val="en-US"/>
        </w:rPr>
        <w:t xml:space="preserve">The second strategy </w:t>
      </w:r>
      <w:r w:rsidR="00AD4F4A">
        <w:rPr>
          <w:lang w:val="en-US"/>
        </w:rPr>
        <w:t xml:space="preserve">is to equip </w:t>
      </w:r>
      <w:r w:rsidR="42E16D65" w:rsidRPr="42E16D65">
        <w:rPr>
          <w:lang w:val="en-US"/>
        </w:rPr>
        <w:t>existing AD plants with biogas upgrading units to produce biomethane for direct injection into the natural gas grid</w:t>
      </w:r>
      <w:r w:rsidR="0036404A">
        <w:rPr>
          <w:rFonts w:eastAsia="Garamond" w:cs="Garamond"/>
          <w:color w:val="000000" w:themeColor="text1"/>
          <w:lang w:val="en-US"/>
        </w:rPr>
        <w:t xml:space="preserve"> </w:t>
      </w:r>
      <w:sdt>
        <w:sdtPr>
          <w:rPr>
            <w:rFonts w:eastAsia="Garamond" w:cs="Garamond"/>
            <w:color w:val="000000" w:themeColor="text1"/>
            <w:lang w:val="en-US"/>
          </w:rPr>
          <w:alias w:val="To edit, see citavi.com/edit"/>
          <w:tag w:val="CitaviPlaceholder#f734fafe-43cd-47fc-bd74-b616cea6a4d9"/>
          <w:id w:val="-1589532688"/>
          <w:placeholder>
            <w:docPart w:val="6BEA17657418DA4CAED7CE8A1D530C16"/>
          </w:placeholder>
        </w:sdtPr>
        <w:sdtEndPr/>
        <w:sdtContent>
          <w:r w:rsidR="0036404A">
            <w:rPr>
              <w:rFonts w:eastAsia="Garamond" w:cs="Garamond"/>
              <w:color w:val="000000" w:themeColor="text1"/>
              <w:lang w:val="en-US"/>
            </w:rPr>
            <w:fldChar w:fldCharType="begin"/>
          </w:r>
          <w:r w:rsidR="00046EEC">
            <w:rPr>
              <w:rFonts w:eastAsia="Garamond" w:cs="Garamond"/>
              <w:color w:val="000000" w:themeColor="text1"/>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2Q4OWU3LTNkZGQtNGMxYy1hZmY4LTIzOTA2Mzg2ZTRiMSIsIlJhbmdlTGVuZ3RoIjozNCwiUmVmZXJlbmNlSWQiOiI2YzM5OTg2My1jY2ZlLTQwYjAtODZiOC02ZDY0YTA5NDE5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TEvZ2NiYi4xMzExMSIsIlVyaVN0cmluZyI6Imh0dHBzOi8vZG9pLm9yZy8xMC4xMTExL2djYmIuMTMxM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}</w:instrText>
          </w:r>
          <w:r w:rsidR="0036404A">
            <w:rPr>
              <w:rFonts w:eastAsia="Garamond" w:cs="Garamond"/>
              <w:color w:val="000000" w:themeColor="text1"/>
              <w:lang w:val="en-US"/>
            </w:rPr>
            <w:fldChar w:fldCharType="separate"/>
          </w:r>
          <w:r w:rsidR="00046EEC">
            <w:rPr>
              <w:rFonts w:eastAsia="Garamond" w:cs="Garamond"/>
              <w:color w:val="000000" w:themeColor="text1"/>
              <w:lang w:val="en-US"/>
            </w:rPr>
            <w:t>(Schröer and Latacz</w:t>
          </w:r>
          <w:r w:rsidR="00046EEC">
            <w:rPr>
              <w:rFonts w:ascii="Times New Roman" w:eastAsia="Garamond" w:hAnsi="Times New Roman" w:cs="Times New Roman"/>
              <w:color w:val="000000" w:themeColor="text1"/>
              <w:lang w:val="en-US"/>
            </w:rPr>
            <w:t>‐</w:t>
          </w:r>
          <w:r w:rsidR="00046EEC">
            <w:rPr>
              <w:rFonts w:eastAsia="Garamond" w:cs="Garamond"/>
              <w:color w:val="000000" w:themeColor="text1"/>
              <w:lang w:val="en-US"/>
            </w:rPr>
            <w:t>Lohmann, 2024)</w:t>
          </w:r>
          <w:r w:rsidR="0036404A">
            <w:rPr>
              <w:rFonts w:eastAsia="Garamond" w:cs="Garamond"/>
              <w:color w:val="000000" w:themeColor="text1"/>
              <w:lang w:val="en-US"/>
            </w:rPr>
            <w:fldChar w:fldCharType="end"/>
          </w:r>
        </w:sdtContent>
      </w:sdt>
      <w:r>
        <w:rPr>
          <w:lang w:val="en-US"/>
        </w:rPr>
        <w:t xml:space="preserve">, which is </w:t>
      </w:r>
      <w:r w:rsidR="42E16D65" w:rsidRPr="42E16D65">
        <w:rPr>
          <w:lang w:val="en-US"/>
        </w:rPr>
        <w:t xml:space="preserve">increasingly pursued </w:t>
      </w:r>
      <w:r w:rsidR="00E210D2">
        <w:rPr>
          <w:lang w:val="en-US"/>
        </w:rPr>
        <w:t xml:space="preserve">internationally </w:t>
      </w:r>
      <w:sdt>
        <w:sdtPr>
          <w:rPr>
            <w:lang w:val="en-US"/>
          </w:rPr>
          <w:alias w:val="To edit, see citavi.com/edit"/>
          <w:tag w:val="CitaviPlaceholder#0b9bc1eb-d200-4937-9289-452b6b514b20"/>
          <w:id w:val="-415937615"/>
          <w:placeholder>
            <w:docPart w:val="6BEA17657418DA4CAED7CE8A1D530C16"/>
          </w:placeholder>
        </w:sdtPr>
        <w:sdtEndPr/>
        <w:sdtContent>
          <w:r w:rsidR="00E210D2">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TVmYzU2LWEyMGItNDdlYy05ZDJjLWE0M2E1ZDllYmU2MCIsIlJhbmdlTGVuZ3RoIjoyMSwiUmVmZXJlbmNlSWQiOiIxZjQ2ZTY2MS0zMTUwLTQ0ZTctYjdlNC1lYmZmNzI3YTY2Y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zM5MC9lbjEyMTkzODAz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EyMTkzODAzIiwiVXJpU3RyaW5nIjoiaHR0cHM6Ly9kb2kub3JnLzEwLjMzOTAvZW4xMjE5Mzgw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}</w:instrText>
          </w:r>
          <w:r w:rsidR="00E210D2">
            <w:rPr>
              <w:lang w:val="en-US"/>
            </w:rPr>
            <w:fldChar w:fldCharType="separate"/>
          </w:r>
          <w:r w:rsidR="00046EEC">
            <w:rPr>
              <w:lang w:val="en-US"/>
            </w:rPr>
            <w:t>(Schmid et al., 2019)</w:t>
          </w:r>
          <w:r w:rsidR="00E210D2">
            <w:rPr>
              <w:lang w:val="en-US"/>
            </w:rPr>
            <w:fldChar w:fldCharType="end"/>
          </w:r>
        </w:sdtContent>
      </w:sdt>
      <w:r w:rsidR="42E16D65" w:rsidRPr="42E16D65">
        <w:rPr>
          <w:lang w:val="en-US"/>
        </w:rPr>
        <w:t xml:space="preserve">. Since </w:t>
      </w:r>
      <w:r w:rsidR="00D85A76">
        <w:rPr>
          <w:lang w:val="en-US"/>
        </w:rPr>
        <w:t>biogas</w:t>
      </w:r>
      <w:r w:rsidR="00D85A76" w:rsidRPr="42E16D65">
        <w:rPr>
          <w:lang w:val="en-US"/>
        </w:rPr>
        <w:t xml:space="preserve"> </w:t>
      </w:r>
      <w:r w:rsidR="42E16D65" w:rsidRPr="42E16D65">
        <w:rPr>
          <w:lang w:val="en-US"/>
        </w:rPr>
        <w:t>upgrading units typically operate under stationary conditions for optimal efficiency, biogas production must typically be maintained at constant setpoints</w:t>
      </w:r>
      <w:r w:rsidR="001D1C76">
        <w:rPr>
          <w:lang w:val="en-US"/>
        </w:rPr>
        <w:t xml:space="preserve"> </w:t>
      </w:r>
      <w:sdt>
        <w:sdtPr>
          <w:rPr>
            <w:lang w:val="en-US"/>
          </w:rPr>
          <w:alias w:val="To edit, see citavi.com/edit"/>
          <w:tag w:val="CitaviPlaceholder#87813cc2-d756-40f4-b07d-38c73476ecad"/>
          <w:id w:val="1223177483"/>
          <w:placeholder>
            <w:docPart w:val="120B1529C18F174990A9156085B03B1E"/>
          </w:placeholder>
        </w:sdtPr>
        <w:sdtEndPr/>
        <w:sdtContent>
          <w:r w:rsidR="00C82E0C">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C0xMFQxNDo0MDozM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g3ODEzY2MyLWQ3NTYtNDBmNC1iMDdkLTM4YzczNDc2ZWNhZCIsIlRleHQiOiIoSsO4bnNvbiBldCBhbC4sIDIwMjIpIiwiV0FJVmVyc2lvbiI6IjYuMTUuMi4wIn0=}</w:instrText>
          </w:r>
          <w:r w:rsidR="00C82E0C">
            <w:rPr>
              <w:lang w:val="en-US"/>
            </w:rPr>
            <w:fldChar w:fldCharType="separate"/>
          </w:r>
          <w:r w:rsidR="00046EEC">
            <w:rPr>
              <w:lang w:val="en-US"/>
            </w:rPr>
            <w:t>(Jønson et al., 2022)</w:t>
          </w:r>
          <w:r w:rsidR="00C82E0C">
            <w:rPr>
              <w:lang w:val="en-US"/>
            </w:rPr>
            <w:fldChar w:fldCharType="end"/>
          </w:r>
        </w:sdtContent>
      </w:sdt>
      <w:r w:rsidR="42E16D65" w:rsidRPr="42E16D65">
        <w:rPr>
          <w:lang w:val="en-US"/>
        </w:rPr>
        <w:t xml:space="preserve">. </w:t>
      </w:r>
    </w:p>
    <w:p w14:paraId="5D578804" w14:textId="77777777" w:rsidR="008E55E9" w:rsidRDefault="00433661" w:rsidP="0EF766E9">
      <w:pPr>
        <w:rPr>
          <w:ins w:id="30" w:author="Sören Weinrich" w:date="2025-04-27T14:14:00Z"/>
          <w:lang w:val="en-US"/>
        </w:rPr>
      </w:pPr>
      <w:r>
        <w:rPr>
          <w:lang w:val="en-US"/>
        </w:rPr>
        <w:t xml:space="preserve">The third strategy lies in </w:t>
      </w:r>
      <w:r w:rsidR="42E16D65" w:rsidRPr="42E16D65">
        <w:rPr>
          <w:lang w:val="en-US"/>
        </w:rPr>
        <w:t>reduc</w:t>
      </w:r>
      <w:r>
        <w:rPr>
          <w:lang w:val="en-US"/>
        </w:rPr>
        <w:t xml:space="preserve">ing </w:t>
      </w:r>
      <w:r w:rsidR="42E16D65" w:rsidRPr="42E16D65">
        <w:rPr>
          <w:lang w:val="en-US"/>
        </w:rPr>
        <w:t xml:space="preserve">substrate costs </w:t>
      </w:r>
      <w:r>
        <w:rPr>
          <w:lang w:val="en-US"/>
        </w:rPr>
        <w:t xml:space="preserve">and </w:t>
      </w:r>
      <w:r w:rsidR="42E16D65" w:rsidRPr="42E16D65">
        <w:rPr>
          <w:lang w:val="en-US"/>
        </w:rPr>
        <w:t>utilizing organic waste or low-cost feedstocks</w:t>
      </w:r>
      <w:r w:rsidR="00C82E0C">
        <w:rPr>
          <w:lang w:val="en-US"/>
        </w:rPr>
        <w:t xml:space="preserve"> </w:t>
      </w:r>
      <w:sdt>
        <w:sdtPr>
          <w:rPr>
            <w:lang w:val="en-US"/>
          </w:rPr>
          <w:alias w:val="To edit, see citavi.com/edit"/>
          <w:tag w:val="CitaviPlaceholder#c626a64c-15e1-48cf-b890-5312eb1e8566"/>
          <w:id w:val="-235777985"/>
          <w:placeholder>
            <w:docPart w:val="BE771B562F47434EA8653DAFD97455A9"/>
          </w:placeholder>
        </w:sdtPr>
        <w:sdtEndPr/>
        <w:sdtContent>
          <w:r w:rsidR="00C82E0C">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M2Q5MWI1LWViODctNDExYi05MzU4LTJlMDRjYjE4NDM4NSIsIlJhbmdlTGVuZ3RoIjoyMS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QtMTBUMTQ6NDA6MzEiLCJQcm9qZWN0Ijp7IiRyZWYiOiI4In19LCJVc2VOdW1iZXJpbmdUeXBlT2ZQYXJlbnREb2N1bWVudCI6ZmFsc2V9XSwiRm9ybWF0dGVkVGV4dCI6eyIkaWQiOiIyOCIsIkNvdW50IjoxLCJUZXh0VW5pdHMiOlt7IiRpZCI6IjI5IiwiRm9udFN0eWxlIjp7IiRpZCI6IjMwIiwiTmV1dHJhbCI6dHJ1ZX0sIlJlYWRpbmdPcmRlciI6MSwiVGV4dCI6IihKb3JkYW4gZXQgYWwuLCAyMDIzKSJ9XX0sIlRhZyI6IkNpdGF2aVBsYWNlaG9sZGVyI2M2MjZhNjRjLTE1ZTEtNDhjZi1iODkwLTUzMTJlYjFlODU2NiIsIlRleHQiOiIoSm9yZGFuIGV0IGFsLiwgMjAyMykiLCJXQUlWZXJzaW9uIjoiNi4xNS4yLjAifQ==}</w:instrText>
          </w:r>
          <w:r w:rsidR="00C82E0C">
            <w:rPr>
              <w:lang w:val="en-US"/>
            </w:rPr>
            <w:fldChar w:fldCharType="separate"/>
          </w:r>
          <w:r w:rsidR="00046EEC">
            <w:rPr>
              <w:lang w:val="en-US"/>
            </w:rPr>
            <w:t>(Jordan et al., 2023)</w:t>
          </w:r>
          <w:r w:rsidR="00C82E0C">
            <w:rPr>
              <w:lang w:val="en-US"/>
            </w:rPr>
            <w:fldChar w:fldCharType="end"/>
          </w:r>
        </w:sdtContent>
      </w:sdt>
      <w:r w:rsidR="00CC09A4">
        <w:rPr>
          <w:lang w:val="en-US"/>
        </w:rPr>
        <w:t xml:space="preserve">. </w:t>
      </w:r>
      <w:r>
        <w:rPr>
          <w:lang w:val="en-US"/>
        </w:rPr>
        <w:t>While f</w:t>
      </w:r>
      <w:r w:rsidR="007B2FC3">
        <w:rPr>
          <w:lang w:val="en-US"/>
        </w:rPr>
        <w:t xml:space="preserve">or the majority of biogenic feedstocks there </w:t>
      </w:r>
      <w:r w:rsidR="00046EEC">
        <w:rPr>
          <w:lang w:val="en-US"/>
        </w:rPr>
        <w:t xml:space="preserve">yet </w:t>
      </w:r>
      <w:r w:rsidR="007B2FC3">
        <w:rPr>
          <w:lang w:val="en-US"/>
        </w:rPr>
        <w:t xml:space="preserve">exist </w:t>
      </w:r>
      <w:r w:rsidR="007B2FC3">
        <w:rPr>
          <w:lang w:val="en-US"/>
        </w:rPr>
        <w:lastRenderedPageBreak/>
        <w:t xml:space="preserve">profitable </w:t>
      </w:r>
      <w:r w:rsidR="00046EEC">
        <w:rPr>
          <w:lang w:val="en-US"/>
        </w:rPr>
        <w:t>value chains</w:t>
      </w:r>
      <w:r w:rsidR="007B2FC3">
        <w:rPr>
          <w:lang w:val="en-US"/>
        </w:rPr>
        <w:t xml:space="preserve"> </w:t>
      </w:r>
      <w:r w:rsidR="00CC09A4">
        <w:rPr>
          <w:lang w:val="en-US"/>
        </w:rPr>
        <w:t>in Germany,</w:t>
      </w:r>
      <w:r w:rsidR="007B2FC3">
        <w:rPr>
          <w:lang w:val="en-US"/>
        </w:rPr>
        <w:t xml:space="preserve"> </w:t>
      </w:r>
      <w:r w:rsidR="00046EEC">
        <w:rPr>
          <w:lang w:val="en-US"/>
        </w:rPr>
        <w:t xml:space="preserve">there is still ample unused potential </w:t>
      </w:r>
      <w:r w:rsidR="007B2FC3">
        <w:rPr>
          <w:lang w:val="en-US"/>
        </w:rPr>
        <w:t>for use in AD plants</w:t>
      </w:r>
      <w:r w:rsidR="00046EEC">
        <w:rPr>
          <w:lang w:val="en-US"/>
        </w:rPr>
        <w:t xml:space="preserve"> </w:t>
      </w:r>
      <w:sdt>
        <w:sdtPr>
          <w:rPr>
            <w:lang w:val="en-US"/>
          </w:rPr>
          <w:alias w:val="To edit, see citavi.com/edit"/>
          <w:tag w:val="CitaviPlaceholder#15ce850e-a9e4-40a9-a94a-3e83b2b1e98a"/>
          <w:id w:val="1273366858"/>
          <w:placeholder>
            <w:docPart w:val="DefaultPlaceholder_-1854013440"/>
          </w:placeholder>
        </w:sdtPr>
        <w:sdtEndPr/>
        <w:sdtContent>
          <w:r w:rsidR="00C84BAD">
            <w:rPr>
              <w:lang w:val="en-US"/>
            </w:rPr>
            <w:fldChar w:fldCharType="begin"/>
          </w:r>
          <w:r w:rsidR="00C84BA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FmMDE2LTUxN2UtNDg3Yi05NWRkLTNjMzA2YjQyOWI5YiIsIlJhbmdlTGVuZ3RoIjoyMiwiUmVmZXJlbmNlSWQiOiI2ODk4YzQzMS1lNjU2LTQwZDQtOTJhOS01YTgwYmIxZTQw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zZXIuMjAyNS4xMTU2NDU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cnNlci4yMDI1LjExNTY0NSIsIlVyaVN0cmluZyI6Imh0dHBzOi8vZG9pLm9yZy8xMC4xMDE2L2oucnNlci4yMDI1LjExNTY0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NC0xMFQxNDo0NjoyNSIsIk1vZGlmaWVkQnkiOiJfSGVsbG1hbm4sIFNpbW9uIiwiSWQiOiJhZThhMjIyYi1jYTJjLTRhMTktYjJkYi01YmYyM2U4NmY2YTgiLCJNb2RpZmllZE9uIjoiMjAyNS0wNC0xMFQxNDo0NjoyNSIsIlByb2plY3QiOnsiJHJlZiI6IjgifX1dLCJPcmdhbml6YXRpb25zIjpbXSwiT3RoZXJzSW52b2x2ZWQiOltdLCJQYWdlUmFuZ2UiOiI8c3A+XHJcbiAgPG4+MTE1NjQ1PC9uPlxyXG4gIDxpbj50cnVlPC9pbj5cclxuICA8b3M+MTE1NjQ1PC9vcz5cclxuICA8cHM+MTE1NjQ1PC9wcz5cclxuPC9zcD5cclxuPG9zPjExNTY0NTwvb3M+IiwiUGVyaW9kaWNhbCI6eyIkaWQiOiIxN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}</w:instrText>
          </w:r>
          <w:r w:rsidR="00C84BAD">
            <w:rPr>
              <w:lang w:val="en-US"/>
            </w:rPr>
            <w:fldChar w:fldCharType="separate"/>
          </w:r>
          <w:r w:rsidR="00C84BAD">
            <w:rPr>
              <w:lang w:val="en-US"/>
            </w:rPr>
            <w:t>(Steindl et al., 2025)</w:t>
          </w:r>
          <w:r w:rsidR="00C84BAD">
            <w:rPr>
              <w:lang w:val="en-US"/>
            </w:rPr>
            <w:fldChar w:fldCharType="end"/>
          </w:r>
        </w:sdtContent>
      </w:sdt>
      <w:r w:rsidR="007B2FC3">
        <w:rPr>
          <w:lang w:val="en-US"/>
        </w:rPr>
        <w:t>.</w:t>
      </w:r>
      <w:r w:rsidR="42E16D65" w:rsidRPr="42E16D65">
        <w:rPr>
          <w:lang w:val="en-US"/>
        </w:rPr>
        <w:t xml:space="preserve"> </w:t>
      </w:r>
    </w:p>
    <w:p w14:paraId="762C3E45" w14:textId="24E91E4D" w:rsidR="0EF766E9" w:rsidRDefault="008E55E9" w:rsidP="0EF766E9">
      <w:pPr>
        <w:rPr>
          <w:lang w:val="en-US"/>
        </w:rPr>
      </w:pPr>
      <w:commentRangeStart w:id="31"/>
      <w:ins w:id="32" w:author="Sören Weinrich" w:date="2025-04-27T14:14:00Z">
        <w:r>
          <w:rPr>
            <w:lang w:val="en-US"/>
          </w:rPr>
          <w:t xml:space="preserve">All three strategies require suitable control procedures to guarantee optimal process conditions at all time. </w:t>
        </w:r>
      </w:ins>
      <w:del w:id="33" w:author="Sören Weinrich" w:date="2025-04-27T14:14:00Z">
        <w:r w:rsidR="00433661" w:rsidDel="008E55E9">
          <w:rPr>
            <w:lang w:val="en-US"/>
          </w:rPr>
          <w:delText>Regardless</w:delText>
        </w:r>
        <w:r w:rsidR="007B2FC3" w:rsidDel="008E55E9">
          <w:rPr>
            <w:lang w:val="en-US"/>
          </w:rPr>
          <w:delText xml:space="preserve">, </w:delText>
        </w:r>
        <w:r w:rsidR="007B2FC3" w:rsidRPr="42E16D65" w:rsidDel="008E55E9">
          <w:rPr>
            <w:lang w:val="en-US"/>
          </w:rPr>
          <w:delText>p</w:delText>
        </w:r>
      </w:del>
      <w:ins w:id="34" w:author="Sören Weinrich" w:date="2025-04-27T14:14:00Z">
        <w:r>
          <w:rPr>
            <w:lang w:val="en-US"/>
          </w:rPr>
          <w:t>P</w:t>
        </w:r>
      </w:ins>
      <w:r w:rsidR="007B2FC3" w:rsidRPr="42E16D65">
        <w:rPr>
          <w:lang w:val="en-US"/>
        </w:rPr>
        <w:t xml:space="preserve">ursuing </w:t>
      </w:r>
      <w:r w:rsidR="00046EEC">
        <w:rPr>
          <w:lang w:val="en-US"/>
        </w:rPr>
        <w:t xml:space="preserve">model-based control </w:t>
      </w:r>
      <w:r w:rsidR="007B2FC3" w:rsidRPr="42E16D65">
        <w:rPr>
          <w:lang w:val="en-US"/>
        </w:rPr>
        <w:t>with variable</w:t>
      </w:r>
      <w:r w:rsidR="00046EEC">
        <w:rPr>
          <w:lang w:val="en-US"/>
        </w:rPr>
        <w:t xml:space="preserve">, </w:t>
      </w:r>
      <w:r w:rsidR="007B2FC3" w:rsidRPr="42E16D65">
        <w:rPr>
          <w:lang w:val="en-US"/>
        </w:rPr>
        <w:t xml:space="preserve">uncertain feedstocks requires </w:t>
      </w:r>
      <w:r w:rsidR="007B2FC3" w:rsidRPr="4B904F59">
        <w:rPr>
          <w:lang w:val="en-US"/>
        </w:rPr>
        <w:t>reliable</w:t>
      </w:r>
      <w:r w:rsidR="007B2FC3" w:rsidRPr="42E16D65">
        <w:rPr>
          <w:lang w:val="en-US"/>
        </w:rPr>
        <w:t xml:space="preserve"> </w:t>
      </w:r>
      <w:r w:rsidR="00046EEC">
        <w:rPr>
          <w:lang w:val="en-US"/>
        </w:rPr>
        <w:t xml:space="preserve">AD </w:t>
      </w:r>
      <w:r w:rsidR="007B2FC3" w:rsidRPr="0703B82E">
        <w:rPr>
          <w:lang w:val="en-US"/>
        </w:rPr>
        <w:t xml:space="preserve">models </w:t>
      </w:r>
      <w:r w:rsidR="00433661">
        <w:rPr>
          <w:lang w:val="en-US"/>
        </w:rPr>
        <w:t xml:space="preserve">and sound knowledge of </w:t>
      </w:r>
      <w:r w:rsidR="007B2FC3" w:rsidRPr="42E16D65">
        <w:rPr>
          <w:lang w:val="en-US"/>
        </w:rPr>
        <w:t>substrate characterization</w:t>
      </w:r>
      <w:r w:rsidR="00433661">
        <w:rPr>
          <w:lang w:val="en-US"/>
        </w:rPr>
        <w:t>.</w:t>
      </w:r>
      <w:commentRangeEnd w:id="31"/>
      <w:r w:rsidR="00F53255">
        <w:rPr>
          <w:rStyle w:val="Kommentarzeichen"/>
        </w:rPr>
        <w:commentReference w:id="31"/>
      </w:r>
    </w:p>
    <w:p w14:paraId="297131D7" w14:textId="022CADCF" w:rsidR="0EF766E9" w:rsidRDefault="3775BB1F" w:rsidP="42E16D65">
      <w:pPr>
        <w:rPr>
          <w:strike/>
          <w:lang w:val="en-US"/>
        </w:rPr>
      </w:pPr>
      <w:r w:rsidRPr="3775BB1F">
        <w:rPr>
          <w:lang w:val="en-US"/>
        </w:rPr>
        <w:t>While there exist sophisticated AD models</w:t>
      </w:r>
      <w:r w:rsidR="00FC7A69">
        <w:rPr>
          <w:lang w:val="en-US"/>
        </w:rPr>
        <w:t>,</w:t>
      </w:r>
      <w:r w:rsidRPr="3775BB1F">
        <w:rPr>
          <w:lang w:val="en-US"/>
        </w:rPr>
        <w:t xml:space="preserve"> such as the well-established Anaerobic Digestion Model No. 1 (ADM1) proposed by </w:t>
      </w:r>
      <w:sdt>
        <w:sdtPr>
          <w:rPr>
            <w:lang w:val="en-US"/>
          </w:rPr>
          <w:alias w:val="To edit, see citavi.com/edit"/>
          <w:tag w:val="CitaviPlaceholder#9d95ffef-e1b3-48db-abc4-00a0ce6c1395"/>
          <w:id w:val="1456603457"/>
          <w:placeholder>
            <w:docPart w:val="E0957F41750609419090BEC73F3B8248"/>
          </w:placeholder>
        </w:sdtPr>
        <w:sdtEndPr/>
        <w:sdtContent>
          <w:r w:rsidR="0028244E">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E2ZWYwNGVhLWIwNWQtNGY5MS04MWU1LWY5ZGE3M2M4ZTg2OSIsIkVudHJpZXMiOlt7IiRpZCI6IjIiLCIkdHlwZSI6IlN3aXNzQWNhZGVtaWMuQ2l0YXZpLkNpdGF0aW9ucy5Xb3JkUGxhY2Vob2xkZXJFbnRyeSwgU3dpc3NBY2FkZW1pYy5DaXRhdmkiLCJJZCI6IjBjNThlNzI4LTZiODktNGYzOC05OWM3LWFmY2NiODE1NGIxZCIsIlJhbmdlTGVuZ3RoIjoxNSwiUmVmZXJlbmNlSWQiOiJkM2I0ODBmMS1kZWE5LTQxMzQtYmZkNS0zZTk5MjIxMTQ5MG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yMTY2L3dzdC4yMDAyLjAyOTIiLCJVcmlTdHJpbmciOiJodHRwczovL2RvaS5vcmcvMTAuMjE2Ni93c3QuMjAwMi4wMj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}</w:instrText>
          </w:r>
          <w:r w:rsidR="0028244E">
            <w:rPr>
              <w:lang w:val="en-US"/>
            </w:rPr>
            <w:fldChar w:fldCharType="separate"/>
          </w:r>
          <w:r w:rsidR="00046EEC">
            <w:rPr>
              <w:lang w:val="en-US"/>
            </w:rPr>
            <w:t>Batstone et al.</w:t>
          </w:r>
          <w:r w:rsidR="0028244E">
            <w:rPr>
              <w:lang w:val="en-US"/>
            </w:rPr>
            <w:fldChar w:fldCharType="end"/>
          </w:r>
        </w:sdtContent>
      </w:sdt>
      <w:r w:rsidR="0028244E">
        <w:rPr>
          <w:lang w:val="en-US"/>
        </w:rPr>
        <w:t xml:space="preserve"> </w:t>
      </w:r>
      <w:sdt>
        <w:sdtPr>
          <w:rPr>
            <w:lang w:val="en-US"/>
          </w:rPr>
          <w:alias w:val="To edit, see citavi.com/edit"/>
          <w:tag w:val="CitaviPlaceholder#a6ef04ea-b05d-4f91-81e5-f9da73c8e869"/>
          <w:id w:val="-2112499842"/>
          <w:placeholder>
            <w:docPart w:val="E0957F41750609419090BEC73F3B8248"/>
          </w:placeholder>
        </w:sdtPr>
        <w:sdtEndPr/>
        <w:sdtContent>
          <w:r w:rsidR="0028244E">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lkOTVmZmVmLWUxYjMtNDhkYi1hYmM0LTAwYTBjZTZjMTM5NSIsIkVudHJpZXMiOlt7IiRpZCI6IjIiLCIkdHlwZSI6IlN3aXNzQWNhZGVtaWMuQ2l0YXZpLkNpdGF0aW9ucy5Xb3JkUGxhY2Vob2xkZXJFbnRyeSwgU3dpc3NBY2FkZW1pYy5DaXRhdmkiLCJJZCI6IjgxN2ZkMmI4LWJiNTYtNDZlNi05MjU0LThjYTQ2MGRmNDdmYiIsIlJhbmdlTGVuZ3RoIjo2LCJSZWZlcmVuY2VJZCI6ImQzYjQ4MGYxLWRlYTktNDEzNC1iZmQ1LTNlOTkyMjExNDk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jE2Ni93c3QuMjAwMi4wMjkyIiwiVXJpU3RyaW5nIjoiaHR0cHM6Ly9kb2kub3JnLzEwLjIxNjYvd3N0LjIwMDIuMDI5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}</w:instrText>
          </w:r>
          <w:r w:rsidR="0028244E">
            <w:rPr>
              <w:lang w:val="en-US"/>
            </w:rPr>
            <w:fldChar w:fldCharType="separate"/>
          </w:r>
          <w:r w:rsidR="00046EEC">
            <w:rPr>
              <w:lang w:val="en-US"/>
            </w:rPr>
            <w:t>(2002)</w:t>
          </w:r>
          <w:r w:rsidR="0028244E">
            <w:rPr>
              <w:lang w:val="en-US"/>
            </w:rPr>
            <w:fldChar w:fldCharType="end"/>
          </w:r>
        </w:sdtContent>
      </w:sdt>
      <w:r w:rsidR="00EE2B38">
        <w:rPr>
          <w:lang w:val="en-US"/>
        </w:rPr>
        <w:t xml:space="preserve"> </w:t>
      </w:r>
      <w:r w:rsidRPr="3775BB1F">
        <w:rPr>
          <w:lang w:val="en-US"/>
        </w:rPr>
        <w:t>and its extensions</w:t>
      </w:r>
      <w:r w:rsidR="0028244E">
        <w:rPr>
          <w:lang w:val="en-US"/>
        </w:rPr>
        <w:t xml:space="preserve"> </w:t>
      </w:r>
      <w:sdt>
        <w:sdtPr>
          <w:rPr>
            <w:lang w:val="en-US"/>
          </w:rPr>
          <w:alias w:val="To edit, see citavi.com/edit"/>
          <w:tag w:val="CitaviPlaceholder#1a469b38-6b53-45dc-a580-4ccd88220cbf"/>
          <w:id w:val="1861083948"/>
          <w:placeholder>
            <w:docPart w:val="E0957F41750609419090BEC73F3B8248"/>
          </w:placeholder>
        </w:sdtPr>
        <w:sdtEndPr/>
        <w:sdtContent>
          <w:r w:rsidR="0028244E">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GJjMDVkLWFkZDItNGY1NC05OGNmLTY0MWJiOThjNzQzM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QtMTBUMTQ6NDA6MzE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xYTQ2OWIzOC02YjUzLTQ1ZGMtYTU4MC00Y2NkODgyMjBjYmYiLCJUZXh0IjoiKEtlZ2wgZXQgYWwuLCAyMDI1KSIsIldBSVZlcnNpb24iOiI2LjE1LjIuMCJ9}</w:instrText>
          </w:r>
          <w:r w:rsidR="0028244E">
            <w:rPr>
              <w:lang w:val="en-US"/>
            </w:rPr>
            <w:fldChar w:fldCharType="separate"/>
          </w:r>
          <w:r w:rsidR="00046EEC">
            <w:rPr>
              <w:lang w:val="en-US"/>
            </w:rPr>
            <w:t>(Kegl et al., 2025)</w:t>
          </w:r>
          <w:r w:rsidR="0028244E">
            <w:rPr>
              <w:lang w:val="en-US"/>
            </w:rPr>
            <w:fldChar w:fldCharType="end"/>
          </w:r>
        </w:sdtContent>
      </w:sdt>
      <w:r w:rsidRPr="3775BB1F">
        <w:rPr>
          <w:lang w:val="en-US"/>
        </w:rPr>
        <w:t xml:space="preserve">, their application to control studies is limited due to the manifold model parameters </w:t>
      </w:r>
      <w:r w:rsidR="00CC09A4">
        <w:rPr>
          <w:lang w:val="en-US"/>
        </w:rPr>
        <w:t>which</w:t>
      </w:r>
      <w:r w:rsidR="00CC09A4" w:rsidRPr="3775BB1F">
        <w:rPr>
          <w:lang w:val="en-US"/>
        </w:rPr>
        <w:t xml:space="preserve"> </w:t>
      </w:r>
      <w:r w:rsidRPr="3775BB1F">
        <w:rPr>
          <w:lang w:val="en-US"/>
        </w:rPr>
        <w:t>need to be calibrated</w:t>
      </w:r>
      <w:r w:rsidR="00044E4B">
        <w:rPr>
          <w:lang w:val="en-US"/>
        </w:rPr>
        <w:t xml:space="preserve"> </w:t>
      </w:r>
      <w:sdt>
        <w:sdtPr>
          <w:rPr>
            <w:lang w:val="en-US"/>
          </w:rPr>
          <w:alias w:val="To edit, see citavi.com/edit"/>
          <w:tag w:val="CitaviPlaceholder#a82e0c53-76d8-490a-b905-a30b859ca0d7"/>
          <w:id w:val="1277448373"/>
          <w:placeholder>
            <w:docPart w:val="2167E1FC15D995458E93722C691AD405"/>
          </w:placeholder>
        </w:sdtPr>
        <w:sdtEndPr/>
        <w:sdtContent>
          <w:r w:rsidR="00044E4B">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Dk0N2NjLWQ1MjQtNDRkMC05YjA0LWYyOWRkNzZmYTJiOSIsIlJhbmdlTGVuZ3RoIjoyNSwiUmVmZXJlbmNlSWQiOiIwZTU1OTRmYy01ZmZhLTRhOTItYjMwMi03ODAwNDY2ODcz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MuMDIuMjAxOCIsIkRvaSI6IjEwLjEwMTYvai53YXRyZXMuMjAxOC4wMS4wM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dhdHJlcy4yMDE4LjAxLjAzNiIsIlVyaVN0cmluZyI6Imh0dHBzOi8vZG9pLm9yZy8xMC4xMDE2L2oud2F0cmVzLjIwMTguMDEuMDM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XaW5rbGVyLCBNYW51ZWwiLCJDcmVhdGVkT24iOiIyMDI1LTAxLTA4VDE1OjE4OjAwIiwiTW9kaWZpZWRCeSI6Il9XaW5rbGVyLCBNYW51ZWwiLCJJZCI6ImEzZjdjYWYzLTMzZWMtNDI1NS1iOGUzLTAyOWVjNGQ3NTNmOSIsIk1vZGlmaWVkT24iOiIyMDI1LTAxLTA4VDE1OjE4OjAw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k0Mjc5NjMiLCJVcmlTdHJpbmciOiJodHRwOi8vd3d3Lm5jYmkubmxtLm5paC5nb3YvcHVibWVkLzI5NDI3OTYz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}</w:instrText>
          </w:r>
          <w:r w:rsidR="00044E4B">
            <w:rPr>
              <w:lang w:val="en-US"/>
            </w:rPr>
            <w:fldChar w:fldCharType="separate"/>
          </w:r>
          <w:r w:rsidR="00046EEC">
            <w:rPr>
              <w:lang w:val="en-US"/>
            </w:rPr>
            <w:t>(Giovannini et al., 2018)</w:t>
          </w:r>
          <w:r w:rsidR="00044E4B">
            <w:rPr>
              <w:lang w:val="en-US"/>
            </w:rPr>
            <w:fldChar w:fldCharType="end"/>
          </w:r>
        </w:sdtContent>
      </w:sdt>
      <w:r w:rsidRPr="3775BB1F">
        <w:rPr>
          <w:lang w:val="en-US"/>
        </w:rPr>
        <w:t xml:space="preserve">, and limited data availability </w:t>
      </w:r>
      <w:r w:rsidR="00A33CD3">
        <w:rPr>
          <w:lang w:val="en-US"/>
        </w:rPr>
        <w:t>at</w:t>
      </w:r>
      <w:r w:rsidR="00A33CD3" w:rsidRPr="3775BB1F">
        <w:rPr>
          <w:lang w:val="en-US"/>
        </w:rPr>
        <w:t xml:space="preserve"> </w:t>
      </w:r>
      <w:r w:rsidRPr="3775BB1F">
        <w:rPr>
          <w:lang w:val="en-US"/>
        </w:rPr>
        <w:t>full-scale plants</w:t>
      </w:r>
      <w:r w:rsidR="006B3F01">
        <w:rPr>
          <w:lang w:val="en-US"/>
        </w:rPr>
        <w:t xml:space="preserve"> </w:t>
      </w:r>
      <w:sdt>
        <w:sdtPr>
          <w:rPr>
            <w:lang w:val="en-US"/>
          </w:rPr>
          <w:alias w:val="To edit, see citavi.com/edit"/>
          <w:tag w:val="CitaviPlaceholder#b48f6a9c-6661-43a3-a7eb-925ef3fa28fe"/>
          <w:id w:val="-213424471"/>
          <w:placeholder>
            <w:docPart w:val="DefaultPlaceholder_-1854013440"/>
          </w:placeholder>
        </w:sdtPr>
        <w:sdtEndPr/>
        <w:sdtContent>
          <w:r w:rsidR="006B3F01">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jdkYzAxLWM2N2QtNDFiNC04M2U4LTcyM2JjMjM5ZDQ2OSIsIlJhbmdlTGVuZ3RoIjoxOSwiUmVmZXJlbmNlSWQiOiI4M2RkNTdhYS0yMTQwLTQ1YWMtODkyNi0wZThmZTk1OTZmM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zeXN0ZW1zZW5nLjIwMjEuMDQuMDA4IiwiVXJpU3RyaW5nIjoiaHR0cHM6Ly9kb2kub3JnLzEwLjEwMTYvai5iaW9zeXN0ZW1zZW5nLjIwMjEuMDQuMDA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}</w:instrText>
          </w:r>
          <w:r w:rsidR="006B3F01">
            <w:rPr>
              <w:lang w:val="en-US"/>
            </w:rPr>
            <w:fldChar w:fldCharType="separate"/>
          </w:r>
          <w:r w:rsidR="00046EEC">
            <w:rPr>
              <w:lang w:val="en-US"/>
            </w:rPr>
            <w:t>(Cruz et al., 2021)</w:t>
          </w:r>
          <w:r w:rsidR="006B3F01">
            <w:rPr>
              <w:lang w:val="en-US"/>
            </w:rPr>
            <w:fldChar w:fldCharType="end"/>
          </w:r>
        </w:sdtContent>
      </w:sdt>
      <w:r w:rsidRPr="3775BB1F">
        <w:rPr>
          <w:lang w:val="en-US"/>
        </w:rPr>
        <w:t xml:space="preserve">. Instead, </w:t>
      </w:r>
      <w:sdt>
        <w:sdtPr>
          <w:rPr>
            <w:lang w:val="en-US"/>
          </w:rPr>
          <w:alias w:val="To edit, see citavi.com/edit"/>
          <w:tag w:val="CitaviPlaceholder#3f8516a0-b210-40be-b4f7-39c38d664231"/>
          <w:id w:val="-337780626"/>
          <w:placeholder>
            <w:docPart w:val="E0957F41750609419090BEC73F3B8248"/>
          </w:placeholder>
        </w:sdtPr>
        <w:sdtEndPr/>
        <w:sdtContent>
          <w:r w:rsidR="0028244E">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YyZDVhOTVmLTI4MjktNDkwYy04ODJiLTI4NjJjZTJjMzUxYyIsIkVudHJpZXMiOlt7IiRpZCI6IjIiLCIkdHlwZSI6IlN3aXNzQWNhZGVtaWMuQ2l0YXZpLkNpdGF0aW9ucy5Xb3JkUGxhY2Vob2xkZXJFbnRyeSwgU3dpc3NBY2FkZW1pYy5DaXRhdmkiLCJJZCI6ImY5NWU4MzA3LTM5ODctNDk1Ny1iMjQzLWU1NDc2MGI2NjgzYiIsIlJhbmdlTGVuZ3RoIjoxNCwiUmVmZXJlbmNlSWQiOiJjZDg5Zjg3YS04MjQ5LTRjNDYtYmZmOS05NDJiNzEwZjYwMjc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0seyIkaWQiOiIxNCIsIiR0eXBlIjoiU3dpc3NBY2FkZW1pYy5DaXRhdmkuR3JvdXAsIFN3aXNzQWNhZGVtaWMuQ2l0YXZpIiwiRGlzcGxheVR5cGUiOjAsIk5hbWUiOiJTw7ZyZW4iLCJDcmVhdGVkQnkiOiJfYSIsIkNyZWF0ZWRPbiI6IjIwMjEtMTEtMTVUMDk6MDU6MzciLCJNb2RpZmllZEJ5IjoiX2EiLCJJZCI6IjEwNGE4ODY4LTdmZjMtNGNhMi05ZmUwLTIxNjYyYmE2ZDQxMy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TY2ODQ0MiIsIlVyaVN0cmluZyI6Imh0dHA6Ly93d3cubmNiaS5ubG0ubmloLmdvdi9wdWJtZWQvMTE2Njg0ND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yLTA3LTE0VDIwOjMyOjQ2IiwiTW9kaWZpZWRCeSI6Il9hIiwiSWQiOiI3Zjg4NDUwYi04NDJkLTQ4ZTMtOGVkOS0zZjVmYjUxNjIzZmUiLCJNb2RpZmllZE9uIjoiMjAyMi0wNy0xNFQyMDozMjo0N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IvYml0LjEwMDM2IiwiVXJpU3RyaW5nIjoiaHR0cHM6Ly9kb2kub3JnLzEwLjEwMDIvYml0LjEwMDM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}</w:instrText>
          </w:r>
          <w:r w:rsidR="0028244E">
            <w:rPr>
              <w:lang w:val="en-US"/>
            </w:rPr>
            <w:fldChar w:fldCharType="separate"/>
          </w:r>
          <w:r w:rsidR="00046EEC">
            <w:rPr>
              <w:lang w:val="en-US"/>
            </w:rPr>
            <w:t>Bernard et al.</w:t>
          </w:r>
          <w:r w:rsidR="0028244E">
            <w:rPr>
              <w:lang w:val="en-US"/>
            </w:rPr>
            <w:fldChar w:fldCharType="end"/>
          </w:r>
        </w:sdtContent>
      </w:sdt>
      <w:r w:rsidR="0028244E">
        <w:rPr>
          <w:lang w:val="en-US"/>
        </w:rPr>
        <w:t xml:space="preserve"> </w:t>
      </w:r>
      <w:sdt>
        <w:sdtPr>
          <w:rPr>
            <w:lang w:val="en-US"/>
          </w:rPr>
          <w:alias w:val="To edit, see citavi.com/edit"/>
          <w:tag w:val="CitaviPlaceholder#f2d5a95f-2829-490c-882b-2862ce2c351c"/>
          <w:id w:val="1441876243"/>
          <w:placeholder>
            <w:docPart w:val="E0957F41750609419090BEC73F3B8248"/>
          </w:placeholder>
        </w:sdtPr>
        <w:sdtEndPr/>
        <w:sdtContent>
          <w:r w:rsidR="0028244E">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NmODUxNmEwLWIyMTAtNDBiZS1iNGY3LTM5YzM4ZDY2NDIzMSIsIkVudHJpZXMiOlt7IiRpZCI6IjIiLCIkdHlwZSI6IlN3aXNzQWNhZGVtaWMuQ2l0YXZpLkNpdGF0aW9ucy5Xb3JkUGxhY2Vob2xkZXJFbnRyeSwgU3dpc3NBY2FkZW1pYy5DaXRhdmkiLCJJZCI6IjVhMzQ5N2NiLTMzYjMtNDUyYy1hYTU4LTAxMDM3N2EyMWVjNyIsIlJhbmdlTGVuZ3RoIjo2LCJSZWZlcmVuY2VJZCI6ImNkODlmODdhLTgyNDktNGM0Ni1iZmY5LTk0MmI3MTBmNjA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LHsiJGlkIjoiMTQiLCIkdHlwZSI6IlN3aXNzQWNhZGVtaWMuQ2l0YXZpLkdyb3VwLCBTd2lzc0FjYWRlbWljLkNpdGF2aSIsIkRpc3BsYXlUeXBlIjowLCJOYW1lIjoiU8O2cmVuIiwiQ3JlYXRlZEJ5IjoiX2EiLCJDcmVhdGVkT24iOiIyMDIxLTExLTE1VDA5OjA1OjM3IiwiTW9kaWZpZWRCeSI6Il9hIiwiSWQiOiIxMDRhODg2OC03ZmYzLTRjYTItOWZlMC0yMTY2MmJhNmQ0MTM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E2Njg0NDIiLCJVcmlTdHJpbmciOiJodHRwOi8vd3d3Lm5jYmkubmxtLm5paC5nb3YvcHVibWVkLzExNjY4NDQ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y0xNFQyMDozMjo0NiIsIk1vZGlmaWVkQnkiOiJfYSIsIklkIjoiN2Y4ODQ1MGItODQyZC00OGUzLThlZDktM2Y1ZmI1MTYyM2ZlIiwiTW9kaWZpZWRPbiI6IjIwMjItMDctMTRUMjA6MzI6NDY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yL2JpdC4xMDAzNiIsIlVyaVN0cmluZyI6Imh0dHBzOi8vZG9pLm9yZy8xMC4xMDAyL2JpdC4xMDAz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}</w:instrText>
          </w:r>
          <w:r w:rsidR="0028244E">
            <w:rPr>
              <w:lang w:val="en-US"/>
            </w:rPr>
            <w:fldChar w:fldCharType="separate"/>
          </w:r>
          <w:r w:rsidR="00046EEC">
            <w:rPr>
              <w:lang w:val="en-US"/>
            </w:rPr>
            <w:t>(2001)</w:t>
          </w:r>
          <w:r w:rsidR="0028244E">
            <w:rPr>
              <w:lang w:val="en-US"/>
            </w:rPr>
            <w:fldChar w:fldCharType="end"/>
          </w:r>
        </w:sdtContent>
      </w:sdt>
      <w:r w:rsidR="0028244E">
        <w:rPr>
          <w:lang w:val="en-US"/>
        </w:rPr>
        <w:t xml:space="preserve"> </w:t>
      </w:r>
      <w:r w:rsidRPr="3775BB1F">
        <w:rPr>
          <w:lang w:val="en-US"/>
        </w:rPr>
        <w:t>proposed a model explicitly designed for monitoring and control</w:t>
      </w:r>
      <w:r w:rsidR="006C2AA2">
        <w:rPr>
          <w:lang w:val="en-US"/>
        </w:rPr>
        <w:t xml:space="preserve">. </w:t>
      </w:r>
      <w:r w:rsidR="00FC7A69">
        <w:rPr>
          <w:lang w:val="en-US"/>
        </w:rPr>
        <w:t xml:space="preserve">Due </w:t>
      </w:r>
      <w:r w:rsidR="006C2AA2">
        <w:rPr>
          <w:lang w:val="en-US"/>
        </w:rPr>
        <w:t xml:space="preserve">to </w:t>
      </w:r>
      <w:r w:rsidRPr="3775BB1F">
        <w:rPr>
          <w:lang w:val="en-US"/>
        </w:rPr>
        <w:t xml:space="preserve">lower system order and fewer parameters, </w:t>
      </w:r>
      <w:r w:rsidR="006C2AA2">
        <w:rPr>
          <w:lang w:val="en-US"/>
        </w:rPr>
        <w:t xml:space="preserve">this model has </w:t>
      </w:r>
      <w:r w:rsidRPr="3775BB1F">
        <w:rPr>
          <w:lang w:val="en-US"/>
        </w:rPr>
        <w:t xml:space="preserve">been successfully applied to </w:t>
      </w:r>
      <w:r w:rsidR="227D4B47" w:rsidRPr="227D4B47">
        <w:rPr>
          <w:lang w:val="en-US"/>
        </w:rPr>
        <w:t>monitoring and control of AD processes</w:t>
      </w:r>
      <w:r w:rsidRPr="3775BB1F">
        <w:rPr>
          <w:lang w:val="en-US"/>
        </w:rPr>
        <w:t xml:space="preserve"> </w:t>
      </w:r>
      <w:r w:rsidR="00E83F73">
        <w:rPr>
          <w:lang w:val="en-US"/>
        </w:rPr>
        <w:t xml:space="preserve">in lab- and pilot scale </w:t>
      </w:r>
      <w:sdt>
        <w:sdtPr>
          <w:rPr>
            <w:lang w:val="en-US"/>
          </w:rPr>
          <w:alias w:val="To edit, see citavi.com/edit"/>
          <w:tag w:val="CitaviPlaceholder#bd0b6d47-f1a2-42b3-9fba-bc477360c07b"/>
          <w:id w:val="-263842535"/>
          <w:placeholder>
            <w:docPart w:val="663F1AC76310E941A0D48AABFB7C8F9C"/>
          </w:placeholder>
        </w:sdtPr>
        <w:sdtEndPr/>
        <w:sdtContent>
          <w:r w:rsidR="009B3EA7">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DE2MTNmLWRlMmYtNGFhYS1iMGUzLTg5ZTk2NDhmYWVkNSIsIlJhbmdlTGVuZ3RoIjozMCwiUmVmZXJlbmNlSWQiOiI0NTA0MWI5Yy0wOGU3LTQzMzEtODE3Yi0zZmIzM2Y1NmFl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aWZhY29sLjIwMTYuMDcuMzI4IiwiVXJpU3RyaW5nIjoiaHR0cHM6Ly9kb2kub3JnLzEwLjEwMTYvai5pZmFjb2wuMjAxNi4wNy4zM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}</w:instrText>
          </w:r>
          <w:r w:rsidR="009B3EA7">
            <w:rPr>
              <w:lang w:val="en-US"/>
            </w:rPr>
            <w:fldChar w:fldCharType="separate"/>
          </w:r>
          <w:r w:rsidR="00046EEC">
            <w:rPr>
              <w:lang w:val="en-US"/>
            </w:rPr>
            <w:t>(García-Sandoval et al., 2016)</w:t>
          </w:r>
          <w:r w:rsidR="009B3EA7">
            <w:rPr>
              <w:lang w:val="en-US"/>
            </w:rPr>
            <w:fldChar w:fldCharType="end"/>
          </w:r>
        </w:sdtContent>
      </w:sdt>
      <w:r w:rsidR="00E83F73">
        <w:rPr>
          <w:lang w:val="en-US"/>
        </w:rPr>
        <w:t xml:space="preserve">, </w:t>
      </w:r>
      <w:sdt>
        <w:sdtPr>
          <w:rPr>
            <w:lang w:val="en-US"/>
          </w:rPr>
          <w:alias w:val="To edit, see citavi.com/edit"/>
          <w:tag w:val="CitaviPlaceholder#52058619-98d2-42e7-bd53-0ea1dfa7a9b7"/>
          <w:id w:val="874280685"/>
          <w:placeholder>
            <w:docPart w:val="758488FD1163C44C9D207B827DF69B01"/>
          </w:placeholder>
        </w:sdtPr>
        <w:sdtEndPr/>
        <w:sdtContent>
          <w:r w:rsidR="00E83F73">
            <w:rPr>
              <w:lang w:val="en-US"/>
            </w:rPr>
            <w:fldChar w:fldCharType="begin"/>
          </w:r>
          <w:r w:rsidR="005060B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OGU5ODU2LTQ4NjAtNGU4ZC05NTc4LTc4MmIyZDJjMjI3OSIsIlJhbmdlTGVuZ3RoIjoyNiwiUmVmZXJlbmNlSWQiOiIzNWE3Nzk2Yy1jZWFjLTQ1OGUtOWUwYy1lYjEwMmE2MTBi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G9vZmFyIiwiTGFzdE5hbWUiOiJSYWV5YXRkb29zdCIsIlByb3RlY3RlZCI6ZmFsc2UsIlNleCI6MSwiQ3JlYXRlZEJ5IjoiX2EiLCJDcmVhdGVkT24iOiIyMDIxLTExLTE1VDA5OjA1OjM3IiwiTW9kaWZpZWRCeSI6Il9hIiwiSWQiOiJiNzM5ZTI4Mi00Zjk5LTQ4ZGMtYWE2OC1kM2Q1NmI3ZDAxZWM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qcHJvY29udC4yMDIyLjExLjAxMyIsIlVyaVN0cmluZyI6Imh0dHBzOi8vZG9pLm9yZy8xMC4xMDE2L2ouanByb2NvbnQuMjAyMi4xMS4wMT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}</w:instrText>
          </w:r>
          <w:r w:rsidR="00E83F73">
            <w:rPr>
              <w:lang w:val="en-US"/>
            </w:rPr>
            <w:fldChar w:fldCharType="separate"/>
          </w:r>
          <w:r w:rsidR="00046EEC">
            <w:rPr>
              <w:lang w:val="en-US"/>
            </w:rPr>
            <w:t>(Raeyatdoost et al., 2023)</w:t>
          </w:r>
          <w:r w:rsidR="00E83F73">
            <w:rPr>
              <w:lang w:val="en-US"/>
            </w:rPr>
            <w:fldChar w:fldCharType="end"/>
          </w:r>
        </w:sdtContent>
      </w:sdt>
      <w:r w:rsidRPr="3775BB1F">
        <w:rPr>
          <w:lang w:val="en-US"/>
        </w:rPr>
        <w:t>. However, the semi-empirical model of Bernard et al. lacks a clear stoichiometry foundation (compared to the ADM1) and is based</w:t>
      </w:r>
      <w:r w:rsidR="227D4B47" w:rsidRPr="227D4B47">
        <w:rPr>
          <w:lang w:val="en-US"/>
        </w:rPr>
        <w:t xml:space="preserve"> on chemical oxygen demand (COD)</w:t>
      </w:r>
      <w:r w:rsidR="00E2736E">
        <w:rPr>
          <w:lang w:val="en-US"/>
        </w:rPr>
        <w:t xml:space="preserve">, typically applied </w:t>
      </w:r>
      <w:r w:rsidR="00A33CD3">
        <w:rPr>
          <w:lang w:val="en-US"/>
        </w:rPr>
        <w:t>for process characterization in wastewater engineering</w:t>
      </w:r>
      <w:r w:rsidR="227D4B47" w:rsidRPr="227D4B47">
        <w:rPr>
          <w:lang w:val="en-US"/>
        </w:rPr>
        <w:t xml:space="preserve">. </w:t>
      </w:r>
      <w:r w:rsidRPr="3775BB1F">
        <w:rPr>
          <w:lang w:val="en-US"/>
        </w:rPr>
        <w:t xml:space="preserve">Therefore, </w:t>
      </w:r>
      <w:sdt>
        <w:sdtPr>
          <w:rPr>
            <w:lang w:val="en-US"/>
          </w:rPr>
          <w:alias w:val="To edit, see citavi.com/edit"/>
          <w:tag w:val="CitaviPlaceholder#1f8faa32-5634-4d09-a136-208732f5fa1a"/>
          <w:id w:val="-188840278"/>
          <w:placeholder>
            <w:docPart w:val="20E54A5981343240BFD3A75D7DCF7441"/>
          </w:placeholder>
        </w:sdtPr>
        <w:sdtEndPr/>
        <w:sdtContent>
          <w:r w:rsidR="00D2794B">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M0YTU3ODcyLWFmZDMtNDkzOS05ZThkLWYwMjIwZTNhOTQwYiIsIkVudHJpZXMiOlt7IiRpZCI6IjIiLCIkdHlwZSI6IlN3aXNzQWNhZGVtaWMuQ2l0YXZpLkNpdGF0aW9ucy5Xb3JkUGxhY2Vob2xkZXJFbnRyeSwgU3dpc3NBY2FkZW1pYy5DaXRhdmkiLCJJZCI6IjYxZGMyNWE1LWJhMDctNDY2ZS1hODhlLWNiZWI0ZThjZDg0Z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QtMTBUMTQ6NDA6MzE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ZjhmYWEzMi01NjM0LTRkMDktYTEzNi0yMDg3MzJmNWZhMWEiLCJUZXh0IjoiV2VpbnJpY2ggYW5kIE5lbGxlcyIsIldBSVZlcnNpb24iOiI2LjE1LjIuMCJ9}</w:instrText>
          </w:r>
          <w:r w:rsidR="00D2794B">
            <w:rPr>
              <w:lang w:val="en-US"/>
            </w:rPr>
            <w:fldChar w:fldCharType="separate"/>
          </w:r>
          <w:r w:rsidR="00046EEC">
            <w:rPr>
              <w:lang w:val="en-US"/>
            </w:rPr>
            <w:t>Weinrich and Nelles</w:t>
          </w:r>
          <w:r w:rsidR="00D2794B">
            <w:rPr>
              <w:lang w:val="en-US"/>
            </w:rPr>
            <w:fldChar w:fldCharType="end"/>
          </w:r>
        </w:sdtContent>
      </w:sdt>
      <w:r w:rsidR="00D2794B">
        <w:rPr>
          <w:lang w:val="en-US"/>
        </w:rPr>
        <w:t xml:space="preserve"> </w:t>
      </w:r>
      <w:sdt>
        <w:sdtPr>
          <w:rPr>
            <w:lang w:val="en-US"/>
          </w:rPr>
          <w:alias w:val="To edit, see citavi.com/edit"/>
          <w:tag w:val="CitaviPlaceholder#34a57872-afd3-4939-9e8d-f0220e3a940b"/>
          <w:id w:val="-1635484285"/>
          <w:placeholder>
            <w:docPart w:val="20E54A5981343240BFD3A75D7DCF7441"/>
          </w:placeholder>
        </w:sdtPr>
        <w:sdtEndPr/>
        <w:sdtContent>
          <w:r w:rsidR="00D2794B">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FmOGZhYTMyLTU2MzQtNGQwOS1hMTM2LTIwODczMmY1ZmExYSIsIkVudHJpZXMiOlt7IiRpZCI6IjIiLCIkdHlwZSI6IlN3aXNzQWNhZGVtaWMuQ2l0YXZpLkNpdGF0aW9ucy5Xb3JkUGxhY2Vob2xkZXJFbnRyeSwgU3dpc3NBY2FkZW1pYy5DaXRhdmkiLCJJZCI6IjY5YTllZTE0LTc3OWEtNDBmYi05ZWU5LWU3MzM3YzQyZTUyNS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0LTEwVDE0OjQwOjMx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RhNTc4NzItYWZkMy00OTM5LTllOGQtZjAyMjBlM2E5NDBiIiwiVGV4dCI6IigyMDIxKSIsIldBSVZlcnNpb24iOiI2LjE1LjIuMCJ9}</w:instrText>
          </w:r>
          <w:r w:rsidR="00D2794B">
            <w:rPr>
              <w:lang w:val="en-US"/>
            </w:rPr>
            <w:fldChar w:fldCharType="separate"/>
          </w:r>
          <w:r w:rsidR="00046EEC">
            <w:rPr>
              <w:lang w:val="en-US"/>
            </w:rPr>
            <w:t>(2021)</w:t>
          </w:r>
          <w:r w:rsidR="00D2794B">
            <w:rPr>
              <w:lang w:val="en-US"/>
            </w:rPr>
            <w:fldChar w:fldCharType="end"/>
          </w:r>
        </w:sdtContent>
      </w:sdt>
      <w:r w:rsidR="00D2794B">
        <w:rPr>
          <w:lang w:val="en-US"/>
        </w:rPr>
        <w:t xml:space="preserve"> </w:t>
      </w:r>
      <w:r w:rsidRPr="3775BB1F">
        <w:rPr>
          <w:lang w:val="en-US"/>
        </w:rPr>
        <w:t>systematically simplified the ADM1</w:t>
      </w:r>
      <w:r w:rsidR="004B57F0">
        <w:rPr>
          <w:lang w:val="en-US"/>
        </w:rPr>
        <w:t xml:space="preserve"> by </w:t>
      </w:r>
      <w:r w:rsidRPr="3775BB1F">
        <w:rPr>
          <w:lang w:val="en-US"/>
        </w:rPr>
        <w:t>summarizing degradation pathways and converting it from COD to mass base</w:t>
      </w:r>
      <w:r w:rsidR="00D53489">
        <w:rPr>
          <w:lang w:val="en-US"/>
        </w:rPr>
        <w:t xml:space="preserve"> reference unit</w:t>
      </w:r>
      <w:r w:rsidRPr="3775BB1F">
        <w:rPr>
          <w:lang w:val="en-US"/>
        </w:rPr>
        <w:t>. This simplification eased deployment in agricultural settings</w:t>
      </w:r>
      <w:del w:id="35" w:author="Sören Weinrich" w:date="2025-04-25T09:25:00Z">
        <w:r w:rsidRPr="3775BB1F" w:rsidDel="00210A81">
          <w:rPr>
            <w:lang w:val="en-US"/>
          </w:rPr>
          <w:delText>, as</w:delText>
        </w:r>
      </w:del>
      <w:ins w:id="36" w:author="Sören Weinrich" w:date="2025-04-25T09:25:00Z">
        <w:r w:rsidR="00210A81">
          <w:rPr>
            <w:lang w:val="en-US"/>
          </w:rPr>
          <w:t xml:space="preserve"> and</w:t>
        </w:r>
      </w:ins>
      <w:r w:rsidRPr="3775BB1F">
        <w:rPr>
          <w:lang w:val="en-US"/>
        </w:rPr>
        <w:t xml:space="preserve"> has been validated in different </w:t>
      </w:r>
      <w:r w:rsidR="00A33CD3">
        <w:rPr>
          <w:lang w:val="en-US"/>
        </w:rPr>
        <w:t>lab- and full-scale</w:t>
      </w:r>
      <w:r w:rsidR="00A33CD3" w:rsidRPr="3775BB1F">
        <w:rPr>
          <w:lang w:val="en-US"/>
        </w:rPr>
        <w:t xml:space="preserve"> </w:t>
      </w:r>
      <w:r w:rsidR="00FB1691" w:rsidRPr="3775BB1F">
        <w:rPr>
          <w:lang w:val="en-US"/>
        </w:rPr>
        <w:t>se</w:t>
      </w:r>
      <w:r w:rsidR="00FB1691">
        <w:rPr>
          <w:lang w:val="en-US"/>
        </w:rPr>
        <w:t>ttings</w:t>
      </w:r>
      <w:r w:rsidR="00E52B52">
        <w:rPr>
          <w:lang w:val="en-US"/>
        </w:rPr>
        <w:t xml:space="preserve"> </w:t>
      </w:r>
      <w:sdt>
        <w:sdtPr>
          <w:rPr>
            <w:lang w:val="en-US"/>
          </w:rPr>
          <w:alias w:val="To edit, see citavi.com/edit"/>
          <w:tag w:val="CitaviPlaceholder#99b212fa-900f-426e-a165-d5feae06f7c5"/>
          <w:id w:val="329343129"/>
          <w:placeholder>
            <w:docPart w:val="DefaultPlaceholder_-1854013440"/>
          </w:placeholder>
        </w:sdtPr>
        <w:sdtEndPr/>
        <w:sdtContent>
          <w:r w:rsidR="00E52B52">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TVjZWRkLTI4YjctNGUzOC1hZDBkLTE5YjkzMjJlNzQ1YSIsIlJhbmdlTGVuZ3RoIjoyMSwiUmVmZXJlbmNlSWQiOiIwZmQ2MGI3NS01ODMxLTRlZmItYjhhYS00NjI5MTg5ZTJ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ZmlhIiwiTGFzdE5hbWUiOiJUaXNvY2NvIiwiUHJvdGVjdGVkIjpmYWxzZSwiU2V4IjoxLCJDcmVhdGVkQnkiOiJfV2lua2xlciwgTWFudWVsIiwiQ3JlYXRlZE9uIjoiMjAyNC0wNi0xOFQxMzoyODoxMyIsIk1vZGlmaWVkQnkiOiJfV2lua2xlciwgTWFudWVsIiwiSWQiOiJkNjM3MzJkOC02NDdmLTQ2NjgtYTEzNi1iNGU3NDY2OTJjNGQiLCJNb2RpZmllZE9uIjoiMjAyNC0wNi0xOFQxMzoyODoxM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xNzgzLTAyNC0xODEwLT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A3L3MxMTc4My0wMjQtMTgxMC05IiwiVXJpU3RyaW5nIjoiaHR0cHM6Ly9kb2kub3JnLzEwLjEwMDcvczExNzgzLTAyNC0xODEwLT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cmVmIjoiOSJ9LHsiJGlkIjoiMjU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yNi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yNy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jg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yOS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Mw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z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z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M3IiwiJHR5cGUiOiJTd2lzc0FjYWRlbWljLkNpdGF2aS5Mb2NhdGlvbiwgU3dpc3NBY2FkZW1pYy5DaXRhdmkiLCJBZGRyZXNzIjp7IiRpZCI6IjM4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NDA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}</w:instrText>
          </w:r>
          <w:r w:rsidR="00E52B52">
            <w:rPr>
              <w:lang w:val="en-US"/>
            </w:rPr>
            <w:fldChar w:fldCharType="separate"/>
          </w:r>
          <w:r w:rsidR="00046EEC">
            <w:rPr>
              <w:lang w:val="en-US"/>
            </w:rPr>
            <w:t>(Tisocco et al., 2024; Weinrich et al., 2021)</w:t>
          </w:r>
          <w:r w:rsidR="00E52B52">
            <w:rPr>
              <w:lang w:val="en-US"/>
            </w:rPr>
            <w:fldChar w:fldCharType="end"/>
          </w:r>
        </w:sdtContent>
      </w:sdt>
      <w:r w:rsidR="227D4B47" w:rsidRPr="227D4B47">
        <w:rPr>
          <w:lang w:val="en-US"/>
        </w:rPr>
        <w:t>.</w:t>
      </w:r>
    </w:p>
    <w:p w14:paraId="6748BA4F" w14:textId="49C0B5F7" w:rsidR="0EF766E9" w:rsidRDefault="00EB4FE6">
      <w:pPr>
        <w:rPr>
          <w:lang w:val="en-US"/>
        </w:rPr>
      </w:pPr>
      <w:r w:rsidRPr="00EB4FE6">
        <w:rPr>
          <w:lang w:val="en-US"/>
        </w:rPr>
        <w:t xml:space="preserve">A critical aspect of AD modeling is reliable estimation of influent concentrations, which depends on accurate substrate characterization </w:t>
      </w:r>
      <w:sdt>
        <w:sdtPr>
          <w:rPr>
            <w:lang w:val="en-US"/>
          </w:rPr>
          <w:alias w:val="To edit, see citavi.com/edit"/>
          <w:tag w:val="CitaviPlaceholder#fa7bc386-6d5c-444d-96d3-d4b21dcc84ff"/>
          <w:id w:val="-2073263797"/>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E4N2Y3LTdjZjYtNDhjYS1iZDU4LTdiM2UzMzg0OTNmZSIsIlJhbmdlTGVuZ3RoIjoyMS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yNy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jg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jk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w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iJ9XSwiSGFzTGFiZWwxIjpmYWxzZSwiSGFzTGFiZWwyIjpmYWxzZSwiS2V5d29yZHMiOltdLCJMYW5ndWFnZSI6ImVuZyIsIkxhbmd1YWdlQ29kZSI6ImVuIi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0IiwiJHR5cGUiOiJTd2lzc0FjYWRlbWljLkNpdGF2aS5Mb2NhdGlvbiwgU3dpc3NBY2FkZW1pYy5DaXRhdmkiLCJBZGRyZXNzIjp7IiRpZCI6IjM1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N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}</w:instrText>
          </w:r>
          <w:r>
            <w:rPr>
              <w:lang w:val="en-US"/>
            </w:rPr>
            <w:fldChar w:fldCharType="separate"/>
          </w:r>
          <w:r w:rsidR="00046EEC">
            <w:rPr>
              <w:lang w:val="en-US"/>
            </w:rPr>
            <w:t>(Jimenez et al., 2015; Lübken et al., 2015)</w:t>
          </w:r>
          <w:r>
            <w:rPr>
              <w:lang w:val="en-US"/>
            </w:rPr>
            <w:fldChar w:fldCharType="end"/>
          </w:r>
        </w:sdtContent>
      </w:sdt>
      <w:r w:rsidRPr="00EB4FE6">
        <w:rPr>
          <w:lang w:val="en-US"/>
        </w:rPr>
        <w:t xml:space="preserve">. </w:t>
      </w:r>
      <w:commentRangeStart w:id="37"/>
      <w:r w:rsidRPr="00EB4FE6">
        <w:rPr>
          <w:lang w:val="en-US"/>
        </w:rPr>
        <w:t>This generally involves extensive laboratory measurements</w:t>
      </w:r>
      <w:ins w:id="38" w:author="Sören Weinrich" w:date="2025-04-25T09:26:00Z">
        <w:r w:rsidR="00210A81">
          <w:rPr>
            <w:lang w:val="en-US"/>
          </w:rPr>
          <w:t xml:space="preserve"> to determine concentration</w:t>
        </w:r>
      </w:ins>
      <w:ins w:id="39" w:author="Sören Weinrich" w:date="2025-04-25T09:27:00Z">
        <w:r w:rsidR="00210A81">
          <w:rPr>
            <w:lang w:val="en-US"/>
          </w:rPr>
          <w:t>s</w:t>
        </w:r>
      </w:ins>
      <w:ins w:id="40" w:author="Sören Weinrich" w:date="2025-04-25T09:26:00Z">
        <w:r w:rsidR="00210A81">
          <w:rPr>
            <w:lang w:val="en-US"/>
          </w:rPr>
          <w:t xml:space="preserve"> of </w:t>
        </w:r>
      </w:ins>
      <w:ins w:id="41" w:author="Sören Weinrich" w:date="2025-04-25T09:28:00Z">
        <w:r w:rsidR="00210A81">
          <w:rPr>
            <w:lang w:val="en-US"/>
          </w:rPr>
          <w:t xml:space="preserve">particulate </w:t>
        </w:r>
      </w:ins>
      <w:ins w:id="42" w:author="Sören Weinrich" w:date="2025-04-25T09:27:00Z">
        <w:r w:rsidR="00210A81">
          <w:rPr>
            <w:lang w:val="en-US"/>
          </w:rPr>
          <w:t>nutrients and soluble organic compounds</w:t>
        </w:r>
      </w:ins>
      <w:r>
        <w:rPr>
          <w:lang w:val="en-US"/>
        </w:rPr>
        <w:t xml:space="preserve"> </w:t>
      </w:r>
      <w:sdt>
        <w:sdtPr>
          <w:rPr>
            <w:lang w:val="en-US"/>
          </w:rPr>
          <w:alias w:val="To edit, see citavi.com/edit"/>
          <w:tag w:val="CitaviPlaceholder#1cafbe83-b630-47ca-ba2b-f562a4c6e584"/>
          <w:id w:val="1324314089"/>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mI3NmUyLWUxNDAtNDJhYy05ZGJiLTY4NTlkN2Q2MDdjNS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C0xMFQxNDo0MDozM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WNhZmJlODMtYjYzMC00N2NhLWJhMmItZjU2MmE0YzZlNTg0IiwiVGV4dCI6IihMaWViZXRyYXUgYW5kIFBmZWlmZmVyLCAyMDIwKSIsIldBSVZlcnNpb24iOiI2LjE1LjIuMCJ9}</w:instrText>
          </w:r>
          <w:r>
            <w:rPr>
              <w:lang w:val="en-US"/>
            </w:rPr>
            <w:fldChar w:fldCharType="separate"/>
          </w:r>
          <w:r w:rsidR="00046EEC">
            <w:rPr>
              <w:lang w:val="en-US"/>
            </w:rPr>
            <w:t>(Liebetrau and Pfeiffer, 2020)</w:t>
          </w:r>
          <w:r>
            <w:rPr>
              <w:lang w:val="en-US"/>
            </w:rPr>
            <w:fldChar w:fldCharType="end"/>
          </w:r>
        </w:sdtContent>
      </w:sdt>
      <w:r w:rsidRPr="00EB4FE6">
        <w:rPr>
          <w:lang w:val="en-US"/>
        </w:rPr>
        <w:t>.</w:t>
      </w:r>
      <w:ins w:id="43" w:author="Sören Weinrich" w:date="2025-04-25T09:29:00Z">
        <w:r w:rsidR="00210A81">
          <w:rPr>
            <w:lang w:val="en-US"/>
          </w:rPr>
          <w:t xml:space="preserve"> </w:t>
        </w:r>
      </w:ins>
      <w:commentRangeEnd w:id="37"/>
      <w:ins w:id="44" w:author="Sören Weinrich" w:date="2025-04-25T09:30:00Z">
        <w:r w:rsidR="00210A81">
          <w:rPr>
            <w:rStyle w:val="Kommentarzeichen"/>
          </w:rPr>
          <w:commentReference w:id="37"/>
        </w:r>
      </w:ins>
      <w:del w:id="45" w:author="Sören Weinrich" w:date="2025-04-25T09:30:00Z">
        <w:r w:rsidRPr="00EB4FE6" w:rsidDel="00210A81">
          <w:rPr>
            <w:lang w:val="en-US"/>
          </w:rPr>
          <w:delText xml:space="preserve"> </w:delText>
        </w:r>
      </w:del>
      <w:r w:rsidRPr="00EB4FE6">
        <w:rPr>
          <w:lang w:val="en-US"/>
        </w:rPr>
        <w:t>One established way to quantify substrate degradability is by assessing the substrate's biochemical methane potential (BMP) through batch experiments</w:t>
      </w:r>
      <w:r>
        <w:rPr>
          <w:lang w:val="en-US"/>
        </w:rPr>
        <w:t xml:space="preserve"> </w:t>
      </w:r>
      <w:sdt>
        <w:sdtPr>
          <w:rPr>
            <w:lang w:val="en-US"/>
          </w:rPr>
          <w:alias w:val="To edit, see citavi.com/edit"/>
          <w:tag w:val="CitaviPlaceholder#776789ca-9590-4d88-9a23-b62532f566f5"/>
          <w:id w:val="38791383"/>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jQyZmE4LTdlZTMtNDM3My04MjIyLWQ0ZTNlZDcyYzg4YSIsIlJhbmdlTGVuZ3RoIjoyMiwiUmVmZXJlbmNlSWQiOiJhYmI5ZGZlZi1mZmRiLTQyNGItYTI4OS1mZTYyNDFmMDQw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lbmVuZS4yMDE3LjEwLjEwMC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yZW5lbmUuMjAxNy4xMC4xMDAiLCJVcmlTdHJpbmciOiJodHRwczovL2RvaS5vcmcvMTAuMTAxNi9qLnJlbmVuZS4yMDE3LjEwLjE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yZWYiOiIxMyJ9LHsiJGlkIjoiMjQ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cmVmIjoiOCJ9fSx7IiRpZCI6IjI1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yNiIsIiR0eXBlIjoiU3dpc3NBY2FkZW1pYy5DaXRhdmkuUGVyc29uLCBTd2lzc0FjYWRlbWljLkNpdGF2aSIsIkZpcnN0TmFtZSI6IlNlcmdpIiwiTGFzdE5hbWUiOiJBc3RhbHMiLCJQcm90ZWN0ZWQiOmZhbHNlLCJTZXgiOjAsIkNyZWF0ZWRCeSI6Il9hIiwiQ3JlYXRlZE9uIjoiMjAyMC0wMi0wNFQxMDo1MDoyNSIsIk1vZGlmaWVkQnkiOiJfYSIsIklkIjoiOGM2NGM2NTAtYmQwNi00ZWZhLWIwYjQtODRkZGEwNDFhY2U4IiwiTW9kaWZpZWRPbiI6IjIwMjAtMDItMDRUMTA6NTA6MjUiLCJQcm9qZWN0Ijp7IiRyZWYiOiI4In19LHsiJGlkIjoiMjc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DkvZmVucmcuMjAyMC4wMDA2MyIsIkVkaXRvcnMiOltdLCJFdmFsdWF0aW9uQ29tcGxleGl0eSI6MCwiRXZhbHVhdGlvblNvdXJjZVRleHRGb3JtYXQiOjAsIkdyb3VwcyI6W3siJHJlZiI6IjE0In1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zMS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V0sIkZvcm1hdHRlZFRleHQiOnsiJGlkIjoiMzIiLCJDb3VudCI6MSwiVGV4dFVuaXRzIjpbeyIkaWQiOiIzMyIsIkZvbnRTdHlsZSI6eyIkaWQiOiIzNCIsIk5ldXRyYWwiOnRydWV9LCJSZWFkaW5nT3JkZXIiOjEsIlRleHQiOiIoRGFuZGlrYXMgZXQgYWwuLCAyMDE4OyBLb2NoIGV0IGFsLiwgMjAyMCkifV19LCJUYWciOiJDaXRhdmlQbGFjZWhvbGRlciM3NzY3ODljYS05NTkwLTRkODgtOWEyMy1iNjI1MzJmNTY2ZjUiLCJUZXh0IjoiKERhbmRpa2FzIGV0IGFsLiwgMjAxODsgS29jaCBldCBhbC4sIDIwMjApIiwiV0FJVmVyc2lvbiI6IjYuMTUuMi4wIn0=}</w:instrText>
          </w:r>
          <w:r>
            <w:rPr>
              <w:lang w:val="en-US"/>
            </w:rPr>
            <w:fldChar w:fldCharType="separate"/>
          </w:r>
          <w:r w:rsidR="00046EEC">
            <w:rPr>
              <w:lang w:val="en-US"/>
            </w:rPr>
            <w:t>(Dandikas et al., 2018; Koch et al., 2020)</w:t>
          </w:r>
          <w:r>
            <w:rPr>
              <w:lang w:val="en-US"/>
            </w:rPr>
            <w:fldChar w:fldCharType="end"/>
          </w:r>
        </w:sdtContent>
      </w:sdt>
      <w:r w:rsidRPr="00EB4FE6">
        <w:rPr>
          <w:lang w:val="en-US"/>
        </w:rPr>
        <w:t>. However, in practi</w:t>
      </w:r>
      <w:r>
        <w:rPr>
          <w:lang w:val="en-US"/>
        </w:rPr>
        <w:t>c</w:t>
      </w:r>
      <w:r w:rsidRPr="00EB4FE6">
        <w:rPr>
          <w:lang w:val="en-US"/>
        </w:rPr>
        <w:t>e BMP measurements are subject to significant measurement errors</w:t>
      </w:r>
      <w:r>
        <w:rPr>
          <w:lang w:val="en-US"/>
        </w:rPr>
        <w:t xml:space="preserve"> </w:t>
      </w:r>
      <w:sdt>
        <w:sdtPr>
          <w:rPr>
            <w:lang w:val="en-US"/>
          </w:rPr>
          <w:alias w:val="To edit, see citavi.com/edit"/>
          <w:tag w:val="CitaviPlaceholder#071e2bb2-24ca-4e5f-bf5b-46fd2398227d"/>
          <w:id w:val="521203237"/>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I3ZmVlLTZkNTItNDFkYy1iOWVkLTI3MjA2N2JjNGVjZSIsIlJhbmdlTGVuZ3RoIjoyMSwiUmVmZXJlbmNlSWQiOiJkZGE3YTc1MS03NGMyLTRhMDgtYWEyYy00ZjZiYzdjMDIy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TAvdzEyMDYxNzU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5MC93MTIwNjE3NTIiLCJVcmlTdHJpbmciOiJodHRwczovL2RvaS5vcmcvMTAuMzM5MC93MTIwNjE3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}</w:instrText>
          </w:r>
          <w:r>
            <w:rPr>
              <w:lang w:val="en-US"/>
            </w:rPr>
            <w:fldChar w:fldCharType="separate"/>
          </w:r>
          <w:r w:rsidR="00046EEC">
            <w:rPr>
              <w:lang w:val="en-US"/>
            </w:rPr>
            <w:t>(Hafner et al., 2020)</w:t>
          </w:r>
          <w:r>
            <w:rPr>
              <w:lang w:val="en-US"/>
            </w:rPr>
            <w:fldChar w:fldCharType="end"/>
          </w:r>
        </w:sdtContent>
      </w:sdt>
      <w:r w:rsidRPr="00EB4FE6">
        <w:rPr>
          <w:lang w:val="en-US"/>
        </w:rPr>
        <w:t xml:space="preserve">. Moreover, in full-scale </w:t>
      </w:r>
      <w:r w:rsidR="00DE6DC8">
        <w:rPr>
          <w:lang w:val="en-US"/>
        </w:rPr>
        <w:t xml:space="preserve">AD </w:t>
      </w:r>
      <w:r w:rsidRPr="00EB4FE6">
        <w:rPr>
          <w:lang w:val="en-US"/>
        </w:rPr>
        <w:t>operation time-consuming batch experiment are often omitted in favor of literature values of comparable substrates. While nutrient composition</w:t>
      </w:r>
      <w:r w:rsidR="00ED4D29">
        <w:rPr>
          <w:lang w:val="en-US"/>
        </w:rPr>
        <w:t>s</w:t>
      </w:r>
      <w:r w:rsidRPr="00EB4FE6">
        <w:rPr>
          <w:lang w:val="en-US"/>
        </w:rPr>
        <w:t xml:space="preserve"> of common agricultural substrates </w:t>
      </w:r>
      <w:r w:rsidR="00ED4D29">
        <w:rPr>
          <w:lang w:val="en-US"/>
        </w:rPr>
        <w:t>are</w:t>
      </w:r>
      <w:r w:rsidRPr="00EB4FE6">
        <w:rPr>
          <w:lang w:val="en-US"/>
        </w:rPr>
        <w:t xml:space="preserve"> well-documented (especially for silages and manure) </w:t>
      </w:r>
      <w:sdt>
        <w:sdtPr>
          <w:rPr>
            <w:lang w:val="en-US"/>
          </w:rPr>
          <w:alias w:val="To edit, see citavi.com/edit"/>
          <w:tag w:val="CitaviPlaceholder#f0a47ffa-f4e6-4d4d-8b55-86235849b089"/>
          <w:id w:val="309147828"/>
          <w:placeholder>
            <w:docPart w:val="DefaultPlaceholder_-1854013440"/>
          </w:placeholder>
        </w:sdtPr>
        <w:sdtEndPr/>
        <w:sdtContent>
          <w:r w:rsidR="00ED4D29">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ZGVhNzE0LTc0MWMtNDU2OS1iZmNmLThjOGViMjdjY2MwMCIsIlJhbmdlTGVuZ3RoIjoyMywiUmVmZXJlbmNlSWQiOiI5YTMxOTdlYi02YzQ5LTRkZmYtOGQyMS0yYjY2YzUxMTFi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Mj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C0xMFQxNDo0MDozMSIsIlByb2plY3QiOnsiJHJlZiI6IjgifX0sIlVzZU51bWJlcmluZ1R5cGVPZlBhcmVudERvY3VtZW50IjpmYWxzZX0seyIkaWQiOiIyNSIsIiR0eXBlIjoiU3dpc3NBY2FkZW1pYy5DaXRhdmkuQ2l0YXRpb25zLldvcmRQbGFjZWhvbGRlckVudHJ5LCBTd2lzc0FjYWRlbWljLkNpdGF2aSIsIklkIjoiYjhiZTg1OTUtZWI4Yi00Y2YyLWFjNjgtNzdkOWIxMjc2YmY4IiwiUmFuZ2VTdGFydCI6MjMsIlJhbmdlTGVuZ3RoIjoyMiwiUmVmZXJlbmNlSWQiOiJhYTEwNjIyZi1jODI1LTQ3M2MtODg3MC0xMWRjMzgyZmJlZWI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zM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zI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zM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0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CJ9XSwiSGFzTGFiZWwxIjpmYWxzZSwiSGFzTGFiZWwyIjpmYWxzZSwiS2V5d29yZHMiOltdLCJMYW5ndWFnZSI6ImVuZyIsIkxhbmd1YWdlQ29kZSI6ImVuIi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0MS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}</w:instrText>
          </w:r>
          <w:r w:rsidR="00ED4D29">
            <w:rPr>
              <w:lang w:val="en-US"/>
            </w:rPr>
            <w:fldChar w:fldCharType="separate"/>
          </w:r>
          <w:r w:rsidR="00046EEC">
            <w:rPr>
              <w:lang w:val="en-US"/>
            </w:rPr>
            <w:t>(Fisgativa et al., 2020; Lübken et al., 2015)</w:t>
          </w:r>
          <w:r w:rsidR="00ED4D29">
            <w:rPr>
              <w:lang w:val="en-US"/>
            </w:rPr>
            <w:fldChar w:fldCharType="end"/>
          </w:r>
        </w:sdtContent>
      </w:sdt>
      <w:r w:rsidRPr="00EB4FE6">
        <w:rPr>
          <w:lang w:val="en-US"/>
        </w:rPr>
        <w:t>, there still exists substantial variation</w:t>
      </w:r>
      <w:ins w:id="46" w:author="Sören Weinrich" w:date="2025-04-25T09:41:00Z">
        <w:r w:rsidR="00AA3E48">
          <w:rPr>
            <w:lang w:val="en-US"/>
          </w:rPr>
          <w:t xml:space="preserve">s to </w:t>
        </w:r>
        <w:r w:rsidR="00AA3E48" w:rsidRPr="00AA3E48">
          <w:rPr>
            <w:lang w:val="en-US"/>
            <w:rPrChange w:id="47" w:author="Sören Weinrich" w:date="2025-04-25T09:41:00Z">
              <w:rPr>
                <w:lang w:val="de-DE"/>
              </w:rPr>
            </w:rPrChange>
          </w:rPr>
          <w:t xml:space="preserve">determine anaerobic degradability </w:t>
        </w:r>
      </w:ins>
      <w:del w:id="48" w:author="Sören Weinrich" w:date="2025-04-25T09:41:00Z">
        <w:r w:rsidRPr="00EB4FE6" w:rsidDel="00AA3E48">
          <w:rPr>
            <w:lang w:val="en-US"/>
          </w:rPr>
          <w:delText xml:space="preserve"> </w:delText>
        </w:r>
      </w:del>
      <w:r w:rsidRPr="00EB4FE6">
        <w:rPr>
          <w:lang w:val="en-US"/>
        </w:rPr>
        <w:t xml:space="preserve">across </w:t>
      </w:r>
      <w:ins w:id="49" w:author="Sören Weinrich" w:date="2025-04-25T09:42:00Z">
        <w:r w:rsidR="00AA3E48">
          <w:rPr>
            <w:lang w:val="en-US"/>
          </w:rPr>
          <w:lastRenderedPageBreak/>
          <w:t>individual</w:t>
        </w:r>
      </w:ins>
      <w:ins w:id="50" w:author="Sören Weinrich" w:date="2025-04-25T09:41:00Z">
        <w:r w:rsidR="00AA3E48">
          <w:rPr>
            <w:lang w:val="en-US"/>
          </w:rPr>
          <w:t xml:space="preserve"> </w:t>
        </w:r>
      </w:ins>
      <w:r w:rsidRPr="00EB4FE6">
        <w:rPr>
          <w:lang w:val="en-US"/>
        </w:rPr>
        <w:t>samples and seasons</w:t>
      </w:r>
      <w:r w:rsidR="00DE6DC8">
        <w:rPr>
          <w:lang w:val="en-US"/>
        </w:rPr>
        <w:t xml:space="preserve"> </w:t>
      </w:r>
      <w:sdt>
        <w:sdtPr>
          <w:rPr>
            <w:lang w:val="en-US"/>
          </w:rPr>
          <w:alias w:val="To edit, see citavi.com/edit"/>
          <w:tag w:val="CitaviPlaceholder#6e0e2e4a-4307-4bad-a5d8-d82478894ab5"/>
          <w:id w:val="-1571966100"/>
          <w:placeholder>
            <w:docPart w:val="DefaultPlaceholder_-1854013440"/>
          </w:placeholder>
        </w:sdtPr>
        <w:sdtEndPr/>
        <w:sdtContent>
          <w:r w:rsidR="00DE6DC8">
            <w:rPr>
              <w:lang w:val="en-US"/>
            </w:rPr>
            <w:fldChar w:fldCharType="begin"/>
          </w:r>
          <w:r w:rsidR="00DE6DC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DUwM2FmLWYwYTYtNDQ1Zi1hYTFhLTJhNDVmODRjMWEyZCIsIlJhbmdlTGVuZ3RoIjoyMywiUmVmZXJlbmNlSWQiOiJmMWFhMjBkYy0xNzMzLTQ3NGMtYmE2Yy05YzljNjljMjRm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GcmFuemlza2EiLCJMYXN0TmFtZSI6IlNjaMOkZmVyIiwiUHJvdGVjdGVkIjpmYWxzZSwiU2V4IjoxLCJDcmVhdGVkQnkiOiJfSGVsbG1hbm4sIFNpbW9uIiwiQ3JlYXRlZE9uIjoiMjAyNS0wMS0yM1QxMDo1MToyMSIsIk1vZGlmaWVkQnkiOiJfSGVsbG1hbm4sIFNpbW9uIiwiSWQiOiJmNDQ4YjJjNC0yZWE2LTQ0M2UtYmI2YS03ZDE4NTNiY2FlZjkiLCJNb2RpZmllZE9uIjoiMjAyNS0wMS0yM1QxMDo1MToyMS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R8O8bnRoZXIiLCJMYXN0TmFtZSI6IkJvY2htYW5uIiwiUHJvdGVjdGVkIjpmYWxzZSwiU2V4IjoyLCJDcmVhdGVkQnkiOiJfSGVsbG1hbm4sIFNpbW9uIiwiQ3JlYXRlZE9uIjoiMjAyNS0wMS0yM1QxMDo1MToyMSIsIk1vZGlmaWVkQnkiOiJfSGVsbG1hbm4sIFNpbW9uIiwiSWQiOiJjZDA5NDU1Ni1hZmJjLTRmODEtYTQ3Ny04NjNjMTljODE2MGMiLCJNb2RpZmllZE9uIjoiMjAyNS0wMS0yM1QxMDo1MToyMSIsIlByb2plY3QiOnsiJHJlZiI6IjgifX1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lzYm4iOiI5NzgtMS05MTAxNTQtNDktNiI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Vkb2NzLnRpYi5ldS9maWxlcy9lMDFmbjE5LzE2ODIxMjU3MzQucGRmIiwiVXJpU3RyaW5nIjoiaHR0cHM6Ly9lZG9jcy50aWIuZXUvZmlsZXMvZTAxZm4xOS8xNjgyMTI1NzM0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}</w:instrText>
          </w:r>
          <w:r w:rsidR="00DE6DC8">
            <w:rPr>
              <w:lang w:val="en-US"/>
            </w:rPr>
            <w:fldChar w:fldCharType="separate"/>
          </w:r>
          <w:r w:rsidR="00DE6DC8">
            <w:rPr>
              <w:lang w:val="en-US"/>
            </w:rPr>
            <w:t>(Weinrich et al., 2018)</w:t>
          </w:r>
          <w:r w:rsidR="00DE6DC8">
            <w:rPr>
              <w:lang w:val="en-US"/>
            </w:rPr>
            <w:fldChar w:fldCharType="end"/>
          </w:r>
        </w:sdtContent>
      </w:sdt>
      <w:r w:rsidRPr="00EB4FE6">
        <w:rPr>
          <w:lang w:val="en-US"/>
        </w:rPr>
        <w:t xml:space="preserve">. </w:t>
      </w:r>
      <w:r w:rsidR="00E92616">
        <w:rPr>
          <w:lang w:val="en-US"/>
        </w:rPr>
        <w:t xml:space="preserve">In this study, </w:t>
      </w:r>
      <w:r w:rsidRPr="00EB4FE6">
        <w:rPr>
          <w:lang w:val="en-US"/>
        </w:rPr>
        <w:t>uncertain</w:t>
      </w:r>
      <w:r w:rsidR="00E92616">
        <w:rPr>
          <w:lang w:val="en-US"/>
        </w:rPr>
        <w:t xml:space="preserve"> influent concentrations are </w:t>
      </w:r>
      <w:r w:rsidR="00772987">
        <w:rPr>
          <w:lang w:val="en-US"/>
        </w:rPr>
        <w:t xml:space="preserve">thus </w:t>
      </w:r>
      <w:r w:rsidR="00E92616">
        <w:rPr>
          <w:lang w:val="en-US"/>
        </w:rPr>
        <w:t xml:space="preserve">modeled as a </w:t>
      </w:r>
      <w:r w:rsidR="00772987">
        <w:rPr>
          <w:lang w:val="en-US"/>
        </w:rPr>
        <w:t xml:space="preserve">consequence </w:t>
      </w:r>
      <w:r w:rsidR="00E92616">
        <w:rPr>
          <w:lang w:val="en-US"/>
        </w:rPr>
        <w:t>of underlying measurement uncertainties</w:t>
      </w:r>
      <w:r w:rsidRPr="00EB4FE6">
        <w:rPr>
          <w:lang w:val="en-US"/>
        </w:rPr>
        <w:t>.</w:t>
      </w:r>
      <w:r w:rsidR="00862EB9">
        <w:rPr>
          <w:lang w:val="en-US"/>
        </w:rPr>
        <w:t xml:space="preserve"> </w:t>
      </w:r>
      <w:r w:rsidR="42E16D65" w:rsidRPr="42E16D65">
        <w:rPr>
          <w:lang w:val="en-US"/>
        </w:rPr>
        <w:t xml:space="preserve">These uncertainties </w:t>
      </w:r>
      <w:r w:rsidR="00731F6D">
        <w:rPr>
          <w:lang w:val="en-US"/>
        </w:rPr>
        <w:t>diminish</w:t>
      </w:r>
      <w:r w:rsidR="00772987" w:rsidRPr="42E16D65">
        <w:rPr>
          <w:lang w:val="en-US"/>
        </w:rPr>
        <w:t xml:space="preserve"> </w:t>
      </w:r>
      <w:r w:rsidR="42E16D65" w:rsidRPr="42E16D65">
        <w:rPr>
          <w:lang w:val="en-US"/>
        </w:rPr>
        <w:t xml:space="preserve">the confidence in resulting model inputs </w:t>
      </w:r>
      <w:r w:rsidR="003F69AA">
        <w:rPr>
          <w:lang w:val="en-US"/>
        </w:rPr>
        <w:t xml:space="preserve">and lead </w:t>
      </w:r>
      <w:r w:rsidR="42E16D65" w:rsidRPr="42E16D65">
        <w:rPr>
          <w:lang w:val="en-US"/>
        </w:rPr>
        <w:t xml:space="preserve">to unreliable </w:t>
      </w:r>
      <w:r w:rsidR="4B904F59" w:rsidRPr="4B904F59">
        <w:rPr>
          <w:lang w:val="en-US"/>
        </w:rPr>
        <w:t>simulation results</w:t>
      </w:r>
      <w:r w:rsidR="00761FF0">
        <w:rPr>
          <w:lang w:val="en-US"/>
        </w:rPr>
        <w:t xml:space="preserve"> </w:t>
      </w:r>
      <w:sdt>
        <w:sdtPr>
          <w:rPr>
            <w:lang w:val="en-US"/>
          </w:rPr>
          <w:alias w:val="To edit, see citavi.com/edit"/>
          <w:tag w:val="CitaviPlaceholder#27a773d4-81a2-4007-a757-3c2c621db9ae"/>
          <w:id w:val="105478700"/>
          <w:placeholder>
            <w:docPart w:val="DefaultPlaceholder_-1854013440"/>
          </w:placeholder>
        </w:sdtPr>
        <w:sdtEndPr/>
        <w:sdtContent>
          <w:r w:rsidR="00761FF0">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GY1OTFmLTM2ZWYtNDI5NS1iNTRiLTA0N2FhYWVlYzQ3MiIsIlJhbmdlTGVuZ3RoIjoyMSwiUmVmZXJlbmNlSWQiOiI3MTZmNDg4MS1mNDBkLTRmZmYtYmVlYy0zYmFkYjE4NjQw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dG8iLCJMYXN0TmFtZSI6IkdlaHJpbmciLCJQcm90ZWN0ZWQiOmZhbHNlLCJTZXgiOjIsIkNyZWF0ZWRCeSI6Il9hIiwiQ3JlYXRlZE9uIjoiMjAyMi0wNS0xN1QxNToyMDo1NSIsIk1vZGlmaWVkQnkiOiJfYSIsIklkIjoiY2EwOTI4MmQtYTAyOS00MTU4LWExZGQtNzNjNTI3ZGU1ZTYyIiwiTW9kaWZpZWRPbiI6IjIwMjItMDUtMTdUMTU6MjA6NTUiLCJQcm9qZWN0Ijp7IiRpZCI6IjgiLCIkdHlwZSI6IlN3aXNzQWNhZGVtaWMuQ2l0YXZpLlByb2plY3QsIFN3aXNzQWNhZGVtaWMuQ2l0YXZpIn19LHsiJGlkIjoiOS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NYXJjIiwiTGFzdE5hbWUiOiJXaWNoZXJuIiwiUHJvdGVjdGVkIjpmYWxzZSwiU2V4IjoyLCJDcmVhdGVkQnkiOiJfYSIsIkNyZWF0ZWRPbiI6IjIwMjItMDUtMTdUMTU6MjA6NTUiLCJNb2RpZmllZEJ5IjoiX2EiLCJJZCI6ImQxNGYxMmE5LWM5OTgtNDdlYS1iNzUzLWUzYmYxNGNkY2I2NiIsIk1vZGlmaWVkT24iOiIyMDIyLTA1LTE3VDE1OjIwOjU1IiwiUHJvamVjdCI6eyIkcmVmIjoiOCJ9fV0sIkNpdGF0aW9uS2V5VXBkYXRlVHlwZSI6MCwiQ29sbGFib3JhdG9ycyI6W10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bWVkaWF0dW0udWIudHVtLmRlLzExNjg3NDkiLCJVcmlTdHJpbmciOiJodHRwczovL21lZGlhdHVtLnViLnR1bS5kZS8xMTY4NzQ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Tb2ZpYSIsIkxhc3ROYW1lIjoiVGlzb2NjbyIsIlByb3RlY3RlZCI6ZmFsc2UsIlNleCI6MSwiQ3JlYXRlZEJ5IjoiX1dpbmtsZXIsIE1hbnVlbCIsIkNyZWF0ZWRPbiI6IjIwMjQtMDYtMThUMTM6Mjg6MTMiLCJNb2RpZmllZEJ5IjoiX1dpbmtsZXIsIE1hbnVlbCIsIklkIjoiZDYzNzMyZDgtNjQ3Zi00NjY4LWExMzYtYjRlNzQ2NjkyYzRkIiwiTW9kaWZpZWRPbiI6IjIwMjQtMDYtMThUMTM6Mjg6MTMiLCJQcm9qZWN0Ijp7IiRyZWYiOiI4In19LHsiJGlkIjoiMjM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3ODMtMDI0LTE4MTAtOS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DcvczExNzgzLTAyNC0xODEwLTkiLCJVcmlTdHJpbmciOiJodHRwczovL2RvaS5vcmcvMTAuMTAwNy9zMTE3ODMtMDI0LTE4MTAt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}</w:instrText>
          </w:r>
          <w:r w:rsidR="00761FF0">
            <w:rPr>
              <w:lang w:val="en-US"/>
            </w:rPr>
            <w:fldChar w:fldCharType="separate"/>
          </w:r>
          <w:r w:rsidR="00046EEC">
            <w:rPr>
              <w:lang w:val="en-US"/>
            </w:rPr>
            <w:t>(Gehring et al., 2013; Tisocco et al., 2024)</w:t>
          </w:r>
          <w:r w:rsidR="00761FF0">
            <w:rPr>
              <w:lang w:val="en-US"/>
            </w:rPr>
            <w:fldChar w:fldCharType="end"/>
          </w:r>
        </w:sdtContent>
      </w:sdt>
      <w:r w:rsidR="003F69AA">
        <w:rPr>
          <w:lang w:val="en-US"/>
        </w:rPr>
        <w:t xml:space="preserve">. In model-based feed control of AD, these uncertainties can </w:t>
      </w:r>
      <w:r w:rsidR="00944A3A">
        <w:rPr>
          <w:lang w:val="en-US"/>
        </w:rPr>
        <w:t xml:space="preserve">potentially </w:t>
      </w:r>
      <w:r w:rsidR="003F69AA">
        <w:rPr>
          <w:lang w:val="en-US"/>
        </w:rPr>
        <w:t xml:space="preserve">lead to </w:t>
      </w:r>
      <w:r w:rsidR="00944A3A">
        <w:rPr>
          <w:lang w:val="en-US"/>
        </w:rPr>
        <w:t>process instability</w:t>
      </w:r>
      <w:r w:rsidR="00761FF0">
        <w:rPr>
          <w:lang w:val="en-US"/>
        </w:rPr>
        <w:t xml:space="preserve"> </w:t>
      </w:r>
      <w:sdt>
        <w:sdtPr>
          <w:rPr>
            <w:lang w:val="en-US"/>
          </w:rPr>
          <w:alias w:val="To edit, see citavi.com/edit"/>
          <w:tag w:val="CitaviPlaceholder#0eaa9240-987f-449f-99d5-88fa04f8b180"/>
          <w:id w:val="723637112"/>
          <w:placeholder>
            <w:docPart w:val="64076C3686388B41BDE7818C37F89099"/>
          </w:placeholder>
        </w:sdtPr>
        <w:sdtEndPr/>
        <w:sdtContent>
          <w:r w:rsidR="000805ED">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2MyYzQzLTg0N2QtNGMwZi1iMmQwLTFiN2NiZGJjMjcxZ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QtMTBUMTQ6NDA6MzE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wZWFhOTI0MC05ODdmLTQ0OWYtOTlkNS04OGZhMDRmOGIxODAiLCJUZXh0IjoiKEtlZ2wgZXQgYWwuLCAyMDI1KSIsIldBSVZlcnNpb24iOiI2LjE1LjIuMCJ9}</w:instrText>
          </w:r>
          <w:r w:rsidR="000805ED">
            <w:rPr>
              <w:lang w:val="en-US"/>
            </w:rPr>
            <w:fldChar w:fldCharType="separate"/>
          </w:r>
          <w:r w:rsidR="00046EEC">
            <w:rPr>
              <w:lang w:val="en-US"/>
            </w:rPr>
            <w:t>(Kegl et al., 2025)</w:t>
          </w:r>
          <w:r w:rsidR="000805ED">
            <w:rPr>
              <w:lang w:val="en-US"/>
            </w:rPr>
            <w:fldChar w:fldCharType="end"/>
          </w:r>
        </w:sdtContent>
      </w:sdt>
      <w:r w:rsidR="4B904F59" w:rsidRPr="4B904F59">
        <w:rPr>
          <w:lang w:val="en-US"/>
        </w:rPr>
        <w:t>.</w:t>
      </w:r>
      <w:r w:rsidR="007C5307">
        <w:rPr>
          <w:lang w:val="en-US"/>
        </w:rPr>
        <w:t xml:space="preserve"> </w:t>
      </w:r>
      <w:r w:rsidR="000E0187">
        <w:rPr>
          <w:lang w:val="en-US"/>
        </w:rPr>
        <w:t>To this end</w:t>
      </w:r>
      <w:r w:rsidR="42E16D65" w:rsidRPr="42E16D65">
        <w:rPr>
          <w:lang w:val="en-US"/>
        </w:rPr>
        <w:t xml:space="preserve">, robust model-based control approaches explicitly consider these uncertainties to </w:t>
      </w:r>
      <w:r w:rsidR="00772987">
        <w:rPr>
          <w:lang w:val="en-US"/>
        </w:rPr>
        <w:t xml:space="preserve">safeguard </w:t>
      </w:r>
      <w:r w:rsidR="42E16D65" w:rsidRPr="42E16D65">
        <w:rPr>
          <w:lang w:val="en-US"/>
        </w:rPr>
        <w:t xml:space="preserve">operational constraints, such as </w:t>
      </w:r>
      <w:r w:rsidR="005C4C9C">
        <w:rPr>
          <w:lang w:val="en-US"/>
        </w:rPr>
        <w:t>GS</w:t>
      </w:r>
      <w:r w:rsidR="42E16D65" w:rsidRPr="42E16D65">
        <w:rPr>
          <w:lang w:val="en-US"/>
        </w:rPr>
        <w:t xml:space="preserve"> limitations.</w:t>
      </w:r>
    </w:p>
    <w:p w14:paraId="4CCB308E" w14:textId="341C6B45" w:rsidR="0081645F" w:rsidRDefault="00505847">
      <w:pPr>
        <w:rPr>
          <w:lang w:val="en-US"/>
        </w:rPr>
      </w:pPr>
      <w:r>
        <w:rPr>
          <w:lang w:val="en-US"/>
        </w:rPr>
        <w:t xml:space="preserve">There exist numerous approaches </w:t>
      </w:r>
      <w:r w:rsidR="0081645F">
        <w:rPr>
          <w:lang w:val="en-US"/>
        </w:rPr>
        <w:t xml:space="preserve">in literature </w:t>
      </w:r>
      <w:r>
        <w:rPr>
          <w:lang w:val="en-US"/>
        </w:rPr>
        <w:t>to control the AD process</w:t>
      </w:r>
      <w:r w:rsidR="00E23229">
        <w:rPr>
          <w:lang w:val="en-US"/>
        </w:rPr>
        <w:t xml:space="preserve"> </w:t>
      </w:r>
      <w:sdt>
        <w:sdtPr>
          <w:rPr>
            <w:lang w:val="en-US"/>
          </w:rPr>
          <w:alias w:val="To edit, see citavi.com/edit"/>
          <w:tag w:val="CitaviPlaceholder#4f921c4c-9718-4b06-8c93-dead27908311"/>
          <w:id w:val="395704130"/>
          <w:placeholder>
            <w:docPart w:val="AA834383163A44D6A8F501754F83A3AD"/>
          </w:placeholder>
        </w:sdtPr>
        <w:sdtEndPr/>
        <w:sdtContent>
          <w:r w:rsidR="00E23229">
            <w:rPr>
              <w:lang w:val="en-US"/>
            </w:rPr>
            <w:fldChar w:fldCharType="begin"/>
          </w:r>
          <w:r w:rsidR="00E2322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TMyYjA0LTMzZGUtNDQ5MS1hM2E0LTZkMGVkOTI0MzYwYyIsIlJhbmdlTGVuZ3RoIjoyMCwiUmVmZXJlbmNlSWQiOiJhMzdhZDI1ZC04Y2MxLTQ0YTktYjM0My1mMjJkMGIyM2E2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zZXIuMjAxNi4wNi4wOTYiLCJVcmlTdHJpbmciOiJodHRwczovL2RvaS5vcmcvMTAuMTAxNi9qLnJzZXIuMjAxNi4wNi4w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4VDE2OjIwOjE5IiwiTW9kaWZpZWRCeSI6Il9hIiwiSWQiOiI5ZTg2MDE3MC1jZDczLTQ2MjYtOWVhNi01ODRhYTQwYmM3NTIiLCJNb2RpZmllZE9uIjoiMjAyMS0xMS0xOFQxNjoyMD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keC5kb2kub3JnLzEwLjEwMTYvai5yc2VyLjIwMTYuMDYuMDk2IiwiVXJpU3RyaW5nIjoiaHR0cDovL2R4LmRvaS5vcmcvMTAuMTAxNi9qLnJzZXIuMjAxNi4wNi4wOT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}</w:instrText>
          </w:r>
          <w:r w:rsidR="00E23229">
            <w:rPr>
              <w:lang w:val="en-US"/>
            </w:rPr>
            <w:fldChar w:fldCharType="separate"/>
          </w:r>
          <w:r w:rsidR="00E23229">
            <w:rPr>
              <w:lang w:val="en-US"/>
            </w:rPr>
            <w:t>(Gaida et al., 2017)</w:t>
          </w:r>
          <w:r w:rsidR="00E23229">
            <w:rPr>
              <w:lang w:val="en-US"/>
            </w:rPr>
            <w:fldChar w:fldCharType="end"/>
          </w:r>
        </w:sdtContent>
      </w:sdt>
      <w:r>
        <w:rPr>
          <w:lang w:val="en-US"/>
        </w:rPr>
        <w:t xml:space="preserve">, </w:t>
      </w:r>
      <w:r w:rsidR="00E23229">
        <w:rPr>
          <w:lang w:val="en-US"/>
        </w:rPr>
        <w:t xml:space="preserve">many </w:t>
      </w:r>
      <w:r>
        <w:rPr>
          <w:lang w:val="en-US"/>
        </w:rPr>
        <w:t xml:space="preserve">of which have been applied </w:t>
      </w:r>
      <w:r w:rsidR="00E23229">
        <w:rPr>
          <w:lang w:val="en-US"/>
        </w:rPr>
        <w:t xml:space="preserve">to </w:t>
      </w:r>
      <w:r>
        <w:rPr>
          <w:lang w:val="en-US"/>
        </w:rPr>
        <w:t xml:space="preserve">wastewater treatment plants </w:t>
      </w:r>
      <w:sdt>
        <w:sdtPr>
          <w:rPr>
            <w:lang w:val="en-US"/>
          </w:rPr>
          <w:alias w:val="To edit, see citavi.com/edit"/>
          <w:tag w:val="CitaviPlaceholder#d7ecc183-ec89-43bd-989a-26d8efa14116"/>
          <w:id w:val="1329332962"/>
          <w:placeholder>
            <w:docPart w:val="3EA5A4CD95724148AE913F9148AD2712"/>
          </w:placeholder>
        </w:sdtPr>
        <w:sdtEndPr/>
        <w:sdtContent>
          <w:r w:rsidR="00E23229">
            <w:rPr>
              <w:lang w:val="en-US"/>
            </w:rPr>
            <w:fldChar w:fldCharType="begin"/>
          </w:r>
          <w:r w:rsidR="00E2322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GIwMTg4LWIwNzUtNGE1NC05ZjVkLWExYTY3NmI1Mzg0MSIsIlJhbmdlTGVuZ3RoIjozMCwiUmVmZXJlbmNlSWQiOiIyYmU5YjEzOS05YzliLTRhZmMtYmEzMS0zYzlkOGM4NTRj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wcjkwNzExNTM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kwL3ByOTA3MTE1MyIsIlVyaVN0cmluZyI6Imh0dHBzOi8vZG9pLm9yZy8xMC4zMzkwL3ByOTA3MTE1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AyMS9pZTgwMDI1NmUiLCJVcmlTdHJpbmciOiJodHRwczovL2RvaS5vcmcvMTAuMTAyMS9pZTgwMDI1NmU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}</w:instrText>
          </w:r>
          <w:r w:rsidR="00E23229">
            <w:rPr>
              <w:lang w:val="en-US"/>
            </w:rPr>
            <w:fldChar w:fldCharType="separate"/>
          </w:r>
          <w:r w:rsidR="00E23229">
            <w:rPr>
              <w:lang w:val="en-US"/>
            </w:rPr>
            <w:t>(Alcaraz-González et al., 2021; Méndez-Acosta et al., 2008)</w:t>
          </w:r>
          <w:r w:rsidR="00E23229">
            <w:rPr>
              <w:lang w:val="en-US"/>
            </w:rPr>
            <w:fldChar w:fldCharType="end"/>
          </w:r>
        </w:sdtContent>
      </w:sdt>
      <w:r>
        <w:rPr>
          <w:lang w:val="en-US"/>
        </w:rPr>
        <w:t xml:space="preserve">. </w:t>
      </w:r>
      <w:r w:rsidR="00E23229">
        <w:rPr>
          <w:lang w:val="en-US"/>
        </w:rPr>
        <w:t>In the context of agricultural AD, one powerful approach is m</w:t>
      </w:r>
      <w:r w:rsidR="00E23229" w:rsidRPr="42E16D65">
        <w:rPr>
          <w:lang w:val="en-US"/>
        </w:rPr>
        <w:t>odel predictive control (MPC)</w:t>
      </w:r>
      <w:r w:rsidR="00E23229">
        <w:rPr>
          <w:lang w:val="en-US"/>
        </w:rPr>
        <w:t xml:space="preserve">. </w:t>
      </w:r>
      <w:r>
        <w:rPr>
          <w:lang w:val="en-US"/>
        </w:rPr>
        <w:t xml:space="preserve">MPC </w:t>
      </w:r>
      <w:r w:rsidR="0022651B" w:rsidRPr="42E16D65">
        <w:rPr>
          <w:lang w:val="en-US"/>
        </w:rPr>
        <w:t>was originally developed in the petrochemical industry in the 19</w:t>
      </w:r>
      <w:r w:rsidR="0069004A">
        <w:rPr>
          <w:lang w:val="en-US"/>
        </w:rPr>
        <w:t>7</w:t>
      </w:r>
      <w:r w:rsidR="0022651B" w:rsidRPr="42E16D65">
        <w:rPr>
          <w:lang w:val="en-US"/>
        </w:rPr>
        <w:t>0s</w:t>
      </w:r>
      <w:r w:rsidR="007A0A51">
        <w:rPr>
          <w:lang w:val="en-US"/>
        </w:rPr>
        <w:t>,</w:t>
      </w:r>
      <w:r w:rsidR="0022651B" w:rsidRPr="42E16D65">
        <w:rPr>
          <w:lang w:val="en-US"/>
        </w:rPr>
        <w:t xml:space="preserve"> and is valued for its intuitive concept and ability to handle nonlinear models and constraints on states and inputs</w:t>
      </w:r>
      <w:r w:rsidR="007F773F">
        <w:rPr>
          <w:lang w:val="en-US"/>
        </w:rPr>
        <w:t xml:space="preserve"> </w:t>
      </w:r>
      <w:sdt>
        <w:sdtPr>
          <w:rPr>
            <w:lang w:val="en-US"/>
          </w:rPr>
          <w:alias w:val="To edit, see citavi.com/edit"/>
          <w:tag w:val="CitaviPlaceholder#a57575c0-6f25-4596-8e73-b1769e3d7427"/>
          <w:id w:val="1076164861"/>
          <w:placeholder>
            <w:docPart w:val="75AD8D928527714ABDB6997D7931213B"/>
          </w:placeholder>
        </w:sdtPr>
        <w:sdtEndPr/>
        <w:sdtContent>
          <w:r w:rsidR="007F773F">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WIzZTAyLWFmY2ItNDlhYy05ZmUxLTUyYTlmNjhhZDU3M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0LTEwVDE0OjQwOjM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NhNTc1NzVjMC02ZjI1LTQ1OTYtOGU3My1iMTc2OWUzZDc0MjciLCJUZXh0IjoiKFFpbiBhbmQgQmFkZ3dlbGwsIDIwMDMpIiwiV0FJVmVyc2lvbiI6IjYuMTUuMi4wIn0=}</w:instrText>
          </w:r>
          <w:r w:rsidR="007F773F">
            <w:rPr>
              <w:lang w:val="en-US"/>
            </w:rPr>
            <w:fldChar w:fldCharType="separate"/>
          </w:r>
          <w:r w:rsidR="00046EEC">
            <w:rPr>
              <w:lang w:val="en-US"/>
            </w:rPr>
            <w:t>(Qin and Badgwell, 2003)</w:t>
          </w:r>
          <w:r w:rsidR="007F773F">
            <w:rPr>
              <w:lang w:val="en-US"/>
            </w:rPr>
            <w:fldChar w:fldCharType="end"/>
          </w:r>
        </w:sdtContent>
      </w:sdt>
      <w:r w:rsidR="0022651B" w:rsidRPr="42E16D65">
        <w:rPr>
          <w:lang w:val="en-US"/>
        </w:rPr>
        <w:t xml:space="preserve">. </w:t>
      </w:r>
      <w:r w:rsidR="007A0A51">
        <w:rPr>
          <w:lang w:val="en-US"/>
        </w:rPr>
        <w:t>Hence</w:t>
      </w:r>
      <w:r w:rsidR="00E23229">
        <w:rPr>
          <w:lang w:val="en-US"/>
        </w:rPr>
        <w:t xml:space="preserve">, </w:t>
      </w:r>
      <w:r w:rsidR="0022651B" w:rsidRPr="42E16D65">
        <w:rPr>
          <w:lang w:val="en-US"/>
        </w:rPr>
        <w:t xml:space="preserve">it </w:t>
      </w:r>
      <w:r w:rsidR="00E23229">
        <w:rPr>
          <w:lang w:val="en-US"/>
        </w:rPr>
        <w:t xml:space="preserve">has since </w:t>
      </w:r>
      <w:r w:rsidR="0022651B" w:rsidRPr="42E16D65">
        <w:rPr>
          <w:lang w:val="en-US"/>
        </w:rPr>
        <w:t>been applied in a wide range of fields</w:t>
      </w:r>
      <w:r w:rsidR="007F773F">
        <w:rPr>
          <w:lang w:val="en-US"/>
        </w:rPr>
        <w:t xml:space="preserve"> </w:t>
      </w:r>
      <w:sdt>
        <w:sdtPr>
          <w:rPr>
            <w:lang w:val="en-US"/>
          </w:rPr>
          <w:alias w:val="To edit, see citavi.com/edit"/>
          <w:tag w:val="CitaviPlaceholder#81fef8d6-c72c-4a99-9f61-53b4f521512f"/>
          <w:id w:val="1595200056"/>
          <w:placeholder>
            <w:docPart w:val="75AD8D928527714ABDB6997D7931213B"/>
          </w:placeholder>
        </w:sdtPr>
        <w:sdtEndPr/>
        <w:sdtContent>
          <w:r w:rsidR="007F773F">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Nzc4NTMwLTFlYzMtNDRjNC1hZTNlLWU1MjMxMmU5MjA0ZCIsIlJhbmdlTGVuZ3RoIjoxMywiUmVmZXJlbmNlSWQiOiIzMDUxYzBjZC1kZjRmLTQyNTYtOGVhZS01NDA3OGFkMGJ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ai5hdXRvbWF0aWNhLjIwMTQuMTAuMTI4IiwiVXJpU3RyaW5nIjoiaHR0cHM6Ly9kb2kub3JnLzEwLjEwMTYvai5hdXRvbWF0aWNhLjIwMTQuMTAuMTI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}</w:instrText>
          </w:r>
          <w:r w:rsidR="007F773F">
            <w:rPr>
              <w:lang w:val="en-US"/>
            </w:rPr>
            <w:fldChar w:fldCharType="separate"/>
          </w:r>
          <w:r w:rsidR="00046EEC">
            <w:rPr>
              <w:lang w:val="en-US"/>
            </w:rPr>
            <w:t>(Mayne, 2014)</w:t>
          </w:r>
          <w:r w:rsidR="007F773F">
            <w:rPr>
              <w:lang w:val="en-US"/>
            </w:rPr>
            <w:fldChar w:fldCharType="end"/>
          </w:r>
        </w:sdtContent>
      </w:sdt>
      <w:r w:rsidR="0022651B" w:rsidRPr="42E16D65">
        <w:rPr>
          <w:lang w:val="en-US"/>
        </w:rPr>
        <w:t>, including biological systems</w:t>
      </w:r>
      <w:r w:rsidR="004B0D9B">
        <w:rPr>
          <w:lang w:val="en-US"/>
        </w:rPr>
        <w:t xml:space="preserve"> </w:t>
      </w:r>
      <w:sdt>
        <w:sdtPr>
          <w:rPr>
            <w:lang w:val="en-US"/>
          </w:rPr>
          <w:alias w:val="To edit, see citavi.com/edit"/>
          <w:tag w:val="CitaviPlaceholder#83a767c7-f92b-49ca-bda0-0a9e0a22dbf4"/>
          <w:id w:val="785936626"/>
          <w:placeholder>
            <w:docPart w:val="75AD8D928527714ABDB6997D7931213B"/>
          </w:placeholder>
        </w:sdtPr>
        <w:sdtEndPr/>
        <w:sdtContent>
          <w:r w:rsidR="004B0D9B">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DZhMGYzLTAzOGEtNGM2ZC05ZDZkLTZjNWQwZGQxYWJjNyIsIlJhbmdlTGVuZ3RoIjoxOCwiUmVmZXJlbmNlSWQiOiJjNzA5ZTg1Yy03NzAyLTQ5MzYtYjlkMC03ZjljY2IzNWI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Sx7IiRpZCI6IjEz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XBjaGVtZW5nLjIwMjMuMTA4MTU4IiwiVXJpU3RyaW5nIjoiaHR0cHM6Ly9kb2kub3JnLzEwLjEwMTYvai5jb21wY2hlbWVuZy4yMDIzLjEwODE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}</w:instrText>
          </w:r>
          <w:r w:rsidR="004B0D9B">
            <w:rPr>
              <w:lang w:val="en-US"/>
            </w:rPr>
            <w:fldChar w:fldCharType="separate"/>
          </w:r>
          <w:r w:rsidR="00046EEC">
            <w:rPr>
              <w:lang w:val="en-US"/>
            </w:rPr>
            <w:t>(Kim et al., 2023)</w:t>
          </w:r>
          <w:r w:rsidR="004B0D9B">
            <w:rPr>
              <w:lang w:val="en-US"/>
            </w:rPr>
            <w:fldChar w:fldCharType="end"/>
          </w:r>
        </w:sdtContent>
      </w:sdt>
      <w:r w:rsidR="00E23229">
        <w:rPr>
          <w:lang w:val="en-US"/>
        </w:rPr>
        <w:t xml:space="preserve"> </w:t>
      </w:r>
      <w:r w:rsidR="0022651B" w:rsidRPr="42E16D65">
        <w:rPr>
          <w:lang w:val="en-US"/>
        </w:rPr>
        <w:t>and AD</w:t>
      </w:r>
      <w:r w:rsidR="00F241B6">
        <w:rPr>
          <w:lang w:val="en-US"/>
        </w:rPr>
        <w:t xml:space="preserve"> </w:t>
      </w:r>
      <w:sdt>
        <w:sdtPr>
          <w:rPr>
            <w:lang w:val="en-US"/>
          </w:rPr>
          <w:alias w:val="To edit, see citavi.com/edit"/>
          <w:tag w:val="CitaviPlaceholder#b3c0dcb8-c6ce-4de9-bab6-58272e2260f0"/>
          <w:id w:val="-1711488756"/>
          <w:placeholder>
            <w:docPart w:val="75AD8D928527714ABDB6997D7931213B"/>
          </w:placeholder>
        </w:sdtPr>
        <w:sdtEndPr/>
        <w:sdtContent>
          <w:r w:rsidR="00F241B6">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jllOWFiLTE0YWQtNGVhZS1iYmQxLWI5YmRlZGY0MGIyOCIsIlJhbmdlTGVuZ3RoIjoyMSwiUmVmZXJlbmNlSWQiOiI4MzczNGQ4ZC03NGVkLTRhMjMtOWJjZi0xYzRkYzA5OGRh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Lw7ZyYmVyIiwiUHJvdGVjdGVkIjpmYWxzZSwiU2V4IjoyLCJDcmVhdGVkQnkiOiJfSGVsbG1hbm4sIFNpbW9uIiwiQ3JlYXRlZE9uIjoiMjAyMy0xMC0yMlQxMToyODozNiIsIk1vZGlmaWVkQnkiOiJfSGVsbG1hbm4sIFNpbW9uIiwiSWQiOiJlMmNhMTU2ZC1lNGRlLTQ1NzItYTgzNi1hZDMxNjk0Y2RlMzMiLCJNb2RpZmllZE9uIjoiMjAyMy0xMC0yMlQxMToyODozNi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M1ODcyMjcxIiwiVXJpU3RyaW5nIjoiaHR0cDovL3d3dy5uY2JpLm5sbS5uaWguZ292L3B1Ym1lZC8zNTg3Mj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My0xMC0yMlQxMToyODozNiIsIk1vZGlmaWVkQnkiOiJfSGVsbG1hbm4sIFNpbW9uIiwiSWQiOiJmMDE3NGYxMi1lMjVmLTRmZGYtYmE1Yi1hMzczZGQ0YTk3OWQiLCJNb2RpZmllZE9uIjoiMjAyMy0xMC0yMlQxMToyODozNi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ydGVjaC4yMDIyLjEyNzY2NCIsIlVyaVN0cmluZyI6Imh0dHBzOi8vZG9pLm9yZy8xMC4xMDE2L2ouYmlvcnRlY2guMjAyMi4xMjc2NjQ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MtMTAtMjJUMTE6Mjg6MzYiLCJNb2RpZmllZEJ5IjoiX0hlbGxtYW5uLCBTaW1vbiIsIklkIjoiMDI1MzdmZTItYzdjNi00ZWJiLThiNTAtNDczMGU2YjMzMGZlIiwiTW9kaWZpZWRPbiI6IjIwMjMtMTAtMjJUMTE6Mjg6MzYiLCJQcm9qZWN0Ijp7IiRyZWYiOiI4In19XSwiT3JnYW5pemF0aW9ucyI6W10sIk90aGVyc0ludm9sdmVkIjpbXSwiUGFnZVJhbmdlIjoiPHNwPlxyXG4gIDxuPjEyNzY2NDwvbj5cclxuICA8aW4+dHJ1ZTwvaW4+XHJcbiAgPG9zPjEyNzY2NDwvb3M+XHJcbiAgPHBzPjEyNzY2NDwvcHM+XHJcbjwvc3A+XHJcbjxvcz4xMjc2NjQ8L29zPiIsIlBlcmlvZGljYWwiOnsiJGlkIjoiMTk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}</w:instrText>
          </w:r>
          <w:r w:rsidR="00F241B6">
            <w:rPr>
              <w:lang w:val="en-US"/>
            </w:rPr>
            <w:fldChar w:fldCharType="separate"/>
          </w:r>
          <w:r w:rsidR="00046EEC">
            <w:rPr>
              <w:lang w:val="en-US"/>
            </w:rPr>
            <w:t>(Körber et al., 2022)</w:t>
          </w:r>
          <w:r w:rsidR="00F241B6">
            <w:rPr>
              <w:lang w:val="en-US"/>
            </w:rPr>
            <w:fldChar w:fldCharType="end"/>
          </w:r>
        </w:sdtContent>
      </w:sdt>
      <w:r w:rsidR="0022651B" w:rsidRPr="42E16D65">
        <w:rPr>
          <w:lang w:val="en-US"/>
        </w:rPr>
        <w:t xml:space="preserve">. </w:t>
      </w:r>
      <w:sdt>
        <w:sdtPr>
          <w:rPr>
            <w:lang w:val="en-US"/>
          </w:rPr>
          <w:alias w:val="To edit, see citavi.com/edit"/>
          <w:tag w:val="CitaviPlaceholder#6f2c4552-ac60-4291-ad48-42580ac05c0d"/>
          <w:id w:val="-907994363"/>
          <w:placeholder>
            <w:docPart w:val="1D434F3C317F43FF969D95EBC84A836E"/>
          </w:placeholder>
        </w:sdtPr>
        <w:sdtEndPr/>
        <w:sdtContent>
          <w:r w:rsidR="007A0A51">
            <w:rPr>
              <w:lang w:val="en-US"/>
            </w:rPr>
            <w:fldChar w:fldCharType="begin"/>
          </w:r>
          <w:r w:rsidR="007A0A51">
            <w:rPr>
              <w:lang w:val="en-US"/>
            </w:rPr>
            <w:instrText>ADDIN CitaviPlaceholder{eyIkaWQiOiIxIiwiJHR5cGUiOiJTd2lzc0FjYWRlbWljLkNpdGF2aS5DaXRhdGlvbnMuV29yZFBsYWNlaG9sZGVyLCBTd2lzc0FjYWRlbWljLkNpdGF2aSIsIkFzc29jaWF0ZVdpdGhQbGFjZWhvbGRlclRhZyI6IkNpdGF2aVBsYWNlaG9sZGVyIzA5MzU2Y2NmLWMwNjgtNDc0NC1hYWVlLWVmYWM1MzdhZTFmMyIsIkVudHJpZXMiOlt7IiRpZCI6IjIiLCIkdHlwZSI6IlN3aXNzQWNhZGVtaWMuQ2l0YXZpLkNpdGF0aW9ucy5Xb3JkUGxhY2Vob2xkZXJFbnRyeSwgU3dpc3NBY2FkZW1pYy5DaXRhdmkiLCJJZCI6Ijg0ZDlkNWZhLWEwMzYtNDE3My1hNDI1LTcwZjE0YWUxMWQxO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ZmMmM0NTUyLWFjNjAtNDI5MS1hZDQ4LTQyNTgwYWMwNWMwZCIsIlRleHQiOiJNYXVreSBldCBhbC4iLCJXQUlWZXJzaW9uIjoiNi4xNS4yLjAifQ==}</w:instrText>
          </w:r>
          <w:r w:rsidR="007A0A51">
            <w:rPr>
              <w:lang w:val="en-US"/>
            </w:rPr>
            <w:fldChar w:fldCharType="separate"/>
          </w:r>
          <w:r w:rsidR="007A0A51">
            <w:rPr>
              <w:lang w:val="en-US"/>
            </w:rPr>
            <w:t>Mauky et al.</w:t>
          </w:r>
          <w:r w:rsidR="007A0A51">
            <w:rPr>
              <w:lang w:val="en-US"/>
            </w:rPr>
            <w:fldChar w:fldCharType="end"/>
          </w:r>
        </w:sdtContent>
      </w:sdt>
      <w:r w:rsidR="007A0A51">
        <w:rPr>
          <w:lang w:val="en-US"/>
        </w:rPr>
        <w:t xml:space="preserve"> </w:t>
      </w:r>
      <w:sdt>
        <w:sdtPr>
          <w:rPr>
            <w:lang w:val="en-US"/>
          </w:rPr>
          <w:alias w:val="To edit, see citavi.com/edit"/>
          <w:tag w:val="CitaviPlaceholder#09356ccf-c068-4744-aaee-efac537ae1f3"/>
          <w:id w:val="-433987083"/>
          <w:placeholder>
            <w:docPart w:val="1D434F3C317F43FF969D95EBC84A836E"/>
          </w:placeholder>
        </w:sdtPr>
        <w:sdtEndPr/>
        <w:sdtContent>
          <w:r w:rsidR="007A0A51">
            <w:rPr>
              <w:lang w:val="en-US"/>
            </w:rPr>
            <w:fldChar w:fldCharType="begin"/>
          </w:r>
          <w:r w:rsidR="007A0A51">
            <w:rPr>
              <w:lang w:val="en-US"/>
            </w:rPr>
            <w:instrText>ADDIN CitaviPlaceholder{eyIkaWQiOiIxIiwiJHR5cGUiOiJTd2lzc0FjYWRlbWljLkNpdGF2aS5DaXRhdGlvbnMuV29yZFBsYWNlaG9sZGVyLCBTd2lzc0FjYWRlbWljLkNpdGF2aSIsIkFzc29jaWF0ZVdpdGhQbGFjZWhvbGRlclRhZyI6IkNpdGF2aVBsYWNlaG9sZGVyIzZmMmM0NTUyLWFjNjAtNDI5MS1hZDQ4LTQyNTgwYWMwNWMwZCIsIkVudHJpZXMiOlt7IiRpZCI6IjIiLCIkdHlwZSI6IlN3aXNzQWNhZGVtaWMuQ2l0YXZpLkNpdGF0aW9ucy5Xb3JkUGxhY2Vob2xkZXJFbnRyeSwgU3dpc3NBY2FkZW1pYy5DaXRhdmkiLCJJZCI6IjljMGMxODUwLWJkYTUtNGQ5Yy1hODk5LTMyNzk0N2IyMTgyNy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DkzNTZjY2YtYzA2OC00NzQ0LWFhZWUtZWZhYzUzN2FlMWYzIiwiVGV4dCI6IigyMDE2KSIsIldBSVZlcnNpb24iOiI2LjE1LjIuMCJ9}</w:instrText>
          </w:r>
          <w:r w:rsidR="007A0A51">
            <w:rPr>
              <w:lang w:val="en-US"/>
            </w:rPr>
            <w:fldChar w:fldCharType="separate"/>
          </w:r>
          <w:r w:rsidR="007A0A51">
            <w:rPr>
              <w:lang w:val="en-US"/>
            </w:rPr>
            <w:t>(2016)</w:t>
          </w:r>
          <w:r w:rsidR="007A0A51">
            <w:rPr>
              <w:lang w:val="en-US"/>
            </w:rPr>
            <w:fldChar w:fldCharType="end"/>
          </w:r>
        </w:sdtContent>
      </w:sdt>
      <w:r w:rsidR="007A0A51">
        <w:rPr>
          <w:lang w:val="en-US"/>
        </w:rPr>
        <w:t xml:space="preserve"> proposed a nominal MPC scheme for demand-oriented</w:t>
      </w:r>
      <w:r w:rsidR="007A0A51" w:rsidRPr="42E16D65">
        <w:rPr>
          <w:lang w:val="en-US"/>
        </w:rPr>
        <w:t xml:space="preserve"> CHP operation</w:t>
      </w:r>
      <w:r w:rsidR="00107D44">
        <w:rPr>
          <w:lang w:val="en-US"/>
        </w:rPr>
        <w:t xml:space="preserve"> of an agricultural AD plant</w:t>
      </w:r>
      <w:r w:rsidR="007A0A51">
        <w:rPr>
          <w:lang w:val="en-US"/>
        </w:rPr>
        <w:t xml:space="preserve">, </w:t>
      </w:r>
      <w:r w:rsidR="00107D44">
        <w:rPr>
          <w:lang w:val="en-US"/>
        </w:rPr>
        <w:t xml:space="preserve">and </w:t>
      </w:r>
      <w:r w:rsidR="007A0A51" w:rsidRPr="42E16D65">
        <w:rPr>
          <w:lang w:val="en-US"/>
        </w:rPr>
        <w:t xml:space="preserve">validated </w:t>
      </w:r>
      <w:r w:rsidR="00107D44">
        <w:rPr>
          <w:lang w:val="en-US"/>
        </w:rPr>
        <w:t xml:space="preserve">it </w:t>
      </w:r>
      <w:r w:rsidR="007A0A51" w:rsidRPr="42E16D65">
        <w:rPr>
          <w:lang w:val="en-US"/>
        </w:rPr>
        <w:t>experimentally in pilot- and full-scale</w:t>
      </w:r>
      <w:r w:rsidR="007A0A51" w:rsidRPr="0703B82E">
        <w:rPr>
          <w:lang w:val="en-US"/>
        </w:rPr>
        <w:t>.</w:t>
      </w:r>
      <w:r w:rsidR="007A0A51">
        <w:rPr>
          <w:lang w:val="en-US"/>
        </w:rPr>
        <w:t xml:space="preserve"> However, their process model </w:t>
      </w:r>
      <w:r w:rsidR="00171157">
        <w:rPr>
          <w:lang w:val="en-US"/>
        </w:rPr>
        <w:t xml:space="preserve">did not include </w:t>
      </w:r>
      <w:r w:rsidR="007A0A51">
        <w:rPr>
          <w:lang w:val="en-US"/>
        </w:rPr>
        <w:t>process inhibition</w:t>
      </w:r>
      <w:r w:rsidR="00107D44">
        <w:rPr>
          <w:lang w:val="en-US"/>
        </w:rPr>
        <w:t xml:space="preserve"> and </w:t>
      </w:r>
      <w:r w:rsidR="00171157">
        <w:rPr>
          <w:lang w:val="en-US"/>
        </w:rPr>
        <w:t xml:space="preserve">their MPC disregarded </w:t>
      </w:r>
      <w:r w:rsidR="00107D44">
        <w:rPr>
          <w:lang w:val="en-US"/>
        </w:rPr>
        <w:t>model uncertainties.</w:t>
      </w:r>
    </w:p>
    <w:p w14:paraId="40B50A3E" w14:textId="2E5C888E" w:rsidR="00FB6B98" w:rsidRPr="00220152" w:rsidRDefault="00505847">
      <w:pPr>
        <w:rPr>
          <w:lang w:val="en-US"/>
        </w:rPr>
      </w:pPr>
      <w:r w:rsidRPr="42E16D65">
        <w:rPr>
          <w:lang w:val="en-US"/>
        </w:rPr>
        <w:t>At the core of MPC lies the process model, which serves to predict</w:t>
      </w:r>
      <w:r w:rsidR="00171157">
        <w:rPr>
          <w:lang w:val="en-US"/>
        </w:rPr>
        <w:t xml:space="preserve"> the</w:t>
      </w:r>
      <w:r w:rsidRPr="42E16D65">
        <w:rPr>
          <w:lang w:val="en-US"/>
        </w:rPr>
        <w:t xml:space="preserve"> future system behavior</w:t>
      </w:r>
      <w:r w:rsidR="007A0A51">
        <w:rPr>
          <w:lang w:val="en-US"/>
        </w:rPr>
        <w:t>. To this end</w:t>
      </w:r>
      <w:r>
        <w:rPr>
          <w:lang w:val="en-US"/>
        </w:rPr>
        <w:t xml:space="preserve">, </w:t>
      </w:r>
      <w:r w:rsidR="0081645F">
        <w:rPr>
          <w:lang w:val="en-US"/>
        </w:rPr>
        <w:t xml:space="preserve">nominal MPC </w:t>
      </w:r>
      <w:r w:rsidR="007A0A51">
        <w:rPr>
          <w:lang w:val="en-US"/>
        </w:rPr>
        <w:t xml:space="preserve">does </w:t>
      </w:r>
      <w:r>
        <w:rPr>
          <w:lang w:val="en-US"/>
        </w:rPr>
        <w:t xml:space="preserve">not </w:t>
      </w:r>
      <w:r w:rsidR="007A0A51">
        <w:rPr>
          <w:lang w:val="en-US"/>
        </w:rPr>
        <w:t>e</w:t>
      </w:r>
      <w:r>
        <w:rPr>
          <w:lang w:val="en-US"/>
        </w:rPr>
        <w:t xml:space="preserve">xplicitly consider </w:t>
      </w:r>
      <w:r w:rsidR="007A0A51">
        <w:rPr>
          <w:lang w:val="en-US"/>
        </w:rPr>
        <w:t xml:space="preserve">model </w:t>
      </w:r>
      <w:r>
        <w:rPr>
          <w:lang w:val="en-US"/>
        </w:rPr>
        <w:t>uncertainties</w:t>
      </w:r>
      <w:r w:rsidR="0081645F">
        <w:rPr>
          <w:lang w:val="en-US"/>
        </w:rPr>
        <w:t xml:space="preserve">. </w:t>
      </w:r>
      <w:r w:rsidR="007A0A51">
        <w:rPr>
          <w:lang w:val="en-US"/>
        </w:rPr>
        <w:t>However, s</w:t>
      </w:r>
      <w:r w:rsidR="0022651B" w:rsidRPr="42E16D65">
        <w:rPr>
          <w:lang w:val="en-US"/>
        </w:rPr>
        <w:t xml:space="preserve">ince each model is only an approximation of reality, real-world applications </w:t>
      </w:r>
      <w:r w:rsidR="004B0D9B">
        <w:rPr>
          <w:lang w:val="en-US"/>
        </w:rPr>
        <w:t>usually</w:t>
      </w:r>
      <w:r w:rsidR="0022651B" w:rsidRPr="42E16D65">
        <w:rPr>
          <w:lang w:val="en-US"/>
        </w:rPr>
        <w:t xml:space="preserve"> face a plant-model mismatch</w:t>
      </w:r>
      <w:r w:rsidR="002D43B3">
        <w:rPr>
          <w:lang w:val="en-US"/>
        </w:rPr>
        <w:t xml:space="preserve"> </w:t>
      </w:r>
      <w:sdt>
        <w:sdtPr>
          <w:rPr>
            <w:lang w:val="en-US"/>
          </w:rPr>
          <w:alias w:val="To edit, see citavi.com/edit"/>
          <w:tag w:val="CitaviPlaceholder#4830df7f-a36d-43ab-b19d-c927fcb02ee5"/>
          <w:id w:val="-758916000"/>
          <w:placeholder>
            <w:docPart w:val="1A0EFDCD1042BD4CAB037E9EF1E3D033"/>
          </w:placeholder>
        </w:sdtPr>
        <w:sdtEndPr/>
        <w:sdtContent>
          <w:r w:rsidR="002D43B3">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ZhYTNlLWMzOTctNDBmOC04ZDFkLTJhOGQ1OWM0MDFiZ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0LTEwVDE0OjQwOjM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0ODMwZGY3Zi1hMzZkLTQzYWItYjE5ZC1jOTI3ZmNiMDJlZTUiLCJUZXh0IjoiKFFpbiBhbmQgQmFkZ3dlbGwsIDIwMDMpIiwiV0FJVmVyc2lvbiI6IjYuMTUuMi4wIn0=}</w:instrText>
          </w:r>
          <w:r w:rsidR="002D43B3">
            <w:rPr>
              <w:lang w:val="en-US"/>
            </w:rPr>
            <w:fldChar w:fldCharType="separate"/>
          </w:r>
          <w:r w:rsidR="00046EEC">
            <w:rPr>
              <w:lang w:val="en-US"/>
            </w:rPr>
            <w:t>(Qin and Badgwell, 2003)</w:t>
          </w:r>
          <w:r w:rsidR="002D43B3">
            <w:rPr>
              <w:lang w:val="en-US"/>
            </w:rPr>
            <w:fldChar w:fldCharType="end"/>
          </w:r>
        </w:sdtContent>
      </w:sdt>
      <w:r w:rsidR="0022651B" w:rsidRPr="42E16D65">
        <w:rPr>
          <w:lang w:val="en-US"/>
        </w:rPr>
        <w:t xml:space="preserve">. </w:t>
      </w:r>
      <w:r w:rsidR="002D43B3">
        <w:rPr>
          <w:lang w:val="en-US"/>
        </w:rPr>
        <w:t>Compared to nominal MPC</w:t>
      </w:r>
      <w:r w:rsidR="0022651B" w:rsidRPr="42E16D65">
        <w:rPr>
          <w:lang w:val="en-US"/>
        </w:rPr>
        <w:t xml:space="preserve">, </w:t>
      </w:r>
      <w:r w:rsidR="002D43B3">
        <w:rPr>
          <w:lang w:val="en-US"/>
        </w:rPr>
        <w:t xml:space="preserve">this mismatch is </w:t>
      </w:r>
      <w:r w:rsidR="00171157">
        <w:rPr>
          <w:lang w:val="en-US"/>
        </w:rPr>
        <w:t xml:space="preserve">explicitly </w:t>
      </w:r>
      <w:r w:rsidR="002D43B3">
        <w:rPr>
          <w:lang w:val="en-US"/>
        </w:rPr>
        <w:t xml:space="preserve">addressed in </w:t>
      </w:r>
      <w:r w:rsidR="0022651B" w:rsidRPr="42E16D65">
        <w:rPr>
          <w:lang w:val="en-US"/>
        </w:rPr>
        <w:t>advanced MPC</w:t>
      </w:r>
      <w:r w:rsidR="007338B8">
        <w:rPr>
          <w:lang w:val="en-US"/>
        </w:rPr>
        <w:t xml:space="preserve"> </w:t>
      </w:r>
      <w:r w:rsidR="0022651B" w:rsidRPr="42E16D65">
        <w:rPr>
          <w:lang w:val="en-US"/>
        </w:rPr>
        <w:t>s</w:t>
      </w:r>
      <w:r w:rsidR="007338B8">
        <w:rPr>
          <w:lang w:val="en-US"/>
        </w:rPr>
        <w:t>chemes</w:t>
      </w:r>
      <w:r w:rsidR="0022183F">
        <w:rPr>
          <w:lang w:val="en-US"/>
        </w:rPr>
        <w:t xml:space="preserve"> </w:t>
      </w:r>
      <w:sdt>
        <w:sdtPr>
          <w:rPr>
            <w:lang w:val="en-US"/>
          </w:rPr>
          <w:alias w:val="To edit, see citavi.com/edit"/>
          <w:tag w:val="CitaviPlaceholder#d37591b6-8eed-4199-8028-cb66a536ce44"/>
          <w:id w:val="-148134202"/>
          <w:placeholder>
            <w:docPart w:val="E9133220F9B94D4B8BF9306A895BB4FA"/>
          </w:placeholder>
        </w:sdtPr>
        <w:sdtEndPr/>
        <w:sdtContent>
          <w:r w:rsidR="0022183F">
            <w:rPr>
              <w:lang w:val="en-US"/>
            </w:rPr>
            <w:fldChar w:fldCharType="begin"/>
          </w:r>
          <w:r w:rsidR="0022183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zU2NzQwLTAxODktNGY3NS1hMDU3LTkxNmY2NWEyNjkzNiIsIlJhbmdlTGVuZ3RoIjoyNiwiUmVmZXJlbmNlSWQiOiJiM2M3NTMxOS05ZmExLTQxNmMtODJlOC05MTIyNDAwMDVm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jEvYWNzLmllY3IuMGMwMzgwOSIsIlVyaVN0cmluZyI6Imh0dHBzOi8vZG9pLm9yZy8xMC4xMDIxL2Fjcy5pZWNyLjBjMDM4MD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}</w:instrText>
          </w:r>
          <w:r w:rsidR="0022183F">
            <w:rPr>
              <w:lang w:val="en-US"/>
            </w:rPr>
            <w:fldChar w:fldCharType="separate"/>
          </w:r>
          <w:r w:rsidR="0022183F">
            <w:rPr>
              <w:lang w:val="en-US"/>
            </w:rPr>
            <w:t>(Piceno-Díaz et al., 2020)</w:t>
          </w:r>
          <w:r w:rsidR="0022183F">
            <w:rPr>
              <w:lang w:val="en-US"/>
            </w:rPr>
            <w:fldChar w:fldCharType="end"/>
          </w:r>
        </w:sdtContent>
      </w:sdt>
      <w:r w:rsidR="007338B8">
        <w:rPr>
          <w:lang w:val="en-US"/>
        </w:rPr>
        <w:t xml:space="preserve">, e.g., </w:t>
      </w:r>
      <w:r w:rsidR="0022651B" w:rsidRPr="42E16D65">
        <w:rPr>
          <w:lang w:val="en-US"/>
        </w:rPr>
        <w:t xml:space="preserve">min-max MPC, stochastic MPC </w:t>
      </w:r>
      <w:r w:rsidR="0022183F">
        <w:rPr>
          <w:lang w:val="en-US"/>
        </w:rPr>
        <w:t>or</w:t>
      </w:r>
      <w:r w:rsidR="0022183F" w:rsidRPr="42E16D65">
        <w:rPr>
          <w:lang w:val="en-US"/>
        </w:rPr>
        <w:t xml:space="preserve"> </w:t>
      </w:r>
      <w:r w:rsidR="0022651B" w:rsidRPr="42E16D65">
        <w:rPr>
          <w:lang w:val="en-US"/>
        </w:rPr>
        <w:t>tube-based MPC</w:t>
      </w:r>
      <w:r w:rsidR="004B0D9B">
        <w:rPr>
          <w:lang w:val="en-US"/>
        </w:rPr>
        <w:t>.</w:t>
      </w:r>
      <w:r w:rsidR="0022651B" w:rsidRPr="42E16D65">
        <w:rPr>
          <w:lang w:val="en-US"/>
        </w:rPr>
        <w:t xml:space="preserve"> When dealing with </w:t>
      </w:r>
      <w:r w:rsidR="0022183F">
        <w:rPr>
          <w:lang w:val="en-US"/>
        </w:rPr>
        <w:t xml:space="preserve">a </w:t>
      </w:r>
      <w:r w:rsidR="0022651B" w:rsidRPr="42E16D65">
        <w:rPr>
          <w:lang w:val="en-US"/>
        </w:rPr>
        <w:t>parametric plant-model mismatch (i.e.</w:t>
      </w:r>
      <w:r w:rsidR="00BF7C83">
        <w:rPr>
          <w:lang w:val="en-US"/>
        </w:rPr>
        <w:t>,</w:t>
      </w:r>
      <w:r w:rsidR="0022651B" w:rsidRPr="42E16D65">
        <w:rPr>
          <w:lang w:val="en-US"/>
        </w:rPr>
        <w:t xml:space="preserve"> assuming a structurally suitable model), multi-stage MPC</w:t>
      </w:r>
      <w:r w:rsidR="009013E2">
        <w:rPr>
          <w:lang w:val="en-US"/>
        </w:rPr>
        <w:t xml:space="preserve">, </w:t>
      </w:r>
      <w:r w:rsidR="0022651B" w:rsidRPr="42E16D65">
        <w:rPr>
          <w:lang w:val="en-US"/>
        </w:rPr>
        <w:t>proposed by</w:t>
      </w:r>
      <w:r w:rsidR="004B0D9B">
        <w:rPr>
          <w:lang w:val="en-US"/>
        </w:rPr>
        <w:t xml:space="preserve"> </w:t>
      </w:r>
      <w:sdt>
        <w:sdtPr>
          <w:rPr>
            <w:lang w:val="en-US"/>
          </w:rPr>
          <w:alias w:val="To edit, see citavi.com/edit"/>
          <w:tag w:val="CitaviPlaceholder#3d57418a-68e0-4534-b580-3a1752726fa9"/>
          <w:id w:val="1421985764"/>
          <w:placeholder>
            <w:docPart w:val="1A0EFDCD1042BD4CAB037E9EF1E3D033"/>
          </w:placeholder>
        </w:sdtPr>
        <w:sdtEndPr/>
        <w:sdtContent>
          <w:r w:rsidR="004B0D9B">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NhOGUyYjE0LTZmOGMtNDIxMy04ODM5LTBlZGYyYzhiODI5NyIsIkVudHJpZXMiOlt7IiRpZCI6IjIiLCIkdHlwZSI6IlN3aXNzQWNhZGVtaWMuQ2l0YXZpLkNpdGF0aW9ucy5Xb3JkUGxhY2Vob2xkZXJFbnRyeSwgU3dpc3NBY2FkZW1pYy5DaXRhdmkiLCJJZCI6ImRjNzcwNTI1LTZkOTUtNDc4My04MGYyLTU0MzgzMTE3OWJlNCIsIlJhbmdlTGVuZ3RoIjoxMiwiUmVmZXJlbmNlSWQiOiI1YzM0YTE1ZS0zYTY1LTQxZDAtODk5Yi0zMjliYTA3ZWU5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VGlhZ28iLCJMYXN0TmFtZSI6IkZpbmtsZXIiLCJQcm90ZWN0ZWQiOmZhbHNlLCJTZXgiOjIsIkNyZWF0ZWRCeSI6Il9IZWxsbWFubiwgU2ltb24iLCJDcmVhdGVkT24iOiIyMDI0LTAxLTMxVDE4OjAwOjAxIiwiTW9kaWZpZWRCeSI6Il9IZWxsbWFubiwgU2ltb24iLCJJZCI6IjA1MTYxZjJjLWNkYTUtNDVjNy05ZWFlLTNjYTRlODBjYmY0NCIsIk1vZGlmaWVkT24iOiIyMDI0LTAxLTMxVDE4OjAwOjAxIiwiUHJvamVjdCI6eyIkcmVmIjoiOCJ9fSx7IiRpZCI6IjEw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wMTYvai5qcHJvY29udC4yMDEzLjA4LjAwOCIsIkVkaXRvcnMiOltdLCJFdmFsdWF0aW9uQ29tcGxleGl0eSI6MCwiRXZhbHVhdGlvblNvdXJjZVRleHRGb3JtYXQiOjAsIkdyb3VwcyI6W3siJGlkIjoiMTE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qcHJvY29udC4yMDEzLjA4LjAwOCIsIlVyaVN0cmluZyI6Imh0dHBzOi8vZG9pLm9yZy8xMC4xMDE2L2ouanByb2NvbnQuMjAxMy4wOC4w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}</w:instrText>
          </w:r>
          <w:r w:rsidR="004B0D9B">
            <w:rPr>
              <w:lang w:val="en-US"/>
            </w:rPr>
            <w:fldChar w:fldCharType="separate"/>
          </w:r>
          <w:r w:rsidR="00046EEC">
            <w:rPr>
              <w:lang w:val="en-US"/>
            </w:rPr>
            <w:t>Lucia et al.</w:t>
          </w:r>
          <w:r w:rsidR="004B0D9B">
            <w:rPr>
              <w:lang w:val="en-US"/>
            </w:rPr>
            <w:fldChar w:fldCharType="end"/>
          </w:r>
        </w:sdtContent>
      </w:sdt>
      <w:r w:rsidR="004B0D9B">
        <w:rPr>
          <w:lang w:val="en-US"/>
        </w:rPr>
        <w:t xml:space="preserve"> </w:t>
      </w:r>
      <w:sdt>
        <w:sdtPr>
          <w:rPr>
            <w:lang w:val="en-US"/>
          </w:rPr>
          <w:alias w:val="To edit, see citavi.com/edit"/>
          <w:tag w:val="CitaviPlaceholder#3a8e2b14-6f8c-4213-8839-0edf2c8b8297"/>
          <w:id w:val="1982185499"/>
          <w:placeholder>
            <w:docPart w:val="1A0EFDCD1042BD4CAB037E9EF1E3D033"/>
          </w:placeholder>
        </w:sdtPr>
        <w:sdtEndPr/>
        <w:sdtContent>
          <w:r w:rsidR="004B0D9B">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NkNTc0MThhLTY4ZTAtNDUzNC1iNTgwLTNhMTc1MjcyNmZhOSIsIkVudHJpZXMiOlt7IiRpZCI6IjIiLCIkdHlwZSI6IlN3aXNzQWNhZGVtaWMuQ2l0YXZpLkNpdGF0aW9ucy5Xb3JkUGxhY2Vob2xkZXJFbnRyeSwgU3dpc3NBY2FkZW1pYy5DaXRhdmkiLCJJZCI6Ijg0MTU3MjQ2LWZhNTItNDdiZC1hZjdjLWI4Mzg3OTk5YjM2OCIsIlJhbmdlTGVuZ3RoIjo2LCJSZWZlcmVuY2VJZCI6IjVjMzRhMTVlLTNhNjUtNDFkMC04OTliLTMyOWJhMDdlZT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RpYWdvIiwiTGFzdE5hbWUiOiJGaW5rbGVyIiwiUHJvdGVjdGVkIjpmYWxzZSwiU2V4IjoyLCJDcmVhdGVkQnkiOiJfSGVsbG1hbm4sIFNpbW9uIiwiQ3JlYXRlZE9uIjoiMjAyNC0wMS0zMVQxODowMDowMSIsIk1vZGlmaWVkQnkiOiJfSGVsbG1hbm4sIFNpbW9uIiwiSWQiOiIwNTE2MWYyYy1jZGE1LTQ1YzctOWVhZS0zY2E0ZTgwY2JmNDQiLCJNb2RpZmllZE9uIjoiMjAyNC0wMS0zMVQxODowMDowMSIsIlByb2plY3QiOnsiJHJlZiI6IjgifX0seyIkaWQiOiIxMC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DE2L2ouanByb2NvbnQuMjAxMy4wOC4wMDg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anByb2NvbnQuMjAxMy4wOC4wMDgiLCJVcmlTdHJpbmciOiJodHRwczovL2RvaS5vcmcvMTAuMTAxNi9qLmpwcm9jb250LjIwMTMuMDguM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}</w:instrText>
          </w:r>
          <w:r w:rsidR="004B0D9B">
            <w:rPr>
              <w:lang w:val="en-US"/>
            </w:rPr>
            <w:fldChar w:fldCharType="separate"/>
          </w:r>
          <w:r w:rsidR="00046EEC">
            <w:rPr>
              <w:lang w:val="en-US"/>
            </w:rPr>
            <w:t>(2013)</w:t>
          </w:r>
          <w:r w:rsidR="004B0D9B">
            <w:rPr>
              <w:lang w:val="en-US"/>
            </w:rPr>
            <w:fldChar w:fldCharType="end"/>
          </w:r>
        </w:sdtContent>
      </w:sdt>
      <w:r w:rsidR="0022651B" w:rsidRPr="42E16D65">
        <w:rPr>
          <w:lang w:val="en-US"/>
        </w:rPr>
        <w:t>, offers a promising solution. It has been successfully demonstrated in multiple applications</w:t>
      </w:r>
      <w:r w:rsidR="00127BD2">
        <w:rPr>
          <w:lang w:val="en-US"/>
        </w:rPr>
        <w:t>,</w:t>
      </w:r>
      <w:r w:rsidR="0022651B" w:rsidRPr="42E16D65">
        <w:rPr>
          <w:lang w:val="en-US"/>
        </w:rPr>
        <w:t xml:space="preserve"> and is accessible as the open-source Python library </w:t>
      </w:r>
      <w:r w:rsidR="0022651B" w:rsidRPr="00220152">
        <w:rPr>
          <w:i/>
          <w:lang w:val="en-US"/>
        </w:rPr>
        <w:t>do-</w:t>
      </w:r>
      <w:proofErr w:type="spellStart"/>
      <w:r w:rsidR="0022651B" w:rsidRPr="00220152">
        <w:rPr>
          <w:i/>
          <w:lang w:val="en-US"/>
        </w:rPr>
        <w:t>mpc</w:t>
      </w:r>
      <w:proofErr w:type="spellEnd"/>
      <w:r w:rsidR="0022651B" w:rsidRPr="42E16D65">
        <w:rPr>
          <w:lang w:val="en-US"/>
        </w:rPr>
        <w:t xml:space="preserve"> provided by</w:t>
      </w:r>
      <w:r w:rsidR="004B0D9B">
        <w:rPr>
          <w:lang w:val="en-US"/>
        </w:rPr>
        <w:t xml:space="preserve"> </w:t>
      </w:r>
      <w:sdt>
        <w:sdtPr>
          <w:rPr>
            <w:lang w:val="en-US"/>
          </w:rPr>
          <w:alias w:val="To edit, see citavi.com/edit"/>
          <w:tag w:val="CitaviPlaceholder#99941549-7ddd-4197-95bc-b77d930eb45f"/>
          <w:id w:val="-709871640"/>
          <w:placeholder>
            <w:docPart w:val="1A0EFDCD1042BD4CAB037E9EF1E3D033"/>
          </w:placeholder>
        </w:sdtPr>
        <w:sdtEndPr/>
        <w:sdtContent>
          <w:r w:rsidR="009756A0">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UzZmRjYWZmLTE2ZDAtNGIyZC05MzdlLTc1OWViNWZjMTE4ZCIsIkVudHJpZXMiOlt7IiRpZCI6IjIiLCIkdHlwZSI6IlN3aXNzQWNhZGVtaWMuQ2l0YXZpLkNpdGF0aW9ucy5Xb3JkUGxhY2Vob2xkZXJFbnRyeSwgU3dpc3NBY2FkZW1pYy5DaXRhdmkiLCJJZCI6IjE4ODljNDFjLTMwODItNGU1OC05ZWRkLTYwMGE1NWYzNzcxNCIsIlJhbmdlTGVuZ3RoIjoxNCwiUmVmZXJlbmNlSWQiOiI4YjQxNTZhNS03OTI4LTRjMTEtOTU2Ny0xMWZiZTA3NmJhZD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V0sIkNpdGF0aW9uS2V5VXBkYXRlVHlwZSI6MCwiQ29sbGFib3JhdG9ycyI6W10sIkRvaSI6IjEwLjEwMTYvai5jb25lbmdwcmFjLjIwMjMuMTA1Njc2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mVuZ3ByYWMuMjAyMy4xMDU2NzYiLCJVcmlTdHJpbmciOiJodHRwczovL2RvaS5vcmcvMTAuMTAxNi9qLmNvbmVuZ3ByYWMuMjAyMy4xMDU2N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}</w:instrText>
          </w:r>
          <w:r w:rsidR="009756A0">
            <w:rPr>
              <w:lang w:val="en-US"/>
            </w:rPr>
            <w:fldChar w:fldCharType="separate"/>
          </w:r>
          <w:r w:rsidR="00046EEC">
            <w:rPr>
              <w:lang w:val="en-US"/>
            </w:rPr>
            <w:t>Fiedler et al.</w:t>
          </w:r>
          <w:r w:rsidR="009756A0">
            <w:rPr>
              <w:lang w:val="en-US"/>
            </w:rPr>
            <w:fldChar w:fldCharType="end"/>
          </w:r>
        </w:sdtContent>
      </w:sdt>
      <w:r w:rsidR="009756A0">
        <w:rPr>
          <w:lang w:val="en-US"/>
        </w:rPr>
        <w:t xml:space="preserve"> </w:t>
      </w:r>
      <w:sdt>
        <w:sdtPr>
          <w:rPr>
            <w:lang w:val="en-US"/>
          </w:rPr>
          <w:alias w:val="To edit, see citavi.com/edit"/>
          <w:tag w:val="CitaviPlaceholder#e3fdcaff-16d0-4b2d-937e-759eb5fc118d"/>
          <w:id w:val="1171995890"/>
          <w:placeholder>
            <w:docPart w:val="1A0EFDCD1042BD4CAB037E9EF1E3D033"/>
          </w:placeholder>
        </w:sdtPr>
        <w:sdtEndPr/>
        <w:sdtContent>
          <w:r w:rsidR="009756A0">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k5OTQxNTQ5LTdkZGQtNDE5Ny05NWJjLWI3N2Q5MzBlYjQ1ZiIsIkVudHJpZXMiOlt7IiRpZCI6IjIiLCIkdHlwZSI6IlN3aXNzQWNhZGVtaWMuQ2l0YXZpLkNpdGF0aW9ucy5Xb3JkUGxhY2Vob2xkZXJFbnRyeSwgU3dpc3NBY2FkZW1pYy5DaXRhdmkiLCJJZCI6IjRlMmFlMDU4LWUyN2YtNDRmMy1hYjdiLTJkNjQxYjA1ZDgwYyIsIlJhbmdlTGVuZ3RoIjo2LCJSZWZlcmVuY2VJZCI6IjhiNDE1NmE1LTc5MjgtNGMxMS05NTY3LTExZmJlMDc2YmF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HJlZiI6IjgifX1dLCJDaXRhdGlvbktleVVwZGF0ZVR5cGUiOjAsIkNvbGxhYm9yYXRvcnMiOltdLCJEb2kiOiIxMC4xMDE2L2ouY29uZW5ncHJhYy4yMDIzLjEwNTY3Ni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25lbmdwcmFjLjIwMjMuMTA1Njc2IiwiVXJpU3RyaW5nIjoiaHR0cHM6Ly9kb2kub3JnLzEwLjEwMTYvai5jb25lbmdwcmFjLjIwMjMuMTA1Njc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0OjI5OjMxIiwiTW9kaWZpZWRCeSI6Il9IZWxsbWFubiwgU2ltb24iLCJJZCI6ImE5NWJkNWQ4LTYwMjItNDQwNi05YTc4LWU0ZjdhNjZiNjhjYyIsIk1vZGlmaWVkT24iOiIyMDI1LTAxLTIzVDE0OjI5OjMxIiwiUHJvamVjdCI6eyIkcmVmIjoiOCJ9fV0sIk9yZ2FuaXphdGlvbnMiOltdLCJPdGhlcnNJbnZvbHZlZCI6W10sIlBhZ2VSYW5nZSI6IjxzcD5cclxuICA8bj4xMDU2NzY8L24+XHJcbiAgPGluPnRydWU8L2luPlxyXG4gIDxvcz4xMDU2NzY8L29zPlxyXG4gIDxwcz4xMDU2NzY8L3BzPlxyXG48L3NwPlxyXG48b3M+MTA1Njc2PC9vcz4iLCJQZXJpb2RpY2FsIjp7IiRpZCI6IjE5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MpIn1dfSwiVGFnIjoiQ2l0YXZpUGxhY2Vob2xkZXIjZTNmZGNhZmYtMTZkMC00YjJkLTkzN2UtNzU5ZWI1ZmMxMThkIiwiVGV4dCI6IigyMDIzKSIsIldBSVZlcnNpb24iOiI2LjE1LjIuMCJ9}</w:instrText>
          </w:r>
          <w:r w:rsidR="009756A0">
            <w:rPr>
              <w:lang w:val="en-US"/>
            </w:rPr>
            <w:fldChar w:fldCharType="separate"/>
          </w:r>
          <w:r w:rsidR="00046EEC">
            <w:rPr>
              <w:lang w:val="en-US"/>
            </w:rPr>
            <w:t>(2023)</w:t>
          </w:r>
          <w:r w:rsidR="009756A0">
            <w:rPr>
              <w:lang w:val="en-US"/>
            </w:rPr>
            <w:fldChar w:fldCharType="end"/>
          </w:r>
        </w:sdtContent>
      </w:sdt>
      <w:r w:rsidR="0022651B" w:rsidRPr="42E16D65">
        <w:rPr>
          <w:lang w:val="en-US"/>
        </w:rPr>
        <w:t xml:space="preserve">. </w:t>
      </w:r>
    </w:p>
    <w:p w14:paraId="6D1A4BBA" w14:textId="2332914C" w:rsidR="0061396A" w:rsidRPr="00220152" w:rsidRDefault="42E16D65">
      <w:pPr>
        <w:rPr>
          <w:lang w:val="en-US"/>
        </w:rPr>
      </w:pPr>
      <w:r w:rsidRPr="42E16D65">
        <w:rPr>
          <w:lang w:val="en-US"/>
        </w:rPr>
        <w:t xml:space="preserve">The present study investigates the performance of multistage MPC for robust and dynamic operation of AD plants </w:t>
      </w:r>
      <w:r w:rsidR="009013E2">
        <w:rPr>
          <w:lang w:val="en-US"/>
        </w:rPr>
        <w:t>in the presence of</w:t>
      </w:r>
      <w:r w:rsidRPr="42E16D65">
        <w:rPr>
          <w:lang w:val="en-US"/>
        </w:rPr>
        <w:t xml:space="preserve"> uncertain substrate characterization. For this purpose, </w:t>
      </w:r>
      <w:r w:rsidR="00100CA1">
        <w:rPr>
          <w:lang w:val="en-US"/>
        </w:rPr>
        <w:t xml:space="preserve">the AD process was modeled by </w:t>
      </w:r>
      <w:r w:rsidR="4B904F59" w:rsidRPr="4B904F59">
        <w:rPr>
          <w:lang w:val="en-US"/>
        </w:rPr>
        <w:t>a</w:t>
      </w:r>
      <w:r w:rsidR="00E367FC">
        <w:rPr>
          <w:lang w:val="en-US"/>
        </w:rPr>
        <w:t xml:space="preserve"> simplified </w:t>
      </w:r>
      <w:r w:rsidRPr="42E16D65">
        <w:rPr>
          <w:lang w:val="en-US"/>
        </w:rPr>
        <w:t>ADM1</w:t>
      </w:r>
      <w:r w:rsidR="00100CA1">
        <w:rPr>
          <w:lang w:val="en-US"/>
        </w:rPr>
        <w:t xml:space="preserve"> </w:t>
      </w:r>
      <w:r w:rsidR="00731F6D">
        <w:rPr>
          <w:lang w:val="en-US"/>
        </w:rPr>
        <w:t xml:space="preserve">which </w:t>
      </w:r>
      <w:r w:rsidR="00E367FC">
        <w:rPr>
          <w:lang w:val="en-US"/>
        </w:rPr>
        <w:t>includ</w:t>
      </w:r>
      <w:r w:rsidR="00731F6D">
        <w:rPr>
          <w:lang w:val="en-US"/>
        </w:rPr>
        <w:t xml:space="preserve">es </w:t>
      </w:r>
      <w:r w:rsidR="00E367FC">
        <w:rPr>
          <w:lang w:val="en-US"/>
        </w:rPr>
        <w:t>process inhibition</w:t>
      </w:r>
      <w:r w:rsidR="00100CA1">
        <w:rPr>
          <w:lang w:val="en-US"/>
        </w:rPr>
        <w:t xml:space="preserve">, and </w:t>
      </w:r>
      <w:r w:rsidR="00731F6D">
        <w:rPr>
          <w:lang w:val="en-US"/>
        </w:rPr>
        <w:t xml:space="preserve">was </w:t>
      </w:r>
      <w:r w:rsidR="00100CA1">
        <w:rPr>
          <w:lang w:val="en-US"/>
        </w:rPr>
        <w:t xml:space="preserve">applied in a simulative case study </w:t>
      </w:r>
      <w:r w:rsidR="00731F6D">
        <w:rPr>
          <w:lang w:val="en-US"/>
        </w:rPr>
        <w:t>covering</w:t>
      </w:r>
      <w:r w:rsidR="00100CA1">
        <w:rPr>
          <w:lang w:val="en-US"/>
        </w:rPr>
        <w:t xml:space="preserve"> biogas upgrading. </w:t>
      </w:r>
      <w:r w:rsidR="00D72CCA">
        <w:rPr>
          <w:lang w:val="en-US"/>
        </w:rPr>
        <w:t>Additionally</w:t>
      </w:r>
      <w:r w:rsidR="00100CA1">
        <w:rPr>
          <w:lang w:val="en-US"/>
        </w:rPr>
        <w:t>, t</w:t>
      </w:r>
      <w:r w:rsidR="00E367FC">
        <w:rPr>
          <w:lang w:val="en-US"/>
        </w:rPr>
        <w:t xml:space="preserve">he AD model </w:t>
      </w:r>
      <w:r w:rsidRPr="42E16D65">
        <w:rPr>
          <w:lang w:val="en-US"/>
        </w:rPr>
        <w:t xml:space="preserve">was </w:t>
      </w:r>
      <w:r w:rsidR="00100CA1">
        <w:rPr>
          <w:lang w:val="en-US"/>
        </w:rPr>
        <w:lastRenderedPageBreak/>
        <w:t xml:space="preserve">augmented </w:t>
      </w:r>
      <w:r w:rsidRPr="42E16D65">
        <w:rPr>
          <w:lang w:val="en-US"/>
        </w:rPr>
        <w:t xml:space="preserve">by a </w:t>
      </w:r>
      <w:r w:rsidR="005C4C9C">
        <w:rPr>
          <w:lang w:val="en-US"/>
        </w:rPr>
        <w:t>GS</w:t>
      </w:r>
      <w:r w:rsidRPr="42E16D65">
        <w:rPr>
          <w:lang w:val="en-US"/>
        </w:rPr>
        <w:t xml:space="preserve"> model</w:t>
      </w:r>
      <w:r w:rsidR="00FE3B4B">
        <w:rPr>
          <w:lang w:val="en-US"/>
        </w:rPr>
        <w:t xml:space="preserve"> and applied in a second case study </w:t>
      </w:r>
      <w:r w:rsidR="00731F6D">
        <w:rPr>
          <w:lang w:val="en-US"/>
        </w:rPr>
        <w:t>covering</w:t>
      </w:r>
      <w:r w:rsidR="00FE3B4B">
        <w:rPr>
          <w:lang w:val="en-US"/>
        </w:rPr>
        <w:t xml:space="preserve"> </w:t>
      </w:r>
      <w:r w:rsidRPr="42E16D65">
        <w:rPr>
          <w:lang w:val="en-US"/>
        </w:rPr>
        <w:t>cogeneration</w:t>
      </w:r>
      <w:r w:rsidR="00FE3B4B">
        <w:rPr>
          <w:lang w:val="en-US"/>
        </w:rPr>
        <w:t xml:space="preserve"> </w:t>
      </w:r>
      <w:r w:rsidR="00D72CCA">
        <w:rPr>
          <w:lang w:val="en-US"/>
        </w:rPr>
        <w:t>with</w:t>
      </w:r>
      <w:r w:rsidR="00FE3B4B">
        <w:rPr>
          <w:lang w:val="en-US"/>
        </w:rPr>
        <w:t xml:space="preserve"> </w:t>
      </w:r>
      <w:r w:rsidR="00D72CCA">
        <w:rPr>
          <w:lang w:val="en-US"/>
        </w:rPr>
        <w:t xml:space="preserve">a </w:t>
      </w:r>
      <w:r w:rsidR="00FE3B4B">
        <w:rPr>
          <w:lang w:val="en-US"/>
        </w:rPr>
        <w:t>CHP unit</w:t>
      </w:r>
      <w:r w:rsidR="4B904F59" w:rsidRPr="4B904F59">
        <w:rPr>
          <w:lang w:val="en-US"/>
        </w:rPr>
        <w:t>.</w:t>
      </w:r>
      <w:r w:rsidRPr="42E16D65">
        <w:rPr>
          <w:lang w:val="en-US"/>
        </w:rPr>
        <w:t xml:space="preserve"> I</w:t>
      </w:r>
      <w:r w:rsidRPr="42E16D65">
        <w:rPr>
          <w:rFonts w:eastAsia="Garamond" w:cs="Garamond"/>
          <w:color w:val="000000" w:themeColor="text1"/>
          <w:lang w:val="en-US"/>
        </w:rPr>
        <w:t>n different operational configurations</w:t>
      </w:r>
      <w:r w:rsidR="00BF7C83">
        <w:rPr>
          <w:rFonts w:eastAsia="Garamond" w:cs="Garamond"/>
          <w:color w:val="000000" w:themeColor="text1"/>
          <w:lang w:val="en-US"/>
        </w:rPr>
        <w:t xml:space="preserve"> </w:t>
      </w:r>
      <w:r w:rsidRPr="42E16D65">
        <w:rPr>
          <w:lang w:val="en-US"/>
        </w:rPr>
        <w:t xml:space="preserve">the system performance was assessed, as well as the satisfaction of constraints imposed by the capacity limits of the </w:t>
      </w:r>
      <w:r w:rsidR="005C4C9C">
        <w:rPr>
          <w:lang w:val="en-US"/>
        </w:rPr>
        <w:t>GS</w:t>
      </w:r>
      <w:r w:rsidRPr="42E16D65">
        <w:rPr>
          <w:lang w:val="en-US"/>
        </w:rPr>
        <w:t>.</w:t>
      </w:r>
      <w:r w:rsidR="004C777A">
        <w:rPr>
          <w:lang w:val="en-US"/>
        </w:rPr>
        <w:t xml:space="preserve"> </w:t>
      </w:r>
      <w:r w:rsidR="003C5F11">
        <w:rPr>
          <w:lang w:val="en-US"/>
        </w:rPr>
        <w:t xml:space="preserve">This study </w:t>
      </w:r>
      <w:r w:rsidR="00F7442D">
        <w:rPr>
          <w:lang w:val="en-US"/>
        </w:rPr>
        <w:t xml:space="preserve">thereby </w:t>
      </w:r>
      <w:r w:rsidR="00DA338A">
        <w:rPr>
          <w:lang w:val="en-US"/>
        </w:rPr>
        <w:t>illustrates</w:t>
      </w:r>
      <w:r w:rsidR="003C5F11">
        <w:rPr>
          <w:lang w:val="en-US"/>
        </w:rPr>
        <w:t xml:space="preserve"> </w:t>
      </w:r>
      <w:r w:rsidR="00DC7C97">
        <w:rPr>
          <w:lang w:val="en-US"/>
        </w:rPr>
        <w:t xml:space="preserve">the </w:t>
      </w:r>
      <w:r w:rsidR="00167F28">
        <w:rPr>
          <w:lang w:val="en-US"/>
        </w:rPr>
        <w:t xml:space="preserve">capabilities </w:t>
      </w:r>
      <w:r w:rsidR="00C04372">
        <w:rPr>
          <w:lang w:val="en-US"/>
        </w:rPr>
        <w:t xml:space="preserve">of model-based feed control for </w:t>
      </w:r>
      <w:r w:rsidR="00AD578F">
        <w:rPr>
          <w:lang w:val="en-US"/>
        </w:rPr>
        <w:t>more competitive AD ope</w:t>
      </w:r>
      <w:r w:rsidR="009D7D94">
        <w:rPr>
          <w:lang w:val="en-US"/>
        </w:rPr>
        <w:t xml:space="preserve">ration </w:t>
      </w:r>
      <w:r w:rsidR="004A14EC">
        <w:rPr>
          <w:lang w:val="en-US"/>
        </w:rPr>
        <w:t xml:space="preserve">and </w:t>
      </w:r>
      <w:r w:rsidR="00DA338A">
        <w:rPr>
          <w:lang w:val="en-US"/>
        </w:rPr>
        <w:t xml:space="preserve">underscores </w:t>
      </w:r>
      <w:r w:rsidR="005D09FB">
        <w:rPr>
          <w:lang w:val="en-US"/>
        </w:rPr>
        <w:t xml:space="preserve">the </w:t>
      </w:r>
      <w:r w:rsidR="00890D2E">
        <w:rPr>
          <w:lang w:val="en-US"/>
        </w:rPr>
        <w:t>importance to explicitly consider uncertainties of substrate characterization.</w:t>
      </w:r>
    </w:p>
    <w:p w14:paraId="6394918F" w14:textId="65FCE101" w:rsidR="00B02161" w:rsidRPr="00692A81" w:rsidRDefault="6A0623E8" w:rsidP="001F4FEB">
      <w:pPr>
        <w:pStyle w:val="berschrift1"/>
        <w:numPr>
          <w:ilvl w:val="0"/>
          <w:numId w:val="6"/>
        </w:numPr>
        <w:rPr>
          <w:lang w:val="en-US"/>
        </w:rPr>
      </w:pPr>
      <w:bookmarkStart w:id="51" w:name="_dfhmt4ji2fxx"/>
      <w:bookmarkEnd w:id="51"/>
      <w:r w:rsidRPr="6A0623E8">
        <w:rPr>
          <w:lang w:val="en-US"/>
        </w:rPr>
        <w:t>Materials and methods</w:t>
      </w:r>
    </w:p>
    <w:p w14:paraId="78BD8CC1" w14:textId="04EDB271" w:rsidR="00B02161" w:rsidRPr="001F4FEB" w:rsidRDefault="001F4FEB" w:rsidP="001F4FEB">
      <w:pPr>
        <w:pStyle w:val="berschrift2"/>
        <w:rPr>
          <w:lang w:val="en-US"/>
        </w:rPr>
      </w:pPr>
      <w:r w:rsidRPr="001F4FEB">
        <w:rPr>
          <w:lang w:val="en-US"/>
        </w:rPr>
        <w:t xml:space="preserve">2.1 </w:t>
      </w:r>
      <w:r w:rsidR="32AF646F" w:rsidRPr="001F4FEB">
        <w:rPr>
          <w:lang w:val="en-US"/>
        </w:rPr>
        <w:t>Dynamic AD model: ADM1-R3</w:t>
      </w:r>
    </w:p>
    <w:p w14:paraId="7C542BA9" w14:textId="5F4196BF" w:rsidR="6A0623E8" w:rsidRDefault="007C67BC" w:rsidP="00E363D1">
      <w:pPr>
        <w:rPr>
          <w:lang w:val="en-US"/>
        </w:rPr>
      </w:pPr>
      <w:r>
        <w:rPr>
          <w:lang w:val="en-US"/>
        </w:rPr>
        <w:t xml:space="preserve">Due to the </w:t>
      </w:r>
      <w:r w:rsidR="0EF766E9" w:rsidRPr="0EF766E9">
        <w:rPr>
          <w:lang w:val="en-US"/>
        </w:rPr>
        <w:t>complex</w:t>
      </w:r>
      <w:r w:rsidR="004064DF">
        <w:rPr>
          <w:lang w:val="en-US"/>
        </w:rPr>
        <w:t xml:space="preserve">ity </w:t>
      </w:r>
      <w:r>
        <w:rPr>
          <w:lang w:val="en-US"/>
        </w:rPr>
        <w:t xml:space="preserve">of the </w:t>
      </w:r>
      <w:r w:rsidR="000F1A5D">
        <w:rPr>
          <w:lang w:val="en-US"/>
        </w:rPr>
        <w:t xml:space="preserve">original </w:t>
      </w:r>
      <w:r>
        <w:rPr>
          <w:lang w:val="en-US"/>
        </w:rPr>
        <w:t>ADM1</w:t>
      </w:r>
      <w:r w:rsidR="000F1A5D">
        <w:rPr>
          <w:lang w:val="en-US"/>
        </w:rPr>
        <w:t xml:space="preserve"> </w:t>
      </w:r>
      <w:sdt>
        <w:sdtPr>
          <w:rPr>
            <w:lang w:val="en-US"/>
          </w:rPr>
          <w:alias w:val="To edit, see citavi.com/edit"/>
          <w:tag w:val="CitaviPlaceholder#4ef90468-c031-44f9-a807-6eceedd1bbae"/>
          <w:id w:val="1519043712"/>
          <w:placeholder>
            <w:docPart w:val="DefaultPlaceholder_-1854013440"/>
          </w:placeholder>
        </w:sdtPr>
        <w:sdtEndPr/>
        <w:sdtContent>
          <w:r w:rsidR="00A375B6">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2JlMmFkLWYxZmUtNDMzMS05YWM1LTgxMmUxOWQxNjNiNiIsIlJhbmdlTGVuZ3RoIjoyMywiUmVmZXJlbmNlSWQiOiJkM2I0ODBmMS1kZWE5LTQxMzQtYmZkNS0zZTk5MjIxMTQ5M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IxNjYvd3N0LjIwMDIuMDI5MiIsIlVyaVN0cmluZyI6Imh0dHBzOi8vZG9pLm9yZy8xMC4yMTY2L3dzdC4yMDAyLjAyOT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}</w:instrText>
          </w:r>
          <w:r w:rsidR="00A375B6">
            <w:rPr>
              <w:lang w:val="en-US"/>
            </w:rPr>
            <w:fldChar w:fldCharType="separate"/>
          </w:r>
          <w:r w:rsidR="00046EEC">
            <w:rPr>
              <w:lang w:val="en-US"/>
            </w:rPr>
            <w:t>(Batstone et al., 2002)</w:t>
          </w:r>
          <w:r w:rsidR="00A375B6">
            <w:rPr>
              <w:lang w:val="en-US"/>
            </w:rPr>
            <w:fldChar w:fldCharType="end"/>
          </w:r>
        </w:sdtContent>
      </w:sdt>
      <w:r w:rsidR="00A375B6">
        <w:rPr>
          <w:lang w:val="en-US"/>
        </w:rPr>
        <w:t xml:space="preserve"> with 34 states and 52 </w:t>
      </w:r>
      <w:commentRangeStart w:id="52"/>
      <w:r w:rsidR="00A375B6">
        <w:rPr>
          <w:lang w:val="en-US"/>
        </w:rPr>
        <w:t>time-variant</w:t>
      </w:r>
      <w:commentRangeEnd w:id="52"/>
      <w:r w:rsidR="00146279">
        <w:rPr>
          <w:rStyle w:val="Kommentarzeichen"/>
        </w:rPr>
        <w:commentReference w:id="52"/>
      </w:r>
      <w:r w:rsidR="00A375B6">
        <w:rPr>
          <w:lang w:val="en-US"/>
        </w:rPr>
        <w:t xml:space="preserve"> parameters,</w:t>
      </w:r>
      <w:r w:rsidR="0EF766E9" w:rsidRPr="0EF766E9">
        <w:rPr>
          <w:lang w:val="en-US"/>
        </w:rPr>
        <w:t xml:space="preserve"> the present study </w:t>
      </w:r>
      <w:r w:rsidR="00A375B6">
        <w:rPr>
          <w:lang w:val="en-US"/>
        </w:rPr>
        <w:t xml:space="preserve">applied </w:t>
      </w:r>
      <w:r w:rsidR="004064DF">
        <w:rPr>
          <w:lang w:val="en-US"/>
        </w:rPr>
        <w:t xml:space="preserve">the </w:t>
      </w:r>
      <w:r w:rsidR="0EF766E9" w:rsidRPr="0EF766E9">
        <w:rPr>
          <w:lang w:val="en-US"/>
        </w:rPr>
        <w:t>mass-based simplification ADM1-R3 proposed by</w:t>
      </w:r>
      <w:r w:rsidR="000F5430">
        <w:rPr>
          <w:lang w:val="en-US"/>
        </w:rPr>
        <w:t xml:space="preserve"> </w:t>
      </w:r>
      <w:sdt>
        <w:sdtPr>
          <w:rPr>
            <w:lang w:val="en-US"/>
          </w:rPr>
          <w:alias w:val="To edit, see citavi.com/edit"/>
          <w:tag w:val="CitaviPlaceholder#c5b38f83-e486-4cbd-b722-4c98965c5522"/>
          <w:id w:val="1815832160"/>
          <w:placeholder>
            <w:docPart w:val="54E381D967C44948B1BFB341C473D98D"/>
          </w:placeholder>
        </w:sdtPr>
        <w:sdtEndPr/>
        <w:sdtContent>
          <w:r w:rsidR="000F5430">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M2ZDUxOTI2LWZmNDEtNDE2Yi1hNmRjLWQyYmFkOWQ0YjMwMiIsIkVudHJpZXMiOlt7IiRpZCI6IjIiLCIkdHlwZSI6IlN3aXNzQWNhZGVtaWMuQ2l0YXZpLkNpdGF0aW9ucy5Xb3JkUGxhY2Vob2xkZXJFbnRyeSwgU3dpc3NBY2FkZW1pYy5DaXRhdmkiLCJJZCI6IjgzNGVlMTc0LTE1YzMtNDM5OC1iYjljLTgxYThjNjg3Y2M5O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QtMTBUMTQ6NDA6MzE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NjNWIzOGY4My1lNDg2LTRjYmQtYjcyMi00Yzk4OTY1YzU1MjIiLCJUZXh0IjoiV2VpbnJpY2ggYW5kIE5lbGxlcyIsIldBSVZlcnNpb24iOiI2LjE1LjIuMCJ9}</w:instrText>
          </w:r>
          <w:r w:rsidR="000F5430">
            <w:rPr>
              <w:lang w:val="en-US"/>
            </w:rPr>
            <w:fldChar w:fldCharType="separate"/>
          </w:r>
          <w:r w:rsidR="00046EEC">
            <w:rPr>
              <w:lang w:val="en-US"/>
            </w:rPr>
            <w:t>Weinrich and Nelles</w:t>
          </w:r>
          <w:r w:rsidR="000F5430">
            <w:rPr>
              <w:lang w:val="en-US"/>
            </w:rPr>
            <w:fldChar w:fldCharType="end"/>
          </w:r>
        </w:sdtContent>
      </w:sdt>
      <w:r w:rsidR="000F5430">
        <w:rPr>
          <w:lang w:val="en-US"/>
        </w:rPr>
        <w:t xml:space="preserve"> </w:t>
      </w:r>
      <w:sdt>
        <w:sdtPr>
          <w:rPr>
            <w:lang w:val="en-US"/>
          </w:rPr>
          <w:alias w:val="To edit, see citavi.com/edit"/>
          <w:tag w:val="CitaviPlaceholder#36d51926-ff41-416b-a6dc-d2bad9d4b302"/>
          <w:id w:val="-827440419"/>
          <w:placeholder>
            <w:docPart w:val="54E381D967C44948B1BFB341C473D98D"/>
          </w:placeholder>
        </w:sdtPr>
        <w:sdtEndPr/>
        <w:sdtContent>
          <w:r w:rsidR="000F5430">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M1YjM4ZjgzLWU0ODYtNGNiZC1iNzIyLTRjOTg5NjVjNTUyMiIsIkVudHJpZXMiOlt7IiRpZCI6IjIiLCIkdHlwZSI6IlN3aXNzQWNhZGVtaWMuQ2l0YXZpLkNpdGF0aW9ucy5Xb3JkUGxhY2Vob2xkZXJFbnRyeSwgU3dpc3NBY2FkZW1pYy5DaXRhdmkiLCJJZCI6IjQ1NTYzNGVlLTRkOTYtNDgxZS1hZmM3LTcyNTNkYjFhYTM1My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0LTEwVDE0OjQwOjMx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ZkNTE5MjYtZmY0MS00MTZiLWE2ZGMtZDJiYWQ5ZDRiMzAyIiwiVGV4dCI6IigyMDIxKSIsIldBSVZlcnNpb24iOiI2LjE1LjIuMCJ9}</w:instrText>
          </w:r>
          <w:r w:rsidR="000F5430">
            <w:rPr>
              <w:lang w:val="en-US"/>
            </w:rPr>
            <w:fldChar w:fldCharType="separate"/>
          </w:r>
          <w:r w:rsidR="00046EEC">
            <w:rPr>
              <w:lang w:val="en-US"/>
            </w:rPr>
            <w:t>(2021)</w:t>
          </w:r>
          <w:r w:rsidR="000F5430">
            <w:rPr>
              <w:lang w:val="en-US"/>
            </w:rPr>
            <w:fldChar w:fldCharType="end"/>
          </w:r>
        </w:sdtContent>
      </w:sdt>
      <w:r>
        <w:rPr>
          <w:lang w:val="en-US"/>
        </w:rPr>
        <w:t xml:space="preserve">. The ADM1-R3 </w:t>
      </w:r>
      <w:r w:rsidR="0EF766E9" w:rsidRPr="0EF766E9">
        <w:rPr>
          <w:lang w:val="en-US"/>
        </w:rPr>
        <w:t>describes the AD process in two steps</w:t>
      </w:r>
      <w:r w:rsidR="00FE4CC6">
        <w:rPr>
          <w:lang w:val="en-US"/>
        </w:rPr>
        <w:t xml:space="preserve">: </w:t>
      </w:r>
      <w:r w:rsidR="002F1EBF">
        <w:rPr>
          <w:lang w:val="en-US"/>
        </w:rPr>
        <w:t>(</w:t>
      </w:r>
      <w:proofErr w:type="spellStart"/>
      <w:r w:rsidR="002F1EBF">
        <w:rPr>
          <w:lang w:val="en-US"/>
        </w:rPr>
        <w:t>i</w:t>
      </w:r>
      <w:proofErr w:type="spellEnd"/>
      <w:r w:rsidR="002F1EBF">
        <w:rPr>
          <w:lang w:val="en-US"/>
        </w:rPr>
        <w:t>) a combination of hydrolysis</w:t>
      </w:r>
      <w:r w:rsidR="0EF766E9" w:rsidRPr="0EF766E9">
        <w:rPr>
          <w:lang w:val="en-US"/>
        </w:rPr>
        <w:t xml:space="preserve">, </w:t>
      </w:r>
      <w:r w:rsidR="002F1EBF">
        <w:rPr>
          <w:lang w:val="en-US"/>
        </w:rPr>
        <w:t xml:space="preserve">acidogenesis and </w:t>
      </w:r>
      <w:r w:rsidR="0EF766E9" w:rsidRPr="0EF766E9">
        <w:rPr>
          <w:lang w:val="en-US"/>
        </w:rPr>
        <w:t>acetogenesis</w:t>
      </w:r>
      <w:r w:rsidR="002F1EBF">
        <w:rPr>
          <w:lang w:val="en-US"/>
        </w:rPr>
        <w:t xml:space="preserve">, </w:t>
      </w:r>
      <w:r w:rsidR="0EF766E9" w:rsidRPr="0EF766E9">
        <w:rPr>
          <w:lang w:val="en-US"/>
        </w:rPr>
        <w:t xml:space="preserve">and </w:t>
      </w:r>
      <w:r w:rsidR="002F1EBF">
        <w:rPr>
          <w:lang w:val="en-US"/>
        </w:rPr>
        <w:t xml:space="preserve">(ii) </w:t>
      </w:r>
      <w:r w:rsidR="0EF766E9" w:rsidRPr="0EF766E9">
        <w:rPr>
          <w:lang w:val="en-US"/>
        </w:rPr>
        <w:t xml:space="preserve">methanogenesis. </w:t>
      </w:r>
      <w:r w:rsidR="000F1A5D">
        <w:rPr>
          <w:lang w:val="en-US"/>
        </w:rPr>
        <w:t>Characteristic m</w:t>
      </w:r>
      <w:r w:rsidR="00685D3E">
        <w:rPr>
          <w:lang w:val="en-US"/>
        </w:rPr>
        <w:t xml:space="preserve">odel equations </w:t>
      </w:r>
      <w:r w:rsidR="00EF048D">
        <w:rPr>
          <w:lang w:val="en-US"/>
        </w:rPr>
        <w:t>are described</w:t>
      </w:r>
      <w:r w:rsidR="00685D3E">
        <w:rPr>
          <w:lang w:val="en-US"/>
        </w:rPr>
        <w:t xml:space="preserve"> in Hellmann et al. (2023). </w:t>
      </w:r>
      <w:r w:rsidR="000F5430">
        <w:rPr>
          <w:lang w:val="en-US"/>
        </w:rPr>
        <w:t>In the present study, t</w:t>
      </w:r>
      <w:r w:rsidRPr="6A0623E8">
        <w:rPr>
          <w:lang w:val="en-US"/>
        </w:rPr>
        <w:t xml:space="preserve">he </w:t>
      </w:r>
      <w:r>
        <w:rPr>
          <w:lang w:val="en-US"/>
        </w:rPr>
        <w:t xml:space="preserve">model </w:t>
      </w:r>
      <w:r w:rsidRPr="6A0623E8">
        <w:rPr>
          <w:lang w:val="en-US"/>
        </w:rPr>
        <w:t xml:space="preserve">was </w:t>
      </w:r>
      <w:r>
        <w:rPr>
          <w:lang w:val="en-US"/>
        </w:rPr>
        <w:t xml:space="preserve">slightly </w:t>
      </w:r>
      <w:r w:rsidRPr="6A0623E8">
        <w:rPr>
          <w:lang w:val="en-US"/>
        </w:rPr>
        <w:t>extended</w:t>
      </w:r>
      <w:r>
        <w:rPr>
          <w:lang w:val="en-US"/>
        </w:rPr>
        <w:t xml:space="preserve"> by s</w:t>
      </w:r>
      <w:r w:rsidR="00E363D1">
        <w:rPr>
          <w:lang w:val="en-US"/>
        </w:rPr>
        <w:t xml:space="preserve">plitting </w:t>
      </w:r>
      <w:r w:rsidR="6A0623E8" w:rsidRPr="6A0623E8">
        <w:rPr>
          <w:lang w:val="en-US"/>
        </w:rPr>
        <w:t>carbohydrate</w:t>
      </w:r>
      <w:r w:rsidR="00E363D1">
        <w:rPr>
          <w:lang w:val="en-US"/>
        </w:rPr>
        <w:t>s</w:t>
      </w:r>
      <w:r w:rsidR="004A1F2D">
        <w:rPr>
          <w:lang w:val="en-US"/>
        </w:rPr>
        <w:t xml:space="preserve"> (CH)</w:t>
      </w:r>
      <w:r w:rsidR="6A0623E8" w:rsidRPr="6A0623E8">
        <w:rPr>
          <w:lang w:val="en-US"/>
        </w:rPr>
        <w:t xml:space="preserve"> into </w:t>
      </w:r>
      <w:r w:rsidR="00E363D1">
        <w:rPr>
          <w:lang w:val="en-US"/>
        </w:rPr>
        <w:t xml:space="preserve">two </w:t>
      </w:r>
      <w:r w:rsidR="6A0623E8" w:rsidRPr="6A0623E8">
        <w:rPr>
          <w:lang w:val="en-US"/>
        </w:rPr>
        <w:t>fraction</w:t>
      </w:r>
      <w:r w:rsidR="00E363D1">
        <w:rPr>
          <w:lang w:val="en-US"/>
        </w:rPr>
        <w:t>s o</w:t>
      </w:r>
      <w:r w:rsidR="6A0623E8" w:rsidRPr="6A0623E8">
        <w:rPr>
          <w:lang w:val="en-US"/>
        </w:rPr>
        <w:t xml:space="preserve">f slowly </w:t>
      </w:r>
      <w:r w:rsidR="00E363D1">
        <w:rPr>
          <w:lang w:val="en-US"/>
        </w:rPr>
        <w:t xml:space="preserve">and fast </w:t>
      </w:r>
      <w:r w:rsidR="6A0623E8" w:rsidRPr="6A0623E8">
        <w:rPr>
          <w:lang w:val="en-US"/>
        </w:rPr>
        <w:t xml:space="preserve">degradable </w:t>
      </w:r>
      <w:r w:rsidR="004A1F2D">
        <w:rPr>
          <w:lang w:val="en-US"/>
        </w:rPr>
        <w:t xml:space="preserve">CH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w:r w:rsidR="000F1A5D">
        <w:rPr>
          <w:lang w:val="en-US"/>
        </w:rPr>
        <w:t xml:space="preserve"> and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ch,f</m:t>
            </m:r>
          </m:sub>
        </m:sSub>
      </m:oMath>
      <w:r w:rsidR="00AD5BD0">
        <w:rPr>
          <w:lang w:val="en-US"/>
        </w:rPr>
        <w:t xml:space="preserve"> with corresponding hydrolysis constants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ch,s</m:t>
            </m:r>
          </m:sub>
        </m:sSub>
      </m:oMath>
      <w:r w:rsidR="00AD5BD0">
        <w:rPr>
          <w:lang w:val="en-US"/>
        </w:rPr>
        <w:t xml:space="preserve"> and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ch,f</m:t>
            </m:r>
          </m:sub>
        </m:sSub>
      </m:oMath>
      <w:r w:rsidR="00D71B7D">
        <w:rPr>
          <w:lang w:val="en-US"/>
        </w:rPr>
        <w:t>.</w:t>
      </w:r>
      <w:r w:rsidR="6A0623E8" w:rsidRPr="6A0623E8">
        <w:rPr>
          <w:lang w:val="en-US"/>
        </w:rPr>
        <w:t xml:space="preserve"> </w:t>
      </w:r>
      <w:r w:rsidR="00E363D1">
        <w:rPr>
          <w:lang w:val="en-US"/>
        </w:rPr>
        <w:t xml:space="preserve">The influent </w:t>
      </w:r>
      <w:r w:rsidR="004A1F2D">
        <w:rPr>
          <w:lang w:val="en-US"/>
        </w:rPr>
        <w:t xml:space="preserve">CH </w:t>
      </w:r>
      <w:r w:rsidR="00A717C9">
        <w:rPr>
          <w:lang w:val="en-US"/>
        </w:rPr>
        <w:t xml:space="preserve">were </w:t>
      </w:r>
      <w:r w:rsidR="00E363D1">
        <w:rPr>
          <w:lang w:val="en-US"/>
        </w:rPr>
        <w:t>allocated to the fast fraction and distributed by a</w:t>
      </w:r>
      <w:r w:rsidR="00EF048D">
        <w:rPr>
          <w:lang w:val="en-US"/>
        </w:rPr>
        <w:t>n additional</w:t>
      </w:r>
      <w:r w:rsidR="00E363D1">
        <w:rPr>
          <w:lang w:val="en-US"/>
        </w:rPr>
        <w:t xml:space="preserve"> fraction parameter </w:t>
      </w:r>
      <m:oMath>
        <m:sSub>
          <m:sSubPr>
            <m:ctrlPr>
              <w:rPr>
                <w:rFonts w:ascii="Cambria Math" w:hAnsi="Cambria Math"/>
                <w:i/>
                <w:lang w:val="en-US"/>
              </w:rPr>
            </m:ctrlPr>
          </m:sSubPr>
          <m:e>
            <m:r>
              <w:rPr>
                <w:rFonts w:ascii="Cambria Math" w:hAnsi="Cambria Math"/>
                <w:lang w:val="en-US"/>
              </w:rPr>
              <m:t>φ</m:t>
            </m:r>
          </m:e>
          <m:sub>
            <m:r>
              <m:rPr>
                <m:sty m:val="p"/>
              </m:rPr>
              <w:rPr>
                <w:rFonts w:ascii="Cambria Math" w:hAnsi="Cambria Math"/>
                <w:lang w:val="en-US"/>
              </w:rPr>
              <m:t>ch</m:t>
            </m:r>
          </m:sub>
        </m:sSub>
      </m:oMath>
      <w:r w:rsidR="00E363D1">
        <w:rPr>
          <w:lang w:val="en-US"/>
        </w:rPr>
        <w:t>.</w:t>
      </w:r>
      <w:r w:rsidR="6A0623E8" w:rsidRPr="6A0623E8">
        <w:rPr>
          <w:lang w:val="en-US"/>
        </w:rPr>
        <w:t xml:space="preserve"> </w:t>
      </w:r>
      <w:r w:rsidR="00E363D1">
        <w:rPr>
          <w:lang w:val="en-US"/>
        </w:rPr>
        <w:t xml:space="preserve">The state vector is comprised by </w:t>
      </w:r>
      <w:commentRangeStart w:id="53"/>
      <w:r w:rsidR="6A0623E8" w:rsidRPr="6A0623E8">
        <w:rPr>
          <w:lang w:val="en-US"/>
        </w:rPr>
        <w:t>18 states</w:t>
      </w:r>
      <w:commentRangeEnd w:id="53"/>
      <w:r w:rsidR="00146279">
        <w:rPr>
          <w:rStyle w:val="Kommentarzeichen"/>
        </w:rPr>
        <w:commentReference w:id="53"/>
      </w:r>
      <w:r w:rsidR="002F1EBF">
        <w:rPr>
          <w:lang w:val="en-US"/>
        </w:rPr>
        <w:t xml:space="preserve">, cf. supplementary </w:t>
      </w:r>
      <w:r w:rsidR="007338B8">
        <w:rPr>
          <w:lang w:val="en-US"/>
        </w:rPr>
        <w:t>information (SI)</w:t>
      </w:r>
      <w:r w:rsidR="6A0623E8" w:rsidRPr="6A0623E8">
        <w:rPr>
          <w:lang w:val="en-US"/>
        </w:rPr>
        <w:t>.</w:t>
      </w:r>
      <w:r w:rsidR="0073654E">
        <w:rPr>
          <w:lang w:val="en-US"/>
        </w:rPr>
        <w:t xml:space="preserve"> </w:t>
      </w:r>
      <w:r w:rsidR="006F73EB">
        <w:rPr>
          <w:lang w:val="en-US"/>
        </w:rPr>
        <w:t xml:space="preserve">The </w:t>
      </w:r>
      <w:r w:rsidR="002D7A14">
        <w:rPr>
          <w:lang w:val="en-US"/>
        </w:rPr>
        <w:t xml:space="preserve">setup of the AD model and </w:t>
      </w:r>
      <w:r w:rsidR="002F1EBF">
        <w:rPr>
          <w:lang w:val="en-US"/>
        </w:rPr>
        <w:t xml:space="preserve">the simulation </w:t>
      </w:r>
      <w:r w:rsidR="009F756A">
        <w:rPr>
          <w:lang w:val="en-US"/>
        </w:rPr>
        <w:t xml:space="preserve">is </w:t>
      </w:r>
      <w:r w:rsidR="00232762">
        <w:rPr>
          <w:lang w:val="en-US"/>
        </w:rPr>
        <w:t>illustrated in Fig. 1</w:t>
      </w:r>
      <w:ins w:id="54" w:author="Sören Weinrich" w:date="2025-04-25T10:03:00Z">
        <w:r w:rsidR="00146279">
          <w:rPr>
            <w:lang w:val="en-US"/>
          </w:rPr>
          <w:t>a</w:t>
        </w:r>
      </w:ins>
      <w:r w:rsidR="00232762">
        <w:rPr>
          <w:lang w:val="en-US"/>
        </w:rPr>
        <w:t>.</w:t>
      </w:r>
    </w:p>
    <w:p w14:paraId="6AE4D2AF" w14:textId="2667C28B" w:rsidR="00C92848" w:rsidRDefault="001F4FEB" w:rsidP="001F4FEB">
      <w:pPr>
        <w:pStyle w:val="berschrift3"/>
        <w:ind w:left="0" w:firstLine="0"/>
        <w:rPr>
          <w:lang w:val="en-US"/>
        </w:rPr>
      </w:pPr>
      <w:r>
        <w:rPr>
          <w:lang w:val="en-US"/>
        </w:rPr>
        <w:t xml:space="preserve">2.1.1 </w:t>
      </w:r>
      <w:r w:rsidR="32AF646F" w:rsidRPr="32AF646F">
        <w:rPr>
          <w:lang w:val="en-US"/>
        </w:rPr>
        <w:t>Gas storage model</w:t>
      </w:r>
    </w:p>
    <w:p w14:paraId="17B52AA9" w14:textId="5C4C2056" w:rsidR="00A717C9" w:rsidRPr="00220152" w:rsidRDefault="000163FD" w:rsidP="00A35A1E">
      <w:pPr>
        <w:rPr>
          <w:lang w:val="en-US"/>
        </w:rPr>
      </w:pPr>
      <w:r w:rsidRPr="1DB34C69">
        <w:rPr>
          <w:lang w:val="en-US"/>
        </w:rPr>
        <w:t>The AD</w:t>
      </w:r>
      <w:r w:rsidR="00E363D1">
        <w:rPr>
          <w:lang w:val="en-US"/>
        </w:rPr>
        <w:t xml:space="preserve">M1-R3 </w:t>
      </w:r>
      <w:r w:rsidRPr="1DB34C69">
        <w:rPr>
          <w:lang w:val="en-US"/>
        </w:rPr>
        <w:t xml:space="preserve">was extended by a </w:t>
      </w:r>
      <w:r w:rsidR="00E363D1">
        <w:rPr>
          <w:lang w:val="en-US"/>
        </w:rPr>
        <w:t xml:space="preserve">model of the </w:t>
      </w:r>
      <w:r w:rsidR="002F1EBF">
        <w:rPr>
          <w:lang w:val="en-US"/>
        </w:rPr>
        <w:t xml:space="preserve">GS </w:t>
      </w:r>
      <w:r w:rsidRPr="1DB34C69">
        <w:rPr>
          <w:lang w:val="en-US"/>
        </w:rPr>
        <w:t>and a CHP</w:t>
      </w:r>
      <w:r w:rsidR="006844E2">
        <w:rPr>
          <w:lang w:val="en-US"/>
        </w:rPr>
        <w:t xml:space="preserve"> unit</w:t>
      </w:r>
      <w:r w:rsidR="00A717C9">
        <w:rPr>
          <w:lang w:val="en-US"/>
        </w:rPr>
        <w:t xml:space="preserve">. The </w:t>
      </w:r>
      <w:r w:rsidR="00A02B2B">
        <w:rPr>
          <w:lang w:val="en-US"/>
        </w:rPr>
        <w:t xml:space="preserve">operating schedule </w:t>
      </w:r>
      <w:r w:rsidR="006844E2">
        <w:rPr>
          <w:lang w:val="en-US"/>
        </w:rPr>
        <w:t xml:space="preserve">of the CHP unit </w:t>
      </w:r>
      <w:r w:rsidR="00A717C9">
        <w:rPr>
          <w:lang w:val="en-US"/>
        </w:rPr>
        <w:t xml:space="preserve">was </w:t>
      </w:r>
      <w:r w:rsidR="002F1EBF">
        <w:rPr>
          <w:lang w:val="en-US"/>
        </w:rPr>
        <w:t xml:space="preserve">taken from </w:t>
      </w:r>
      <w:sdt>
        <w:sdtPr>
          <w:rPr>
            <w:lang w:val="en-US"/>
          </w:rPr>
          <w:alias w:val="To edit, see citavi.com/edit"/>
          <w:tag w:val="CitaviPlaceholder#2a539df4-0b53-49f3-bb0d-0e6961e95367"/>
          <w:id w:val="-1470814705"/>
          <w:placeholder>
            <w:docPart w:val="764479FE13B83C49A671C2FA689038ED"/>
          </w:placeholder>
        </w:sdtPr>
        <w:sdtEndPr/>
        <w:sdtContent>
          <w:r w:rsidR="006E1B70">
            <w:rPr>
              <w:lang w:val="en-US"/>
            </w:rPr>
            <w:fldChar w:fldCharType="begin"/>
          </w:r>
          <w:r w:rsidR="005060BD">
            <w:rPr>
              <w:lang w:val="en-US"/>
            </w:rPr>
            <w:instrText>ADDIN CitaviPlaceholder{eyIkaWQiOiIxIiwiJHR5cGUiOiJTd2lzc0FjYWRlbWljLkNpdGF2aS5DaXRhdGlvbnMuV29yZFBsYWNlaG9sZGVyLCBTd2lzc0FjYWRlbWljLkNpdGF2aSIsIkFzc29jaWF0ZVdpdGhQbGFjZWhvbGRlclRhZyI6IkNpdGF2aVBsYWNlaG9sZGVyI2U3MmI3Njg4LWRhNTctNGRkMi04MzIwLWMxYTA5MmNiNGZjZSIsIkVudHJpZXMiOlt7IiRpZCI6IjIiLCIkdHlwZSI6IlN3aXNzQWNhZGVtaWMuQ2l0YXZpLkNpdGF0aW9ucy5Xb3JkUGxhY2Vob2xkZXJFbnRyeSwgU3dpc3NBY2FkZW1pYy5DaXRhdmkiLCJJZCI6IjA2YzYxNDAxLTE4NjktNDk3Ny1iN2I3LTNlZmZkZjMxYjgxMy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NTM5ZGY0LTBiNTMtNDlmMy1iYjBkLTBlNjk2MWU5NTM2NyIsIlRleHQiOiJNYXVreSBldCBhbC4iLCJXQUlWZXJzaW9uIjoiNi4xNS4yLjAifQ==}</w:instrText>
          </w:r>
          <w:r w:rsidR="006E1B70">
            <w:rPr>
              <w:lang w:val="en-US"/>
            </w:rPr>
            <w:fldChar w:fldCharType="separate"/>
          </w:r>
          <w:r w:rsidR="00046EEC">
            <w:rPr>
              <w:lang w:val="en-US"/>
            </w:rPr>
            <w:t>Mauky et al.</w:t>
          </w:r>
          <w:r w:rsidR="006E1B70">
            <w:rPr>
              <w:lang w:val="en-US"/>
            </w:rPr>
            <w:fldChar w:fldCharType="end"/>
          </w:r>
        </w:sdtContent>
      </w:sdt>
      <w:r w:rsidR="006E1B70">
        <w:rPr>
          <w:lang w:val="en-US"/>
        </w:rPr>
        <w:t xml:space="preserve"> </w:t>
      </w:r>
      <w:sdt>
        <w:sdtPr>
          <w:rPr>
            <w:lang w:val="en-US"/>
          </w:rPr>
          <w:alias w:val="To edit, see citavi.com/edit"/>
          <w:tag w:val="CitaviPlaceholder#e72b7688-da57-4dd2-8320-c1a092cb4fce"/>
          <w:id w:val="-1253429678"/>
          <w:placeholder>
            <w:docPart w:val="764479FE13B83C49A671C2FA689038ED"/>
          </w:placeholder>
        </w:sdtPr>
        <w:sdtEndPr/>
        <w:sdtContent>
          <w:r w:rsidR="006E1B70">
            <w:rPr>
              <w:lang w:val="en-US"/>
            </w:rPr>
            <w:fldChar w:fldCharType="begin"/>
          </w:r>
          <w:r w:rsidR="006E1B70">
            <w:rPr>
              <w:lang w:val="en-US"/>
            </w:rPr>
            <w:instrText>ADDIN CitaviPlaceholder{eyIkaWQiOiIxIiwiJHR5cGUiOiJTd2lzc0FjYWRlbWljLkNpdGF2aS5DaXRhdGlvbnMuV29yZFBsYWNlaG9sZGVyLCBTd2lzc0FjYWRlbWljLkNpdGF2aSIsIkFzc29jaWF0ZVdpdGhQbGFjZWhvbGRlclRhZyI6IkNpdGF2aVBsYWNlaG9sZGVyIzJhNTM5ZGY0LTBiNTMtNDlmMy1iYjBkLTBlNjk2MWU5NTM2NyIsIkVudHJpZXMiOlt7IiRpZCI6IjIiLCIkdHlwZSI6IlN3aXNzQWNhZGVtaWMuQ2l0YXZpLkNpdGF0aW9ucy5Xb3JkUGxhY2Vob2xkZXJFbnRyeSwgU3dpc3NBY2FkZW1pYy5DaXRhdmkiLCJJZCI6ImVkODRkZTE4LTMxM2EtNDM0My1iYzgyLTUwYTBjMWU1YmY0M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ZTcyYjc2ODgtZGE1Ny00ZGQyLTgzMjAtYzFhMDkyY2I0ZmNlIiwiVGV4dCI6IigyMDE2KSIsIldBSVZlcnNpb24iOiI2LjE1LjIuMCJ9}</w:instrText>
          </w:r>
          <w:r w:rsidR="006E1B70">
            <w:rPr>
              <w:lang w:val="en-US"/>
            </w:rPr>
            <w:fldChar w:fldCharType="separate"/>
          </w:r>
          <w:r w:rsidR="00046EEC">
            <w:rPr>
              <w:lang w:val="en-US"/>
            </w:rPr>
            <w:t>(2016)</w:t>
          </w:r>
          <w:r w:rsidR="006E1B70">
            <w:rPr>
              <w:lang w:val="en-US"/>
            </w:rPr>
            <w:fldChar w:fldCharType="end"/>
          </w:r>
        </w:sdtContent>
      </w:sdt>
      <w:r w:rsidR="006E1B70">
        <w:rPr>
          <w:lang w:val="en-US"/>
        </w:rPr>
        <w:t xml:space="preserve"> </w:t>
      </w:r>
      <w:r w:rsidR="00A02B2B">
        <w:rPr>
          <w:lang w:val="en-US"/>
        </w:rPr>
        <w:t xml:space="preserve">and is </w:t>
      </w:r>
      <w:r w:rsidR="002F1EBF">
        <w:rPr>
          <w:lang w:val="en-US"/>
        </w:rPr>
        <w:t>shown in Fig. 1b</w:t>
      </w:r>
      <w:r w:rsidR="00A02B2B">
        <w:rPr>
          <w:lang w:val="en-US"/>
        </w:rPr>
        <w:t>.</w:t>
      </w:r>
      <w:r w:rsidR="00A35A1E">
        <w:rPr>
          <w:lang w:val="en-US"/>
        </w:rPr>
        <w:t xml:space="preserve"> </w:t>
      </w:r>
      <w:r w:rsidR="00AF4B2F">
        <w:rPr>
          <w:lang w:val="en-US"/>
        </w:rPr>
        <w:t>In accordance to</w:t>
      </w:r>
      <w:r w:rsidR="002F1EBF">
        <w:rPr>
          <w:lang w:val="en-US"/>
        </w:rPr>
        <w:t xml:space="preserve"> </w:t>
      </w:r>
      <w:sdt>
        <w:sdtPr>
          <w:rPr>
            <w:lang w:val="en-US"/>
          </w:rPr>
          <w:alias w:val="To edit, see citavi.com/edit"/>
          <w:tag w:val="CitaviPlaceholder#468127f5-1df1-4bc9-ac6f-4ccbae465a9d"/>
          <w:id w:val="966086325"/>
          <w:placeholder>
            <w:docPart w:val="DefaultPlaceholder_-1854013440"/>
          </w:placeholder>
        </w:sdtPr>
        <w:sdtEndPr/>
        <w:sdtContent>
          <w:r w:rsidR="002F1EBF">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U2NzRmYTM4LTVmMTgtNGFlYS1iY2Q5LTgxOTk2NjM4OWVhMCIsIkVudHJpZXMiOlt7IiRpZCI6IjIiLCIkdHlwZSI6IlN3aXNzQWNhZGVtaWMuQ2l0YXZpLkNpdGF0aW9ucy5Xb3JkUGxhY2Vob2xkZXJFbnRyeSwgU3dpc3NBY2FkZW1pYy5DaXRhdmkiLCJJZCI6IjMwMTgzMGU3LWU0ZGYtNDI3ZS1hODc3LTAyNmU4ZjAyNDU1Ny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C0xMFQxNDo0MDozM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M0NjgxMjdmNS0xZGYxLTRiYzktYWM2Zi00Y2NiYWU0NjVhOWQiLCJUZXh0IjoiRGl0dG1lciBldCBhbC4iLCJXQUlWZXJzaW9uIjoiNi4xNS4yLjAifQ==}</w:instrText>
          </w:r>
          <w:r w:rsidR="002F1EBF">
            <w:rPr>
              <w:lang w:val="en-US"/>
            </w:rPr>
            <w:fldChar w:fldCharType="separate"/>
          </w:r>
          <w:r w:rsidR="00046EEC">
            <w:rPr>
              <w:lang w:val="en-US"/>
            </w:rPr>
            <w:t>Dittmer et al.</w:t>
          </w:r>
          <w:r w:rsidR="002F1EBF">
            <w:rPr>
              <w:lang w:val="en-US"/>
            </w:rPr>
            <w:fldChar w:fldCharType="end"/>
          </w:r>
        </w:sdtContent>
      </w:sdt>
      <w:r w:rsidR="002F1EBF">
        <w:rPr>
          <w:lang w:val="en-US"/>
        </w:rPr>
        <w:t xml:space="preserve"> </w:t>
      </w:r>
      <w:sdt>
        <w:sdtPr>
          <w:rPr>
            <w:lang w:val="en-US"/>
          </w:rPr>
          <w:alias w:val="To edit, see citavi.com/edit"/>
          <w:tag w:val="CitaviPlaceholder#e674fa38-5f18-4aea-bcd9-819966389ea0"/>
          <w:id w:val="553280602"/>
          <w:placeholder>
            <w:docPart w:val="DefaultPlaceholder_-1854013440"/>
          </w:placeholder>
        </w:sdtPr>
        <w:sdtEndPr/>
        <w:sdtContent>
          <w:r w:rsidR="002F1EBF">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Q2ODEyN2Y1LTFkZjEtNGJjOS1hYzZmLTRjY2JhZTQ2NWE5ZCIsIkVudHJpZXMiOlt7IiRpZCI6IjIiLCIkdHlwZSI6IlN3aXNzQWNhZGVtaWMuQ2l0YXZpLkNpdGF0aW9ucy5Xb3JkUGxhY2Vob2xkZXJFbnRyeSwgU3dpc3NBY2FkZW1pYy5DaXRhdmkiLCJJZCI6IjI4MGIzMTVlLTQ0MDgtNDdkZS1hNjU0LWE4ODEwMDNkOTU2N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QtMTBUMTQ6NDA6Mz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NlNjc0ZmEzOC01ZjE4LTRhZWEtYmNkOS04MTk5NjYzODllYTAiLCJUZXh0IjoiKDIwMjIpIiwiV0FJVmVyc2lvbiI6IjYuMTUuMi4wIn0=}</w:instrText>
          </w:r>
          <w:r w:rsidR="002F1EBF">
            <w:rPr>
              <w:lang w:val="en-US"/>
            </w:rPr>
            <w:fldChar w:fldCharType="separate"/>
          </w:r>
          <w:r w:rsidR="00046EEC">
            <w:rPr>
              <w:lang w:val="en-US"/>
            </w:rPr>
            <w:t>(2022)</w:t>
          </w:r>
          <w:r w:rsidR="002F1EBF">
            <w:rPr>
              <w:lang w:val="en-US"/>
            </w:rPr>
            <w:fldChar w:fldCharType="end"/>
          </w:r>
        </w:sdtContent>
      </w:sdt>
      <w:r w:rsidR="002F1EBF">
        <w:rPr>
          <w:lang w:val="en-US"/>
        </w:rPr>
        <w:t>, t</w:t>
      </w:r>
      <w:r w:rsidR="00A02B2B">
        <w:rPr>
          <w:lang w:val="en-US"/>
        </w:rPr>
        <w:t>he</w:t>
      </w:r>
      <w:r w:rsidRPr="0EF766E9">
        <w:rPr>
          <w:lang w:val="en-US"/>
        </w:rPr>
        <w:t xml:space="preserve"> </w:t>
      </w:r>
      <w:r w:rsidR="00A02B2B">
        <w:rPr>
          <w:lang w:val="en-US"/>
        </w:rPr>
        <w:t xml:space="preserve">GS was modeled </w:t>
      </w:r>
      <w:r w:rsidR="00A717C9">
        <w:rPr>
          <w:lang w:val="en-US"/>
        </w:rPr>
        <w:t xml:space="preserve">as membrane enclosure with </w:t>
      </w:r>
      <w:r w:rsidR="00A02B2B">
        <w:rPr>
          <w:lang w:val="en-US"/>
        </w:rPr>
        <w:t>a variable volume</w:t>
      </w:r>
      <w:r w:rsidR="00C06877">
        <w:rPr>
          <w:lang w:val="en-US"/>
        </w:rPr>
        <w:t xml:space="preserve">, </w:t>
      </w:r>
      <w:r w:rsidR="00A02B2B">
        <w:rPr>
          <w:lang w:val="en-US"/>
        </w:rPr>
        <w:t xml:space="preserve">which is </w:t>
      </w:r>
      <w:r w:rsidR="00A717C9">
        <w:rPr>
          <w:lang w:val="en-US"/>
        </w:rPr>
        <w:t xml:space="preserve">connected to </w:t>
      </w:r>
      <w:r w:rsidR="00A02B2B">
        <w:rPr>
          <w:lang w:val="en-US"/>
        </w:rPr>
        <w:t>a fixed-roof AD digester</w:t>
      </w:r>
      <w:r w:rsidR="00665080">
        <w:rPr>
          <w:lang w:val="en-US"/>
        </w:rPr>
        <w:t xml:space="preserve"> of constant liquid and headspace volumes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l</m:t>
            </m:r>
          </m:sub>
        </m:sSub>
      </m:oMath>
      <w:r w:rsidR="00665080">
        <w:rPr>
          <w:lang w:val="en-US"/>
        </w:rPr>
        <w:t xml:space="preserve"> and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m:t>
            </m:r>
          </m:sub>
        </m:sSub>
      </m:oMath>
      <w:r w:rsidRPr="0EF766E9">
        <w:rPr>
          <w:lang w:val="en-US"/>
        </w:rPr>
        <w:t xml:space="preserve">. </w:t>
      </w:r>
      <w:r w:rsidR="00A717C9">
        <w:rPr>
          <w:lang w:val="en-US"/>
        </w:rPr>
        <w:t xml:space="preserve">Isobaric conditions at </w:t>
      </w:r>
      <w:r w:rsidR="00125DDF">
        <w:rPr>
          <w:lang w:val="en-US"/>
        </w:rPr>
        <w:t xml:space="preserve">a slightly elevated </w:t>
      </w:r>
      <w:r w:rsidR="00454DEF">
        <w:rPr>
          <w:lang w:val="en-US"/>
        </w:rPr>
        <w:t xml:space="preserve">pressure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454DEF">
        <w:rPr>
          <w:lang w:val="en-US"/>
        </w:rPr>
        <w:t xml:space="preserve"> </w:t>
      </w:r>
      <w:r w:rsidR="00AF4B2F">
        <w:rPr>
          <w:lang w:val="en-US"/>
        </w:rPr>
        <w:t>of 1.014 bar</w:t>
      </w:r>
      <w:r w:rsidR="00A717C9">
        <w:rPr>
          <w:lang w:val="en-US"/>
        </w:rPr>
        <w:t xml:space="preserve"> were assumed</w:t>
      </w:r>
      <w:del w:id="55" w:author="Sören Weinrich" w:date="2025-04-25T10:05:00Z">
        <w:r w:rsidR="00125DDF" w:rsidDel="00146279">
          <w:rPr>
            <w:lang w:val="en-US"/>
          </w:rPr>
          <w:delText xml:space="preserve">. </w:delText>
        </w:r>
      </w:del>
      <w:ins w:id="56" w:author="Sören Weinrich" w:date="2025-04-25T10:05:00Z">
        <w:r w:rsidR="00146279">
          <w:rPr>
            <w:lang w:val="en-US"/>
          </w:rPr>
          <w:t xml:space="preserve"> with</w:t>
        </w:r>
      </w:ins>
      <w:ins w:id="57" w:author="Sören Weinrich" w:date="2025-04-25T12:10:00Z">
        <w:r w:rsidR="00DB7318">
          <w:rPr>
            <w:lang w:val="en-US"/>
          </w:rPr>
          <w:t>in</w:t>
        </w:r>
      </w:ins>
      <w:ins w:id="58" w:author="Sören Weinrich" w:date="2025-04-25T10:05:00Z">
        <w:r w:rsidR="00146279">
          <w:rPr>
            <w:lang w:val="en-US"/>
          </w:rPr>
          <w:t xml:space="preserve"> the GS. </w:t>
        </w:r>
      </w:ins>
      <w:r w:rsidR="00125DDF">
        <w:rPr>
          <w:lang w:val="en-US"/>
        </w:rPr>
        <w:t xml:space="preserve">Further, </w:t>
      </w:r>
      <w:r w:rsidR="00A717C9">
        <w:rPr>
          <w:lang w:val="en-US"/>
        </w:rPr>
        <w:t xml:space="preserve">a constant </w:t>
      </w:r>
      <w:r w:rsidR="003A5031">
        <w:rPr>
          <w:lang w:val="en-US"/>
        </w:rPr>
        <w:t xml:space="preserve">elevated </w:t>
      </w:r>
      <w:r w:rsidR="00A717C9">
        <w:rPr>
          <w:lang w:val="en-US"/>
        </w:rPr>
        <w:t xml:space="preserve">temperature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F4B2F">
        <w:rPr>
          <w:lang w:val="en-US"/>
        </w:rPr>
        <w:t xml:space="preserve"> of 323 K</w:t>
      </w:r>
      <w:r w:rsidR="00A717C9">
        <w:rPr>
          <w:lang w:val="en-US"/>
        </w:rPr>
        <w:t xml:space="preserve"> </w:t>
      </w:r>
      <w:sdt>
        <w:sdtPr>
          <w:rPr>
            <w:lang w:val="en-US"/>
          </w:rPr>
          <w:alias w:val="To edit, see citavi.com/edit"/>
          <w:tag w:val="CitaviPlaceholder#7b1e5c27-a1c3-4782-941b-b8c11a00af35"/>
          <w:id w:val="1092200305"/>
          <w:placeholder>
            <w:docPart w:val="DefaultPlaceholder_-1854013440"/>
          </w:placeholder>
        </w:sdtPr>
        <w:sdtEndPr/>
        <w:sdtContent>
          <w:r w:rsidR="00125DDF">
            <w:rPr>
              <w:lang w:val="en-US"/>
            </w:rPr>
            <w:fldChar w:fldCharType="begin"/>
          </w:r>
          <w:r w:rsidR="00125DD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GFmY2QzLTU3NWMtNDlmOC05NjlmLWE4Yzc3MTg5ODZiNi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w:instrText>
          </w:r>
          <w:r w:rsidR="00125DDF" w:rsidRPr="00220152">
            <w:rPr>
              <w:lang w:val="en-US"/>
            </w:rPr>
            <w:instrText>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diMWU1YzI3LWExYzMtNDc4Mi05NDFiLWI4YzExYTAwYWYzNSIsIlRleHQiOiIoU3R1ciBldCBhbC4sIDIwMjIpIiwiV0FJVmVyc2lvbiI6IjYuMTUuMi4wIn0=}</w:instrText>
          </w:r>
          <w:r w:rsidR="00125DDF">
            <w:rPr>
              <w:lang w:val="en-US"/>
            </w:rPr>
            <w:fldChar w:fldCharType="separate"/>
          </w:r>
          <w:r w:rsidR="00046EEC" w:rsidRPr="00220152">
            <w:rPr>
              <w:lang w:val="en-US"/>
            </w:rPr>
            <w:t>(Stur et al., 2022)</w:t>
          </w:r>
          <w:r w:rsidR="00125DDF">
            <w:rPr>
              <w:lang w:val="en-US"/>
            </w:rPr>
            <w:fldChar w:fldCharType="end"/>
          </w:r>
        </w:sdtContent>
      </w:sdt>
      <w:r w:rsidR="00A717C9" w:rsidRPr="00220152">
        <w:rPr>
          <w:lang w:val="en-US"/>
        </w:rPr>
        <w:t xml:space="preserve"> </w:t>
      </w:r>
      <w:r w:rsidR="002876C4" w:rsidRPr="00220152">
        <w:rPr>
          <w:lang w:val="en-US"/>
        </w:rPr>
        <w:t xml:space="preserve">was assumed as a </w:t>
      </w:r>
      <w:r w:rsidR="00A717C9" w:rsidRPr="00220152">
        <w:rPr>
          <w:lang w:val="en-US"/>
        </w:rPr>
        <w:t xml:space="preserve">conservative </w:t>
      </w:r>
      <w:r w:rsidR="003A5031" w:rsidRPr="00220152">
        <w:rPr>
          <w:lang w:val="en-US"/>
        </w:rPr>
        <w:t>estimate</w:t>
      </w:r>
      <w:r w:rsidR="002876C4" w:rsidRPr="00220152">
        <w:rPr>
          <w:lang w:val="en-US"/>
        </w:rPr>
        <w:t xml:space="preserve"> of </w:t>
      </w:r>
      <w:r w:rsidR="00A717C9" w:rsidRPr="00220152">
        <w:rPr>
          <w:lang w:val="en-US"/>
        </w:rPr>
        <w:t>the GS capacity</w:t>
      </w:r>
      <w:r w:rsidR="00454DEF" w:rsidRPr="00220152">
        <w:rPr>
          <w:lang w:val="en-US"/>
        </w:rPr>
        <w:t xml:space="preserve"> </w:t>
      </w:r>
      <w:r w:rsidR="00125DDF" w:rsidRPr="00220152">
        <w:rPr>
          <w:lang w:val="en-US"/>
        </w:rPr>
        <w:t xml:space="preserve">during the </w:t>
      </w:r>
      <w:r w:rsidR="00454DEF" w:rsidRPr="00220152">
        <w:rPr>
          <w:lang w:val="en-US"/>
        </w:rPr>
        <w:t xml:space="preserve">summer </w:t>
      </w:r>
      <w:r w:rsidR="006F5382" w:rsidRPr="00220152">
        <w:rPr>
          <w:lang w:val="en-US"/>
        </w:rPr>
        <w:t xml:space="preserve">months </w:t>
      </w:r>
      <w:r w:rsidR="00454DEF" w:rsidRPr="00220152">
        <w:rPr>
          <w:lang w:val="en-US"/>
        </w:rPr>
        <w:t>with</w:t>
      </w:r>
      <w:ins w:id="59" w:author="Sören Weinrich" w:date="2025-04-25T10:05:00Z">
        <w:r w:rsidR="00146279">
          <w:rPr>
            <w:lang w:val="en-US"/>
          </w:rPr>
          <w:t xml:space="preserve"> high</w:t>
        </w:r>
      </w:ins>
      <w:r w:rsidR="00454DEF" w:rsidRPr="00220152">
        <w:rPr>
          <w:lang w:val="en-US"/>
        </w:rPr>
        <w:t xml:space="preserve"> sun radiation</w:t>
      </w:r>
      <w:r w:rsidR="00A717C9" w:rsidRPr="00220152">
        <w:rPr>
          <w:lang w:val="en-US"/>
        </w:rPr>
        <w:t>.</w:t>
      </w:r>
    </w:p>
    <w:p w14:paraId="69A751BE" w14:textId="4210CF3E" w:rsidR="001F4FEB" w:rsidRPr="00D75CBB" w:rsidRDefault="00C06877" w:rsidP="001F4FEB">
      <w:pPr>
        <w:rPr>
          <w:lang w:val="en-US"/>
        </w:rPr>
      </w:pPr>
      <w:r>
        <w:rPr>
          <w:lang w:val="en-US"/>
        </w:rPr>
        <w:t xml:space="preserve">The GS </w:t>
      </w:r>
      <w:r w:rsidR="006F5382">
        <w:rPr>
          <w:lang w:val="en-US"/>
        </w:rPr>
        <w:t xml:space="preserve">was </w:t>
      </w:r>
      <w:r>
        <w:rPr>
          <w:lang w:val="en-US"/>
        </w:rPr>
        <w:t>assumed to be homogeneously filled with biogas from the AD digester (CH</w:t>
      </w:r>
      <w:r w:rsidRPr="00454DEF">
        <w:rPr>
          <w:vertAlign w:val="subscript"/>
          <w:lang w:val="en-US"/>
        </w:rPr>
        <w:t>4</w:t>
      </w:r>
      <w:r>
        <w:rPr>
          <w:lang w:val="en-US"/>
        </w:rPr>
        <w:t>, CO</w:t>
      </w:r>
      <w:r w:rsidRPr="00454DEF">
        <w:rPr>
          <w:vertAlign w:val="subscript"/>
          <w:lang w:val="en-US"/>
        </w:rPr>
        <w:t>2</w:t>
      </w:r>
      <w:r>
        <w:rPr>
          <w:lang w:val="en-US"/>
        </w:rPr>
        <w:t xml:space="preserve"> and H</w:t>
      </w:r>
      <w:r w:rsidRPr="00454DEF">
        <w:rPr>
          <w:vertAlign w:val="subscript"/>
          <w:lang w:val="en-US"/>
        </w:rPr>
        <w:t>2</w:t>
      </w:r>
      <w:r>
        <w:rPr>
          <w:lang w:val="en-US"/>
        </w:rPr>
        <w:t xml:space="preserve">O, </w:t>
      </w:r>
      <w:r w:rsidR="00454DEF">
        <w:rPr>
          <w:lang w:val="en-US"/>
        </w:rPr>
        <w:t xml:space="preserve">all </w:t>
      </w:r>
      <w:r>
        <w:rPr>
          <w:lang w:val="en-US"/>
        </w:rPr>
        <w:t>modeled as ideal gases)</w:t>
      </w:r>
      <w:r w:rsidR="00AF5F34">
        <w:rPr>
          <w:lang w:val="en-US"/>
        </w:rPr>
        <w:t xml:space="preserve">. It is </w:t>
      </w:r>
      <w:r>
        <w:rPr>
          <w:lang w:val="en-US"/>
        </w:rPr>
        <w:t>depleted through the CH</w:t>
      </w:r>
      <w:r w:rsidR="0039603A">
        <w:rPr>
          <w:lang w:val="en-US"/>
        </w:rPr>
        <w:t>P unit</w:t>
      </w:r>
      <w:r>
        <w:rPr>
          <w:lang w:val="en-US"/>
        </w:rPr>
        <w:t xml:space="preserve">, whose thermal power supply is given through its electrical capacity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Pr>
          <w:lang w:val="en-US"/>
        </w:rPr>
        <w:t xml:space="preserve"> and efficiency </w:t>
      </w:r>
      <m:oMath>
        <m:sSub>
          <m:sSubPr>
            <m:ctrlPr>
              <w:rPr>
                <w:rFonts w:ascii="Cambria Math" w:hAnsi="Cambria Math"/>
                <w:i/>
              </w:rPr>
            </m:ctrlPr>
          </m:sSubPr>
          <m:e>
            <m:r>
              <w:rPr>
                <w:rFonts w:ascii="Cambria Math" w:hAnsi="Cambria Math"/>
              </w:rPr>
              <m:t>η</m:t>
            </m:r>
          </m:e>
          <m:sub>
            <m:r>
              <m:rPr>
                <m:sty m:val="p"/>
              </m:rPr>
              <w:rPr>
                <w:rFonts w:ascii="Cambria Math" w:hAnsi="Cambria Math"/>
                <w:lang w:val="en-US"/>
              </w:rPr>
              <m:t>el</m:t>
            </m:r>
          </m:sub>
        </m:sSub>
      </m:oMath>
      <w:r w:rsidRPr="00C06877">
        <w:rPr>
          <w:lang w:val="en-US"/>
        </w:rPr>
        <w:t>,</w:t>
      </w:r>
      <w:r>
        <w:rPr>
          <w:lang w:val="en-US"/>
        </w:rPr>
        <w:t xml:space="preserve"> as well as the lower heating </w:t>
      </w:r>
      <w:r>
        <w:rPr>
          <w:lang w:val="en-US"/>
        </w:rPr>
        <w:lastRenderedPageBreak/>
        <w:t xml:space="preserve">value (LHV) of </w:t>
      </w:r>
      <w:r w:rsidR="00454DEF">
        <w:rPr>
          <w:lang w:val="en-US"/>
        </w:rPr>
        <w:t>CH</w:t>
      </w:r>
      <w:proofErr w:type="gramStart"/>
      <w:r w:rsidR="00454DEF" w:rsidRPr="00454DEF">
        <w:rPr>
          <w:vertAlign w:val="subscript"/>
          <w:lang w:val="en-US"/>
        </w:rPr>
        <w:t>4</w:t>
      </w:r>
      <w:ins w:id="60" w:author="Sören Weinrich" w:date="2025-04-25T12:11:00Z">
        <w:r w:rsidR="00DB7318">
          <w:rPr>
            <w:vertAlign w:val="subscript"/>
            <w:lang w:val="en-US"/>
          </w:rPr>
          <w:t xml:space="preserve"> </w:t>
        </w:r>
      </w:ins>
      <w:r w:rsidR="00AF5F34">
        <w:rPr>
          <w:lang w:val="en-US"/>
        </w:rPr>
        <w:t>.</w:t>
      </w:r>
      <w:proofErr w:type="gramEnd"/>
      <w:r w:rsidR="00AF5F34">
        <w:rPr>
          <w:lang w:val="en-US"/>
        </w:rPr>
        <w:t xml:space="preserve"> The volume flow of </w:t>
      </w:r>
      <w:r w:rsidR="00454DEF">
        <w:rPr>
          <w:lang w:val="en-US"/>
        </w:rPr>
        <w:t>CH</w:t>
      </w:r>
      <w:r w:rsidR="00454DEF" w:rsidRPr="00454DEF">
        <w:rPr>
          <w:vertAlign w:val="subscript"/>
          <w:lang w:val="en-US"/>
        </w:rPr>
        <w:t>4</w:t>
      </w:r>
      <w:r w:rsidR="00454DEF">
        <w:rPr>
          <w:lang w:val="en-US"/>
        </w:rPr>
        <w:t xml:space="preserve"> </w:t>
      </w:r>
      <w:r w:rsidR="00AF5F34">
        <w:rPr>
          <w:lang w:val="en-US"/>
        </w:rPr>
        <w:t xml:space="preserve">to the CHP </w:t>
      </w:r>
      <w:r w:rsidR="00240C12">
        <w:rPr>
          <w:lang w:val="en-US"/>
        </w:rPr>
        <w:t xml:space="preserve">unit </w:t>
      </w:r>
      <w:r w:rsidR="00AF5F34">
        <w:rPr>
          <w:lang w:val="en-US"/>
        </w:rPr>
        <w:t xml:space="preserve">can be derived via the </w:t>
      </w:r>
      <w:r w:rsidR="00AF5F34" w:rsidRPr="5C5F6251">
        <w:rPr>
          <w:lang w:val="en-US"/>
        </w:rPr>
        <w:t xml:space="preserve">specific gas constant </w:t>
      </w:r>
      <w:r w:rsidR="00454DEF">
        <w:rPr>
          <w:lang w:val="en-US"/>
        </w:rPr>
        <w:t xml:space="preserve">of </w:t>
      </w:r>
      <w:r w:rsidR="00AF5F34" w:rsidRPr="5C5F6251">
        <w:rPr>
          <w:lang w:val="en-US"/>
        </w:rPr>
        <w:t xml:space="preserve">methane </w:t>
      </w:r>
      <m:oMath>
        <m:sSub>
          <m:sSubPr>
            <m:ctrlPr>
              <w:rPr>
                <w:rFonts w:ascii="Cambria Math" w:hAnsi="Cambria Math"/>
                <w:i/>
                <w:lang w:val="en-US"/>
              </w:rPr>
            </m:ctrlPr>
          </m:sSubPr>
          <m:e>
            <m:r>
              <w:rPr>
                <w:rFonts w:ascii="Cambria Math" w:hAnsi="Cambria Math"/>
                <w:lang w:val="en-US"/>
              </w:rPr>
              <m:t>R</m:t>
            </m:r>
          </m:e>
          <m:sub>
            <m:r>
              <m:rPr>
                <m:nor/>
              </m:rPr>
              <w:rPr>
                <w:rFonts w:ascii="Cambria Math" w:hAnsi="Cambria Math"/>
                <w:lang w:val="en-US"/>
              </w:rPr>
              <m:t>S,</m:t>
            </m:r>
            <m:sSub>
              <m:sSubPr>
                <m:ctrlPr>
                  <w:rPr>
                    <w:rFonts w:ascii="Cambria Math" w:hAnsi="Cambria Math"/>
                    <w:lang w:val="en-US"/>
                  </w:rPr>
                </m:ctrlPr>
              </m:sSubPr>
              <m:e>
                <m:r>
                  <m:rPr>
                    <m:nor/>
                  </m:rPr>
                  <w:rPr>
                    <w:rFonts w:ascii="Cambria Math" w:hAnsi="Cambria Math"/>
                    <w:lang w:val="en-US"/>
                  </w:rPr>
                  <m:t>CH</m:t>
                </m:r>
              </m:e>
              <m:sub>
                <m:r>
                  <m:rPr>
                    <m:nor/>
                  </m:rPr>
                  <w:rPr>
                    <w:rFonts w:ascii="Cambria Math" w:hAnsi="Cambria Math"/>
                    <w:lang w:val="en-US"/>
                  </w:rPr>
                  <m:t>4</m:t>
                </m:r>
              </m:sub>
            </m:sSub>
          </m:sub>
        </m:sSub>
      </m:oMath>
      <w:r w:rsidR="00AF5F34">
        <w:rPr>
          <w:lang w:val="en-US"/>
        </w:rPr>
        <w:t xml:space="preserve">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583"/>
        <w:gridCol w:w="1067"/>
      </w:tblGrid>
      <w:tr w:rsidR="001F4FEB" w14:paraId="1E31596D" w14:textId="77777777" w:rsidTr="001F4FEB">
        <w:tc>
          <w:tcPr>
            <w:tcW w:w="354" w:type="pct"/>
            <w:vAlign w:val="center"/>
          </w:tcPr>
          <w:p w14:paraId="13050C9D" w14:textId="77777777" w:rsidR="006A50C7" w:rsidRDefault="006A50C7" w:rsidP="001F4FEB">
            <w:pPr>
              <w:ind w:firstLine="0"/>
              <w:jc w:val="right"/>
              <w:rPr>
                <w:lang w:val="en-US"/>
              </w:rPr>
            </w:pPr>
          </w:p>
        </w:tc>
        <w:tc>
          <w:tcPr>
            <w:tcW w:w="4343" w:type="pct"/>
            <w:vAlign w:val="center"/>
          </w:tcPr>
          <w:p w14:paraId="43C1A100" w14:textId="67B0E31A" w:rsidR="006A50C7" w:rsidRPr="001F4FEB" w:rsidRDefault="003277B2" w:rsidP="001F4FEB">
            <w:pPr>
              <w:spacing w:line="416" w:lineRule="auto"/>
              <w:ind w:right="30" w:firstLine="341"/>
              <w:jc w:val="right"/>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el</m:t>
                        </m:r>
                      </m:sub>
                    </m:sSub>
                  </m:num>
                  <m:den>
                    <m:r>
                      <w:rPr>
                        <w:rFonts w:ascii="Cambria Math" w:hAnsi="Cambria Math"/>
                        <w:sz w:val="22"/>
                      </w:rPr>
                      <m:t>LH</m:t>
                    </m:r>
                    <m:sSub>
                      <m:sSubPr>
                        <m:ctrlPr>
                          <w:rPr>
                            <w:rFonts w:ascii="Cambria Math" w:hAnsi="Cambria Math"/>
                            <w:i/>
                            <w:sz w:val="22"/>
                          </w:rPr>
                        </m:ctrlPr>
                      </m:sSubPr>
                      <m:e>
                        <m:r>
                          <w:rPr>
                            <w:rFonts w:ascii="Cambria Math" w:hAnsi="Cambria Math"/>
                            <w:sz w:val="22"/>
                          </w:rPr>
                          <m:t>V</m:t>
                        </m:r>
                      </m:e>
                      <m:sub>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sSub>
                      <m:sSubPr>
                        <m:ctrlPr>
                          <w:rPr>
                            <w:rFonts w:ascii="Cambria Math" w:hAnsi="Cambria Math"/>
                            <w:sz w:val="22"/>
                          </w:rPr>
                        </m:ctrlPr>
                      </m:sSubPr>
                      <m:e>
                        <m:r>
                          <w:rPr>
                            <w:rFonts w:ascii="Cambria Math" w:hAnsi="Cambria Math"/>
                            <w:sz w:val="22"/>
                          </w:rPr>
                          <m:t>η</m:t>
                        </m:r>
                      </m:e>
                      <m:sub>
                        <m:r>
                          <m:rPr>
                            <m:nor/>
                          </m:rPr>
                          <w:rPr>
                            <w:rFonts w:ascii="Cambria Math" w:hAnsi="Cambria Math"/>
                            <w:sz w:val="22"/>
                            <w:lang w:val="en-US"/>
                          </w:rPr>
                          <m:t>el</m:t>
                        </m:r>
                      </m:sub>
                    </m:sSub>
                  </m:den>
                </m:f>
                <m:r>
                  <w:rPr>
                    <w:rFonts w:ascii="Cambria Math" w:hAnsi="Cambria Math"/>
                    <w:sz w:val="22"/>
                    <w:lang w:val="en-US"/>
                  </w:rPr>
                  <m:t>∙</m:t>
                </m:r>
                <m:sSub>
                  <m:sSubPr>
                    <m:ctrlPr>
                      <w:rPr>
                        <w:rFonts w:ascii="Cambria Math" w:hAnsi="Cambria Math"/>
                        <w:sz w:val="22"/>
                      </w:rPr>
                    </m:ctrlPr>
                  </m:sSubPr>
                  <m:e>
                    <m:r>
                      <w:rPr>
                        <w:rFonts w:ascii="Cambria Math" w:hAnsi="Cambria Math"/>
                        <w:sz w:val="22"/>
                      </w:rPr>
                      <m:t>R</m:t>
                    </m:r>
                  </m:e>
                  <m:sub>
                    <m:r>
                      <m:rPr>
                        <m:nor/>
                      </m:rPr>
                      <w:rPr>
                        <w:rFonts w:ascii="Cambria Math" w:hAnsi="Cambria Math"/>
                        <w:sz w:val="22"/>
                        <w:lang w:val="en-US"/>
                      </w:rPr>
                      <m:t>S,</m:t>
                    </m:r>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oMath>
            </m:oMathPara>
          </w:p>
        </w:tc>
        <w:tc>
          <w:tcPr>
            <w:tcW w:w="303" w:type="pct"/>
            <w:vAlign w:val="center"/>
          </w:tcPr>
          <w:p w14:paraId="764A5F27" w14:textId="015F8F21" w:rsidR="006A50C7" w:rsidRDefault="00665080" w:rsidP="001F4FEB">
            <w:pPr>
              <w:pStyle w:val="Beschriftung"/>
              <w:jc w:val="right"/>
              <w:rPr>
                <w:lang w:val="en-US"/>
              </w:rPr>
            </w:pPr>
            <w:commentRangeStart w:id="61"/>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w:t>
            </w:r>
            <w:r>
              <w:fldChar w:fldCharType="end"/>
            </w:r>
            <w:r>
              <w:t>)</w:t>
            </w:r>
            <w:r w:rsidDel="00665080">
              <w:t xml:space="preserve"> </w:t>
            </w:r>
            <w:commentRangeEnd w:id="61"/>
            <w:r>
              <w:rPr>
                <w:rStyle w:val="Kommentarzeichen"/>
                <w:rFonts w:ascii="Garamond" w:eastAsia="Arial" w:hAnsi="Garamond" w:cs="Arial"/>
                <w:i w:val="0"/>
                <w:iCs w:val="0"/>
                <w:lang w:val="de"/>
              </w:rPr>
              <w:commentReference w:id="61"/>
            </w:r>
          </w:p>
        </w:tc>
      </w:tr>
    </w:tbl>
    <w:p w14:paraId="770FB2A6" w14:textId="5A3F93E9" w:rsidR="002E7629" w:rsidRPr="002E7629" w:rsidRDefault="00C06877" w:rsidP="00604599">
      <w:pPr>
        <w:rPr>
          <w:lang w:val="en-US"/>
        </w:rPr>
      </w:pPr>
      <w:r w:rsidRPr="0EF766E9">
        <w:rPr>
          <w:lang w:val="en-US"/>
        </w:rPr>
        <w:t xml:space="preserve">Two </w:t>
      </w:r>
      <w:r w:rsidR="00454DEF">
        <w:rPr>
          <w:lang w:val="en-US"/>
        </w:rPr>
        <w:t>additional</w:t>
      </w:r>
      <w:r w:rsidRPr="0EF766E9">
        <w:rPr>
          <w:lang w:val="en-US"/>
        </w:rPr>
        <w:t xml:space="preserve"> states </w:t>
      </w:r>
      <w:r>
        <w:rPr>
          <w:lang w:val="en-US"/>
        </w:rPr>
        <w:t xml:space="preserve">describe the volume </w:t>
      </w:r>
      <w:r w:rsidR="00454DEF">
        <w:rPr>
          <w:lang w:val="en-US"/>
        </w:rPr>
        <w:t xml:space="preserve">of </w:t>
      </w:r>
      <w:commentRangeStart w:id="62"/>
      <w:r w:rsidR="00454DEF">
        <w:rPr>
          <w:lang w:val="en-US"/>
        </w:rPr>
        <w:t>CH</w:t>
      </w:r>
      <w:r w:rsidR="00454DEF" w:rsidRPr="00454DEF">
        <w:rPr>
          <w:vertAlign w:val="subscript"/>
          <w:lang w:val="en-US"/>
        </w:rPr>
        <w:t>4</w:t>
      </w:r>
      <w:r w:rsidR="00454DEF">
        <w:rPr>
          <w:lang w:val="en-US"/>
        </w:rPr>
        <w:t xml:space="preserve"> </w:t>
      </w:r>
      <w:r>
        <w:rPr>
          <w:lang w:val="en-US"/>
        </w:rPr>
        <w:t xml:space="preserve">and </w:t>
      </w:r>
      <w:r w:rsidR="00454DEF">
        <w:rPr>
          <w:lang w:val="en-US"/>
        </w:rPr>
        <w:t>CO</w:t>
      </w:r>
      <w:r w:rsidR="00454DEF" w:rsidRPr="00454DEF">
        <w:rPr>
          <w:vertAlign w:val="subscript"/>
          <w:lang w:val="en-US"/>
        </w:rPr>
        <w:t>2</w:t>
      </w:r>
      <w:r w:rsidR="00454DEF">
        <w:rPr>
          <w:lang w:val="en-US"/>
        </w:rPr>
        <w:t xml:space="preserve"> </w:t>
      </w:r>
      <w:commentRangeEnd w:id="62"/>
      <w:r w:rsidR="00ED6CEA">
        <w:rPr>
          <w:rStyle w:val="Kommentarzeichen"/>
        </w:rPr>
        <w:commentReference w:id="62"/>
      </w:r>
      <w:r>
        <w:rPr>
          <w:lang w:val="en-US"/>
        </w:rPr>
        <w:t>in the GS.</w:t>
      </w:r>
      <w:r w:rsidRPr="0EF766E9">
        <w:rPr>
          <w:lang w:val="en-US"/>
        </w:rPr>
        <w:t xml:space="preserve"> An additional state </w:t>
      </w:r>
      <w:r>
        <w:rPr>
          <w:lang w:val="en-US"/>
        </w:rPr>
        <w:t xml:space="preserve">for </w:t>
      </w:r>
      <w:r w:rsidR="00454DEF">
        <w:rPr>
          <w:lang w:val="en-US"/>
        </w:rPr>
        <w:t>H</w:t>
      </w:r>
      <w:r w:rsidR="00454DEF" w:rsidRPr="00454DEF">
        <w:rPr>
          <w:vertAlign w:val="subscript"/>
          <w:lang w:val="en-US"/>
        </w:rPr>
        <w:t>2</w:t>
      </w:r>
      <w:r w:rsidR="00454DEF">
        <w:rPr>
          <w:lang w:val="en-US"/>
        </w:rPr>
        <w:t>O</w:t>
      </w:r>
      <w:r w:rsidR="00454DEF" w:rsidRPr="0EF766E9">
        <w:rPr>
          <w:lang w:val="en-US"/>
        </w:rPr>
        <w:t xml:space="preserve"> </w:t>
      </w:r>
      <w:r w:rsidRPr="0EF766E9">
        <w:rPr>
          <w:lang w:val="en-US"/>
        </w:rPr>
        <w:t>could be avoided by assuming saturated water vapor</w:t>
      </w:r>
      <w:r>
        <w:rPr>
          <w:lang w:val="en-US"/>
        </w:rPr>
        <w:t xml:space="preserve"> at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Pr="0EF766E9">
        <w:rPr>
          <w:lang w:val="en-US"/>
        </w:rPr>
        <w:t>.</w:t>
      </w:r>
      <w:r w:rsidR="00AF5F34">
        <w:rPr>
          <w:lang w:val="en-US"/>
        </w:rPr>
        <w:t xml:space="preserve"> </w:t>
      </w:r>
      <w:r w:rsidR="004064DF">
        <w:rPr>
          <w:lang w:val="en-US"/>
        </w:rPr>
        <w:t xml:space="preserve">Under </w:t>
      </w:r>
      <w:r w:rsidR="00AF5F34" w:rsidRPr="77CCFEC8">
        <w:rPr>
          <w:lang w:val="en-US"/>
        </w:rPr>
        <w:t xml:space="preserve">isobaric </w:t>
      </w:r>
      <w:r w:rsidR="00AF5F34">
        <w:rPr>
          <w:lang w:val="en-US"/>
        </w:rPr>
        <w:t xml:space="preserve">and isothermal </w:t>
      </w:r>
      <w:r w:rsidR="00AF5F34" w:rsidRPr="77CCFEC8">
        <w:rPr>
          <w:lang w:val="en-US"/>
        </w:rPr>
        <w:t>conditions, mass balances simplify to volume balances</w:t>
      </w:r>
      <w:r w:rsidR="00AF5F34">
        <w:rPr>
          <w:lang w:val="en-US"/>
        </w:rPr>
        <w:t xml:space="preserve"> for </w:t>
      </w:r>
      <w:commentRangeStart w:id="63"/>
      <m:oMath>
        <m:r>
          <w:rPr>
            <w:rFonts w:ascii="Cambria Math" w:hAnsi="Cambria Math"/>
            <w:lang w:val="en-US"/>
          </w:rPr>
          <m:t>i∈{</m:t>
        </m:r>
        <m:sSub>
          <m:sSubPr>
            <m:ctrlPr>
              <w:rPr>
                <w:rFonts w:ascii="Cambria Math" w:hAnsi="Cambria Math"/>
                <w:lang w:val="en-US"/>
              </w:rPr>
            </m:ctrlPr>
          </m:sSubPr>
          <m:e>
            <m:r>
              <m:rPr>
                <m:sty m:val="p"/>
              </m:rPr>
              <w:rPr>
                <w:rFonts w:ascii="Cambria Math" w:hAnsi="Cambria Math"/>
                <w:lang w:val="en-US"/>
              </w:rPr>
              <m:t>CH</m:t>
            </m:r>
            <m:ctrlPr>
              <w:rPr>
                <w:rFonts w:ascii="Cambria Math" w:hAnsi="Cambria Math"/>
                <w:i/>
                <w:lang w:val="en-US"/>
              </w:rPr>
            </m:ctrlPr>
          </m:e>
          <m:sub>
            <m:r>
              <w:rPr>
                <w:rFonts w:ascii="Cambria Math" w:hAnsi="Cambria Math"/>
                <w:lang w:val="en-US"/>
              </w:rPr>
              <m:t>4</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CO</m:t>
            </m:r>
            <m:ctrlPr>
              <w:rPr>
                <w:rFonts w:ascii="Cambria Math" w:hAnsi="Cambria Math"/>
                <w:i/>
                <w:lang w:val="en-US"/>
              </w:rPr>
            </m:ctrlPr>
          </m:e>
          <m:sub>
            <m:r>
              <m:rPr>
                <m:sty m:val="p"/>
              </m:rPr>
              <w:rPr>
                <w:rFonts w:ascii="Cambria Math" w:hAnsi="Cambria Math"/>
                <w:lang w:val="en-US"/>
              </w:rPr>
              <m:t>2</m:t>
            </m:r>
          </m:sub>
        </m:sSub>
        <m:r>
          <w:rPr>
            <w:rFonts w:ascii="Cambria Math" w:hAnsi="Cambria Math"/>
            <w:lang w:val="en-US"/>
          </w:rPr>
          <m:t>}</m:t>
        </m:r>
        <w:commentRangeEnd w:id="63"/>
        <m:r>
          <m:rPr>
            <m:sty m:val="p"/>
          </m:rPr>
          <w:rPr>
            <w:rStyle w:val="Kommentarzeichen"/>
          </w:rPr>
          <w:commentReference w:id="63"/>
        </m:r>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05EC2840" w14:textId="77777777" w:rsidTr="00434B0C">
        <w:tc>
          <w:tcPr>
            <w:tcW w:w="293" w:type="pct"/>
            <w:vAlign w:val="center"/>
          </w:tcPr>
          <w:p w14:paraId="1AB3B622" w14:textId="77777777" w:rsidR="002E7629" w:rsidRDefault="002E7629" w:rsidP="009337A3">
            <w:pPr>
              <w:ind w:firstLine="0"/>
              <w:jc w:val="right"/>
              <w:rPr>
                <w:lang w:val="en-US"/>
              </w:rPr>
            </w:pPr>
          </w:p>
        </w:tc>
        <w:tc>
          <w:tcPr>
            <w:tcW w:w="4283" w:type="pct"/>
            <w:vAlign w:val="center"/>
          </w:tcPr>
          <w:p w14:paraId="7B5F028D" w14:textId="7FB111E5" w:rsidR="002E7629" w:rsidRPr="001F4FEB" w:rsidRDefault="003277B2" w:rsidP="00434B0C">
            <w:pPr>
              <w:spacing w:line="416" w:lineRule="auto"/>
              <w:ind w:right="30" w:firstLine="341"/>
              <w:jc w:val="center"/>
              <w:rPr>
                <w:rFonts w:eastAsia="Garamond" w:cs="Garamond"/>
                <w:lang w:val="en-US"/>
              </w:rPr>
            </w:pPr>
            <m:oMathPara>
              <m:oMath>
                <m:f>
                  <m:fPr>
                    <m:ctrlPr>
                      <w:rPr>
                        <w:rFonts w:ascii="Cambria Math" w:hAnsi="Cambria Math"/>
                        <w:i/>
                        <w:sz w:val="22"/>
                        <w:lang w:val="en-US"/>
                      </w:rPr>
                    </m:ctrlPr>
                  </m:fPr>
                  <m:num>
                    <m:r>
                      <w:rPr>
                        <w:rFonts w:ascii="Cambria Math" w:hAnsi="Cambria Math"/>
                        <w:sz w:val="22"/>
                      </w:rPr>
                      <m:t>d</m:t>
                    </m:r>
                    <m:ctrlPr>
                      <w:rPr>
                        <w:rFonts w:ascii="Cambria Math" w:hAnsi="Cambria Math"/>
                        <w:i/>
                        <w:sz w:val="22"/>
                      </w:rPr>
                    </m:ctrlPr>
                  </m:num>
                  <m:den>
                    <m:r>
                      <w:rPr>
                        <w:rFonts w:ascii="Cambria Math" w:hAnsi="Cambria Math"/>
                        <w:sz w:val="22"/>
                      </w:rPr>
                      <m:t>dt</m:t>
                    </m:r>
                  </m:den>
                </m:f>
                <m:sSub>
                  <m:sSubPr>
                    <m:ctrlPr>
                      <w:rPr>
                        <w:rFonts w:ascii="Cambria Math" w:hAnsi="Cambria Math"/>
                        <w:sz w:val="22"/>
                      </w:rPr>
                    </m:ctrlPr>
                  </m:sSubPr>
                  <m:e>
                    <m:r>
                      <w:rPr>
                        <w:rFonts w:ascii="Cambria Math" w:hAnsi="Cambria Math"/>
                        <w:sz w:val="22"/>
                      </w:rPr>
                      <m:t>V</m:t>
                    </m:r>
                  </m:e>
                  <m:sub>
                    <m:r>
                      <m:rPr>
                        <m:nor/>
                      </m:rPr>
                      <w:rPr>
                        <w:rFonts w:ascii="Cambria Math" w:hAnsi="Cambria Math"/>
                        <w:i/>
                        <w:sz w:val="22"/>
                        <w:lang w:val="en-US"/>
                      </w:rPr>
                      <m:t>i</m:t>
                    </m:r>
                    <m:r>
                      <m:rPr>
                        <m:nor/>
                      </m:rPr>
                      <w:rPr>
                        <w:rFonts w:ascii="Cambria Math" w:hAnsi="Cambria Math"/>
                        <w:sz w:val="22"/>
                        <w:lang w:val="en-US"/>
                      </w:rPr>
                      <m:t>,GS</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i/>
                        <w:sz w:val="22"/>
                        <w:lang w:val="en-US"/>
                      </w:rPr>
                      <m:t>i</m:t>
                    </m:r>
                    <m:r>
                      <m:rPr>
                        <m:nor/>
                      </m:rPr>
                      <w:rPr>
                        <w:rFonts w:ascii="Cambria Math" w:hAnsi="Cambria Math"/>
                        <w:sz w:val="22"/>
                        <w:lang w:val="en-US"/>
                      </w:rPr>
                      <m:t>,</m:t>
                    </m:r>
                    <w:proofErr w:type="spellStart"/>
                    <m:r>
                      <m:rPr>
                        <m:nor/>
                      </m:rPr>
                      <w:rPr>
                        <w:rFonts w:ascii="Cambria Math" w:hAnsi="Cambria Math"/>
                        <w:sz w:val="22"/>
                        <w:lang w:val="en-US"/>
                      </w:rPr>
                      <m:t>GS,in</m:t>
                    </m:r>
                    <w:proofErr w:type="spellEnd"/>
                  </m:sub>
                </m:sSub>
                <m:r>
                  <w:rPr>
                    <w:rFonts w:ascii="Cambria Math" w:hAnsi="Cambria Math"/>
                    <w:sz w:val="22"/>
                    <w:lang w:val="en-US"/>
                  </w:rPr>
                  <m:t> - </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i/>
                        <w:sz w:val="22"/>
                        <w:lang w:val="en-US"/>
                      </w:rPr>
                      <m:t>i</m:t>
                    </m:r>
                    <m:r>
                      <m:rPr>
                        <m:nor/>
                      </m:rPr>
                      <w:rPr>
                        <w:rFonts w:ascii="Cambria Math" w:hAnsi="Cambria Math"/>
                        <w:sz w:val="22"/>
                        <w:lang w:val="en-US"/>
                      </w:rPr>
                      <m:t>,CHP</m:t>
                    </m:r>
                  </m:sub>
                </m:sSub>
                <m:r>
                  <w:rPr>
                    <w:rFonts w:ascii="Cambria Math" w:hAnsi="Cambria Math"/>
                    <w:sz w:val="22"/>
                    <w:lang w:val="en-US"/>
                  </w:rPr>
                  <m:t>.</m:t>
                </m:r>
              </m:oMath>
            </m:oMathPara>
          </w:p>
        </w:tc>
        <w:tc>
          <w:tcPr>
            <w:tcW w:w="424" w:type="pct"/>
            <w:vAlign w:val="center"/>
          </w:tcPr>
          <w:p w14:paraId="06F1D104" w14:textId="6A3FD94E" w:rsidR="002E7629" w:rsidRDefault="002E7629" w:rsidP="009337A3">
            <w:pPr>
              <w:pStyle w:val="Beschriftung"/>
              <w:jc w:val="right"/>
              <w:rPr>
                <w:lang w:val="en-US"/>
              </w:rPr>
            </w:pPr>
            <w:bookmarkStart w:id="64" w:name="_Ref187941920"/>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2</w:t>
            </w:r>
            <w:r w:rsidR="00462140">
              <w:fldChar w:fldCharType="end"/>
            </w:r>
            <w:r>
              <w:t>)</w:t>
            </w:r>
            <w:bookmarkEnd w:id="64"/>
          </w:p>
        </w:tc>
      </w:tr>
    </w:tbl>
    <w:p w14:paraId="742CBDA4" w14:textId="590DEF5F" w:rsidR="000163FD" w:rsidRDefault="00C85F34" w:rsidP="000163FD">
      <w:pPr>
        <w:rPr>
          <w:lang w:val="en-US"/>
        </w:rPr>
      </w:pPr>
      <w:r>
        <w:rPr>
          <w:lang w:val="en-US"/>
        </w:rPr>
        <w:t xml:space="preserve">The volume flow </w:t>
      </w:r>
      <w:r w:rsidR="000163FD" w:rsidRPr="77CCFEC8">
        <w:rPr>
          <w:lang w:val="en-US"/>
        </w:rPr>
        <w:t xml:space="preserve">of </w:t>
      </w:r>
      <w:r>
        <w:rPr>
          <w:lang w:val="en-US"/>
        </w:rPr>
        <w:t>CH</w:t>
      </w:r>
      <w:r>
        <w:rPr>
          <w:vertAlign w:val="subscript"/>
          <w:lang w:val="en-US"/>
        </w:rPr>
        <w:t>4</w:t>
      </w:r>
      <w:r w:rsidR="000163FD" w:rsidRPr="77CCFEC8">
        <w:rPr>
          <w:lang w:val="en-US"/>
        </w:rPr>
        <w:t xml:space="preserve"> </w:t>
      </w:r>
      <w:r>
        <w:rPr>
          <w:lang w:val="en-US"/>
        </w:rPr>
        <w:t xml:space="preserve">required for a specific </w:t>
      </w:r>
      <w:r w:rsidR="004064DF">
        <w:rPr>
          <w:lang w:val="en-US"/>
        </w:rPr>
        <w:t xml:space="preserve">electrical </w:t>
      </w:r>
      <w:r>
        <w:rPr>
          <w:lang w:val="en-US"/>
        </w:rPr>
        <w:t xml:space="preserve">CHP output entails </w:t>
      </w:r>
      <w:r w:rsidR="000163FD" w:rsidRPr="77CCFEC8">
        <w:rPr>
          <w:lang w:val="en-US"/>
        </w:rPr>
        <w:t>the outflow of the remaining gases proportionate to the</w:t>
      </w:r>
      <w:r>
        <w:rPr>
          <w:lang w:val="en-US"/>
        </w:rPr>
        <w:t>ir</w:t>
      </w:r>
      <w:r w:rsidR="000163FD" w:rsidRPr="77CCFEC8">
        <w:rPr>
          <w:lang w:val="en-US"/>
        </w:rPr>
        <w:t xml:space="preserve"> volume fraction within </w:t>
      </w:r>
      <w:r>
        <w:rPr>
          <w:lang w:val="en-US"/>
        </w:rPr>
        <w:t>the GS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31DDF4F5" w14:textId="77777777" w:rsidTr="00434B0C">
        <w:tc>
          <w:tcPr>
            <w:tcW w:w="209" w:type="pct"/>
            <w:vAlign w:val="center"/>
          </w:tcPr>
          <w:p w14:paraId="16B77CEC" w14:textId="77777777" w:rsidR="002E7629" w:rsidRDefault="002E7629" w:rsidP="009337A3">
            <w:pPr>
              <w:ind w:firstLine="0"/>
              <w:jc w:val="right"/>
              <w:rPr>
                <w:lang w:val="en-US"/>
              </w:rPr>
            </w:pPr>
          </w:p>
        </w:tc>
        <w:tc>
          <w:tcPr>
            <w:tcW w:w="4200" w:type="pct"/>
            <w:vAlign w:val="center"/>
          </w:tcPr>
          <w:p w14:paraId="1840356A" w14:textId="510DA0AC" w:rsidR="002E7629" w:rsidRPr="004574DA" w:rsidRDefault="003277B2"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e>
              </m:d>
            </m:oMath>
            <w:r w:rsidR="00434B0C" w:rsidRPr="004574DA">
              <w:rPr>
                <w:rFonts w:eastAsia="Garamond" w:cs="Garamond"/>
                <w:sz w:val="22"/>
                <w:lang w:val="en-US"/>
              </w:rPr>
              <w:t>,</w:t>
            </w:r>
          </w:p>
        </w:tc>
        <w:tc>
          <w:tcPr>
            <w:tcW w:w="591" w:type="pct"/>
            <w:vAlign w:val="center"/>
          </w:tcPr>
          <w:p w14:paraId="724DE884" w14:textId="156A7A89" w:rsidR="002E7629" w:rsidRDefault="002E7629" w:rsidP="009337A3">
            <w:pPr>
              <w:pStyle w:val="Beschriftung"/>
              <w:jc w:val="right"/>
              <w:rPr>
                <w:lang w:val="en-US"/>
              </w:rPr>
            </w:pPr>
            <w:bookmarkStart w:id="65" w:name="_Ref187941867"/>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3</w:t>
            </w:r>
            <w:r w:rsidR="00462140">
              <w:fldChar w:fldCharType="end"/>
            </w:r>
            <w:r>
              <w:t>)</w:t>
            </w:r>
            <w:bookmarkEnd w:id="65"/>
          </w:p>
        </w:tc>
      </w:tr>
      <w:tr w:rsidR="002E7629" w14:paraId="564CBB68" w14:textId="77777777" w:rsidTr="00434B0C">
        <w:tc>
          <w:tcPr>
            <w:tcW w:w="208" w:type="pct"/>
          </w:tcPr>
          <w:p w14:paraId="54AE6D86" w14:textId="77777777" w:rsidR="002E7629" w:rsidRDefault="002E7629" w:rsidP="009337A3">
            <w:pPr>
              <w:ind w:firstLine="0"/>
              <w:jc w:val="right"/>
              <w:rPr>
                <w:lang w:val="en-US"/>
              </w:rPr>
            </w:pPr>
          </w:p>
        </w:tc>
        <w:tc>
          <w:tcPr>
            <w:tcW w:w="4195" w:type="pct"/>
            <w:vAlign w:val="center"/>
          </w:tcPr>
          <w:p w14:paraId="42AC8772" w14:textId="6896F93C" w:rsidR="002E7629" w:rsidRPr="004574DA" w:rsidRDefault="003277B2"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e>
              </m:d>
            </m:oMath>
            <w:r w:rsidR="00434B0C" w:rsidRPr="004574DA">
              <w:rPr>
                <w:rFonts w:eastAsia="Garamond" w:cs="Garamond"/>
                <w:sz w:val="22"/>
                <w:lang w:val="en-US"/>
              </w:rPr>
              <w:t>,</w:t>
            </w:r>
          </w:p>
        </w:tc>
        <w:tc>
          <w:tcPr>
            <w:tcW w:w="591" w:type="pct"/>
          </w:tcPr>
          <w:p w14:paraId="6FD4EB1D" w14:textId="06B46167" w:rsidR="002E7629" w:rsidRDefault="002E7629" w:rsidP="009337A3">
            <w:pPr>
              <w:pStyle w:val="Beschriftung"/>
              <w:jc w:val="right"/>
              <w:rPr>
                <w:lang w:val="en-US"/>
              </w:rPr>
            </w:pPr>
            <w:bookmarkStart w:id="66" w:name="_Ref187941851"/>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4</w:t>
            </w:r>
            <w:r w:rsidR="00462140">
              <w:fldChar w:fldCharType="end"/>
            </w:r>
            <w:r>
              <w:t>)</w:t>
            </w:r>
            <w:bookmarkEnd w:id="66"/>
          </w:p>
        </w:tc>
      </w:tr>
    </w:tbl>
    <w:p w14:paraId="5B6C6EBE" w14:textId="631F7E5B" w:rsidR="000163FD" w:rsidRDefault="00C85F34" w:rsidP="00434B0C">
      <w:pPr>
        <w:spacing w:line="416" w:lineRule="auto"/>
        <w:ind w:right="30" w:firstLine="0"/>
        <w:rPr>
          <w:rFonts w:eastAsia="Garamond" w:cs="Garamond"/>
          <w:lang w:val="en-US"/>
        </w:rPr>
      </w:pPr>
      <w:r>
        <w:rPr>
          <w:rFonts w:eastAsia="Garamond" w:cs="Garamond"/>
          <w:lang w:val="en-US"/>
        </w:rPr>
        <w:t>w</w:t>
      </w:r>
      <w:r w:rsidR="00DC315C">
        <w:rPr>
          <w:rFonts w:eastAsia="Garamond" w:cs="Garamond"/>
          <w:lang w:val="en-US"/>
        </w:rPr>
        <w:t xml:space="preserve">here </w:t>
      </w:r>
      <m:oMath>
        <m:sSub>
          <m:sSubPr>
            <m:ctrlPr>
              <w:rPr>
                <w:rFonts w:ascii="Cambria Math" w:eastAsia="Garamond" w:hAnsi="Cambria Math" w:cs="Garamond"/>
                <w:i/>
                <w:lang w:val="en-US"/>
              </w:rPr>
            </m:ctrlPr>
          </m:sSubPr>
          <m:e>
            <m:r>
              <w:rPr>
                <w:rFonts w:ascii="Cambria Math" w:eastAsia="Garamond" w:hAnsi="Cambria Math" w:cs="Garamond"/>
                <w:lang w:val="en-US"/>
              </w:rPr>
              <m:t>y</m:t>
            </m:r>
          </m:e>
          <m:sub>
            <m:r>
              <w:rPr>
                <w:rFonts w:ascii="Cambria Math" w:eastAsia="Garamond" w:hAnsi="Cambria Math" w:cs="Garamond"/>
                <w:lang w:val="en-US"/>
              </w:rPr>
              <m:t>i</m:t>
            </m:r>
          </m:sub>
        </m:sSub>
      </m:oMath>
      <w:r>
        <w:rPr>
          <w:rFonts w:eastAsia="Garamond" w:cs="Garamond"/>
          <w:lang w:val="en-US"/>
        </w:rPr>
        <w:t xml:space="preserve"> denotes the volume fraction of component </w:t>
      </w:r>
      <m:oMath>
        <m:r>
          <w:rPr>
            <w:rFonts w:ascii="Cambria Math" w:eastAsia="Garamond" w:hAnsi="Cambria Math" w:cs="Garamond"/>
            <w:lang w:val="en-US"/>
          </w:rPr>
          <m:t>i</m:t>
        </m:r>
      </m:oMath>
      <w:r>
        <w:rPr>
          <w:rFonts w:eastAsia="Garamond" w:cs="Garamond"/>
          <w:lang w:val="en-US"/>
        </w:rPr>
        <w:t xml:space="preserve"> in the total GS volume. </w:t>
      </w:r>
      <w:r w:rsidR="000163FD" w:rsidRPr="77CCFEC8">
        <w:rPr>
          <w:rFonts w:eastAsia="Garamond" w:cs="Garamond"/>
          <w:lang w:val="en-US"/>
        </w:rPr>
        <w:t xml:space="preserve">Inserting </w:t>
      </w:r>
      <w:r w:rsidR="00434B0C">
        <w:rPr>
          <w:rFonts w:eastAsia="Garamond" w:cs="Garamond"/>
          <w:lang w:val="en-US"/>
        </w:rPr>
        <w:fldChar w:fldCharType="begin"/>
      </w:r>
      <w:r w:rsidR="00434B0C">
        <w:rPr>
          <w:rFonts w:eastAsia="Garamond" w:cs="Garamond"/>
          <w:lang w:val="en-US"/>
        </w:rPr>
        <w:instrText xml:space="preserve"> REF _Ref187941851 \h </w:instrText>
      </w:r>
      <w:r w:rsidR="00434B0C">
        <w:rPr>
          <w:rFonts w:eastAsia="Garamond" w:cs="Garamond"/>
          <w:lang w:val="en-US"/>
        </w:rPr>
      </w:r>
      <w:r w:rsidR="00434B0C">
        <w:rPr>
          <w:rFonts w:eastAsia="Garamond" w:cs="Garamond"/>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4</w:t>
      </w:r>
      <w:r w:rsidR="00594FEF" w:rsidRPr="00594FEF">
        <w:rPr>
          <w:lang w:val="en-US"/>
        </w:rPr>
        <w:t>)</w:t>
      </w:r>
      <w:r w:rsidR="00434B0C">
        <w:rPr>
          <w:rFonts w:eastAsia="Garamond" w:cs="Garamond"/>
          <w:lang w:val="en-US"/>
        </w:rPr>
        <w:fldChar w:fldCharType="end"/>
      </w:r>
      <w:r w:rsidR="000163FD" w:rsidRPr="77CCFEC8">
        <w:rPr>
          <w:rFonts w:eastAsia="Garamond" w:cs="Garamond"/>
          <w:lang w:val="en-US"/>
        </w:rPr>
        <w:t xml:space="preserve"> into </w:t>
      </w:r>
      <w:r w:rsidR="00434B0C">
        <w:rPr>
          <w:rFonts w:eastAsia="Garamond" w:cs="Garamond"/>
          <w:lang w:val="en-US"/>
        </w:rPr>
        <w:fldChar w:fldCharType="begin"/>
      </w:r>
      <w:r w:rsidR="00434B0C">
        <w:rPr>
          <w:rFonts w:eastAsia="Garamond" w:cs="Garamond"/>
          <w:lang w:val="en-US"/>
        </w:rPr>
        <w:instrText xml:space="preserve"> REF _Ref187941867 \h </w:instrText>
      </w:r>
      <w:r w:rsidR="00434B0C">
        <w:rPr>
          <w:rFonts w:eastAsia="Garamond" w:cs="Garamond"/>
          <w:lang w:val="en-US"/>
        </w:rPr>
      </w:r>
      <w:r w:rsidR="00434B0C">
        <w:rPr>
          <w:rFonts w:eastAsia="Garamond" w:cs="Garamond"/>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3</w:t>
      </w:r>
      <w:r w:rsidR="00594FEF" w:rsidRPr="00594FEF">
        <w:rPr>
          <w:lang w:val="en-US"/>
        </w:rPr>
        <w:t>)</w:t>
      </w:r>
      <w:r w:rsidR="00434B0C">
        <w:rPr>
          <w:rFonts w:eastAsia="Garamond" w:cs="Garamond"/>
          <w:lang w:val="en-US"/>
        </w:rPr>
        <w:fldChar w:fldCharType="end"/>
      </w:r>
      <w:r w:rsidR="000163FD" w:rsidRPr="77CCFEC8">
        <w:rPr>
          <w:rFonts w:eastAsia="Garamond" w:cs="Garamond"/>
          <w:lang w:val="en-US"/>
        </w:rPr>
        <w:t xml:space="preserve"> </w:t>
      </w:r>
      <w:r>
        <w:rPr>
          <w:rFonts w:eastAsia="Garamond" w:cs="Garamond"/>
          <w:lang w:val="en-US"/>
        </w:rPr>
        <w:t xml:space="preserve">delivers an expression independent of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sSub>
              <m:sSubPr>
                <m:ctrlPr>
                  <w:rPr>
                    <w:rFonts w:ascii="Cambria Math" w:hAnsi="Cambria Math"/>
                    <w:lang w:val="en-US"/>
                  </w:rPr>
                </m:ctrlPr>
              </m:sSubPr>
              <m:e>
                <m:r>
                  <m:rPr>
                    <m:nor/>
                  </m:rPr>
                  <w:rPr>
                    <w:rFonts w:ascii="Cambria Math" w:hAnsi="Cambria Math"/>
                    <w:lang w:val="en-US"/>
                  </w:rPr>
                  <m:t>H</m:t>
                </m:r>
              </m:e>
              <m:sub>
                <m:r>
                  <m:rPr>
                    <m:nor/>
                  </m:rPr>
                  <w:rPr>
                    <w:rFonts w:ascii="Cambria Math" w:hAnsi="Cambria Math"/>
                    <w:lang w:val="en-US"/>
                  </w:rPr>
                  <m:t>2</m:t>
                </m:r>
              </m:sub>
            </m:sSub>
            <m:r>
              <m:rPr>
                <m:sty m:val="p"/>
              </m:rPr>
              <w:rPr>
                <w:rFonts w:ascii="Cambria Math" w:hAnsi="Cambria Math"/>
                <w:lang w:val="en-US"/>
              </w:rPr>
              <m:t>O</m:t>
            </m:r>
            <m:r>
              <m:rPr>
                <m:nor/>
              </m:rPr>
              <w:rPr>
                <w:rFonts w:ascii="Cambria Math" w:hAnsi="Cambria Math"/>
                <w:lang w:val="en-US"/>
              </w:rPr>
              <m:t>,CHP</m:t>
            </m:r>
          </m:sub>
        </m:sSub>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2BDACCF0" w14:textId="77777777" w:rsidTr="009337A3">
        <w:tc>
          <w:tcPr>
            <w:tcW w:w="293" w:type="pct"/>
            <w:vAlign w:val="center"/>
          </w:tcPr>
          <w:p w14:paraId="5339139A" w14:textId="77777777" w:rsidR="00434B0C" w:rsidRDefault="00434B0C" w:rsidP="009337A3">
            <w:pPr>
              <w:ind w:firstLine="0"/>
              <w:jc w:val="right"/>
              <w:rPr>
                <w:lang w:val="en-US"/>
              </w:rPr>
            </w:pPr>
          </w:p>
        </w:tc>
        <w:tc>
          <w:tcPr>
            <w:tcW w:w="4283" w:type="pct"/>
            <w:vAlign w:val="center"/>
          </w:tcPr>
          <w:p w14:paraId="4FB1E87D" w14:textId="2C7F0617" w:rsidR="00434B0C" w:rsidRPr="00870D06" w:rsidRDefault="003277B2" w:rsidP="009337A3">
            <w:pPr>
              <w:spacing w:line="416" w:lineRule="auto"/>
              <w:ind w:right="30" w:firstLine="341"/>
              <w:jc w:val="center"/>
              <w:rPr>
                <w:rFonts w:eastAsia="Garamond" w:cs="Garamond"/>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den>
                  </m:f>
                </m:num>
                <m:den>
                  <m:r>
                    <w:rPr>
                      <w:rFonts w:ascii="Cambria Math" w:hAnsi="Cambria Math"/>
                      <w:sz w:val="22"/>
                      <w:lang w:val="en-US"/>
                    </w:rPr>
                    <m:t>1-</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num>
                    <m:den>
                      <m:d>
                        <m:dPr>
                          <m:ctrlPr>
                            <w:rPr>
                              <w:rFonts w:ascii="Cambria Math" w:hAnsi="Cambria Math"/>
                              <w:sz w:val="22"/>
                            </w:rPr>
                          </m:ctrlPr>
                        </m:dPr>
                        <m:e>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e>
                      </m:d>
                      <m:d>
                        <m:dPr>
                          <m:ctrlPr>
                            <w:rPr>
                              <w:rFonts w:ascii="Cambria Math" w:hAnsi="Cambria Math"/>
                              <w:sz w:val="22"/>
                            </w:rPr>
                          </m:ctrlPr>
                        </m:dPr>
                        <m:e>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e>
                      </m:d>
                    </m:den>
                  </m:f>
                </m:den>
              </m:f>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 xml:space="preserve"> </m:t>
              </m:r>
              <m:d>
                <m:dPr>
                  <m:ctrlPr>
                    <w:rPr>
                      <w:rFonts w:ascii="Cambria Math" w:hAnsi="Cambria Math"/>
                      <w:i/>
                      <w:sz w:val="22"/>
                      <w:lang w:val="en-US"/>
                    </w:rPr>
                  </m:ctrlPr>
                </m:dPr>
                <m:e>
                  <m:r>
                    <w:rPr>
                      <w:rFonts w:ascii="Cambria Math" w:hAnsi="Cambria Math"/>
                      <w:sz w:val="22"/>
                      <w:lang w:val="en-US"/>
                    </w:rPr>
                    <m:t>1+</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den>
                  </m:f>
                </m:e>
              </m:d>
            </m:oMath>
            <w:r w:rsidR="00870D06" w:rsidRPr="00870D06">
              <w:rPr>
                <w:rFonts w:eastAsia="Garamond" w:cs="Garamond"/>
                <w:sz w:val="22"/>
                <w:lang w:val="en-US"/>
              </w:rPr>
              <w:t>.</w:t>
            </w:r>
          </w:p>
        </w:tc>
        <w:tc>
          <w:tcPr>
            <w:tcW w:w="424" w:type="pct"/>
            <w:vAlign w:val="center"/>
          </w:tcPr>
          <w:p w14:paraId="7730F2AD" w14:textId="01D7CEDB" w:rsidR="00434B0C" w:rsidRDefault="00434B0C" w:rsidP="009337A3">
            <w:pPr>
              <w:pStyle w:val="Beschriftung"/>
              <w:jc w:val="right"/>
              <w:rPr>
                <w:lang w:val="en-US"/>
              </w:rPr>
            </w:pPr>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5</w:t>
            </w:r>
            <w:r w:rsidR="00462140">
              <w:fldChar w:fldCharType="end"/>
            </w:r>
            <w:r>
              <w:t>)</w:t>
            </w:r>
          </w:p>
        </w:tc>
      </w:tr>
    </w:tbl>
    <w:p w14:paraId="4D17F4B4" w14:textId="7164D6BE" w:rsidR="000163FD" w:rsidRDefault="000163FD" w:rsidP="00434B0C">
      <w:pPr>
        <w:spacing w:line="416" w:lineRule="auto"/>
        <w:ind w:right="30" w:firstLine="0"/>
        <w:rPr>
          <w:rFonts w:eastAsia="Garamond" w:cs="Garamond"/>
          <w:lang w:val="en-US"/>
        </w:rPr>
      </w:pPr>
      <w:r w:rsidRPr="00723AE3">
        <w:rPr>
          <w:lang w:val="en-US"/>
        </w:rPr>
        <w:t xml:space="preserve">It </w:t>
      </w:r>
      <w:r w:rsidR="00A70E49">
        <w:rPr>
          <w:lang w:val="en-US"/>
        </w:rPr>
        <w:t>was</w:t>
      </w:r>
      <w:r w:rsidRPr="00723AE3">
        <w:rPr>
          <w:lang w:val="en-US"/>
        </w:rPr>
        <w:t xml:space="preserve"> assumed that </w:t>
      </w:r>
      <w:r w:rsidR="00C85F34">
        <w:rPr>
          <w:lang w:val="en-US"/>
        </w:rPr>
        <w:t xml:space="preserve">the </w:t>
      </w:r>
      <w:r w:rsidR="00C85F34" w:rsidRPr="00723AE3">
        <w:rPr>
          <w:lang w:val="en-US"/>
        </w:rPr>
        <w:t>volume flow from the AD</w:t>
      </w:r>
      <w:r w:rsidR="00C85F34">
        <w:rPr>
          <w:lang w:val="en-US"/>
        </w:rPr>
        <w:t xml:space="preserve"> </w:t>
      </w:r>
      <w:r w:rsidR="00C85F34" w:rsidRPr="00723AE3">
        <w:rPr>
          <w:lang w:val="en-US"/>
        </w:rPr>
        <w:t xml:space="preserve">process into </w:t>
      </w:r>
      <w:r w:rsidR="00C85F34">
        <w:rPr>
          <w:lang w:val="en-US"/>
        </w:rPr>
        <w:t xml:space="preserve">the GS </w:t>
      </w:r>
      <w:r w:rsidR="00C85F34" w:rsidRPr="00723AE3">
        <w:rPr>
          <w:lang w:val="en-US"/>
        </w:rPr>
        <w:t>change</w:t>
      </w:r>
      <w:r w:rsidR="00C85F34">
        <w:rPr>
          <w:lang w:val="en-US"/>
        </w:rPr>
        <w:t xml:space="preserve">s </w:t>
      </w:r>
      <w:r w:rsidRPr="00723AE3">
        <w:rPr>
          <w:lang w:val="en-US"/>
        </w:rPr>
        <w:t>pressure and temperature instantaneously</w:t>
      </w:r>
      <w:r w:rsidR="00A70E49">
        <w:rPr>
          <w:lang w:val="en-US"/>
        </w:rPr>
        <w:t xml:space="preserve"> (from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atm</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AD</m:t>
            </m:r>
          </m:sub>
        </m:sSub>
      </m:oMath>
      <w:r w:rsidR="00A70E49">
        <w:rPr>
          <w:lang w:val="en-US"/>
        </w:rPr>
        <w:t xml:space="preserve"> to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70E49">
        <w:rPr>
          <w:lang w:val="en-US"/>
        </w:rPr>
        <w:t>)</w:t>
      </w:r>
      <w:r w:rsidRPr="00723AE3">
        <w:rPr>
          <w:lang w:val="en-US"/>
        </w:rPr>
        <w:t xml:space="preserve">. </w:t>
      </w:r>
      <w:r w:rsidR="008E7AFF">
        <w:rPr>
          <w:lang w:val="en-US"/>
        </w:rPr>
        <w:t>C</w:t>
      </w:r>
      <w:r w:rsidRPr="00723AE3">
        <w:rPr>
          <w:lang w:val="en-US"/>
        </w:rPr>
        <w:t>onservation of mass</w:t>
      </w:r>
      <w:r w:rsidR="008E7AFF">
        <w:rPr>
          <w:lang w:val="en-US"/>
        </w:rPr>
        <w:t xml:space="preserve"> requires </w:t>
      </w:r>
      <w:r w:rsidRPr="00723AE3">
        <w:rPr>
          <w:lang w:val="en-US"/>
        </w:rPr>
        <w:t xml:space="preserve">the </w:t>
      </w:r>
      <w:r w:rsidR="008E7AFF">
        <w:rPr>
          <w:lang w:val="en-US"/>
        </w:rPr>
        <w:t xml:space="preserve">outflow </w:t>
      </w:r>
      <w:r w:rsidR="00A113F8">
        <w:rPr>
          <w:lang w:val="en-US"/>
        </w:rPr>
        <w:t xml:space="preserve">of </w:t>
      </w:r>
      <w:r w:rsidRPr="00723AE3">
        <w:rPr>
          <w:lang w:val="en-US"/>
        </w:rPr>
        <w:t xml:space="preserve">the AD process </w:t>
      </w:r>
      <w:r w:rsidR="008E7AFF">
        <w:rPr>
          <w:lang w:val="en-US"/>
        </w:rPr>
        <w:t xml:space="preserve">to </w:t>
      </w:r>
      <w:r w:rsidR="00A113F8">
        <w:rPr>
          <w:lang w:val="en-US"/>
        </w:rPr>
        <w:t xml:space="preserve">match </w:t>
      </w:r>
      <w:r w:rsidRPr="00723AE3">
        <w:rPr>
          <w:lang w:val="en-US"/>
        </w:rPr>
        <w:t xml:space="preserve">the </w:t>
      </w:r>
      <w:r w:rsidR="008E7AFF">
        <w:rPr>
          <w:lang w:val="en-US"/>
        </w:rPr>
        <w:t xml:space="preserve">inflow </w:t>
      </w:r>
      <w:r w:rsidRPr="00723AE3">
        <w:rPr>
          <w:lang w:val="en-US"/>
        </w:rPr>
        <w:t xml:space="preserve">into the </w:t>
      </w:r>
      <w:r w:rsidR="00A113F8">
        <w:rPr>
          <w:lang w:val="en-US"/>
        </w:rPr>
        <w:t>G</w:t>
      </w:r>
      <w:r w:rsidR="008E7AFF">
        <w:rPr>
          <w:lang w:val="en-US"/>
        </w:rPr>
        <w:t xml:space="preserve">S. Applying the </w:t>
      </w:r>
      <w:r w:rsidR="008E7AFF" w:rsidRPr="77CCFEC8">
        <w:rPr>
          <w:rFonts w:eastAsia="Garamond" w:cs="Garamond"/>
          <w:lang w:val="en-US"/>
        </w:rPr>
        <w:t xml:space="preserve">ideal gas law </w:t>
      </w:r>
      <w:r w:rsidR="00A70E49">
        <w:rPr>
          <w:rFonts w:eastAsia="Garamond" w:cs="Garamond"/>
          <w:lang w:val="en-US"/>
        </w:rPr>
        <w:t>gives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52467654" w14:textId="77777777" w:rsidTr="009337A3">
        <w:tc>
          <w:tcPr>
            <w:tcW w:w="293" w:type="pct"/>
            <w:vAlign w:val="center"/>
          </w:tcPr>
          <w:p w14:paraId="360A1F6C" w14:textId="77777777" w:rsidR="00434B0C" w:rsidRDefault="00434B0C" w:rsidP="009337A3">
            <w:pPr>
              <w:ind w:firstLine="0"/>
              <w:jc w:val="right"/>
              <w:rPr>
                <w:lang w:val="en-US"/>
              </w:rPr>
            </w:pPr>
          </w:p>
        </w:tc>
        <w:tc>
          <w:tcPr>
            <w:tcW w:w="4283" w:type="pct"/>
            <w:vAlign w:val="center"/>
          </w:tcPr>
          <w:p w14:paraId="3D64549E" w14:textId="6E9C4423" w:rsidR="00434B0C" w:rsidRPr="00BE086A" w:rsidRDefault="003277B2" w:rsidP="009337A3">
            <w:pPr>
              <w:spacing w:line="416" w:lineRule="auto"/>
              <w:ind w:right="30" w:firstLine="341"/>
              <w:jc w:val="center"/>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i/>
                        <w:sz w:val="22"/>
                        <w:lang w:val="en-US"/>
                      </w:rPr>
                      <m:t>i</m:t>
                    </m:r>
                    <m:r>
                      <m:rPr>
                        <m:nor/>
                      </m:rPr>
                      <w:rPr>
                        <w:rFonts w:ascii="Cambria Math" w:hAnsi="Cambria Math"/>
                        <w:sz w:val="22"/>
                        <w:lang w:val="en-US"/>
                      </w:rPr>
                      <m:t>,</m:t>
                    </m:r>
                    <w:proofErr w:type="spellStart"/>
                    <m:r>
                      <m:rPr>
                        <m:nor/>
                      </m:rPr>
                      <w:rPr>
                        <w:rFonts w:ascii="Cambria Math" w:hAnsi="Cambria Math"/>
                        <w:sz w:val="22"/>
                        <w:lang w:val="en-US"/>
                      </w:rPr>
                      <m:t>GS,in</m:t>
                    </m:r>
                    <w:proofErr w:type="spellEnd"/>
                  </m:sub>
                </m:sSub>
                <m:r>
                  <w:rPr>
                    <w:rFonts w:ascii="Cambria Math" w:hAnsi="Cambria Math"/>
                    <w:sz w:val="22"/>
                    <w:lang w:val="en-US"/>
                  </w:rPr>
                  <m:t>=</m:t>
                </m:r>
                <m:sSub>
                  <m:sSubPr>
                    <m:ctrlPr>
                      <w:rPr>
                        <w:rFonts w:ascii="Cambria Math" w:hAnsi="Cambria Math"/>
                        <w:i/>
                        <w:sz w:val="22"/>
                        <w:lang w:val="en-US"/>
                      </w:rPr>
                    </m:ctrlPr>
                  </m:sSubPr>
                  <m:e>
                    <m:acc>
                      <m:accPr>
                        <m:chr m:val="̇"/>
                        <m:ctrlPr>
                          <w:rPr>
                            <w:rFonts w:ascii="Cambria Math" w:hAnsi="Cambria Math"/>
                            <w:i/>
                            <w:sz w:val="22"/>
                          </w:rPr>
                        </m:ctrlPr>
                      </m:accPr>
                      <m:e>
                        <m:r>
                          <w:rPr>
                            <w:rFonts w:ascii="Cambria Math" w:hAnsi="Cambria Math"/>
                            <w:sz w:val="22"/>
                            <w:lang w:val="en-US"/>
                          </w:rPr>
                          <m:t>V</m:t>
                        </m:r>
                      </m:e>
                    </m:acc>
                  </m:e>
                  <m:sub>
                    <m:r>
                      <m:rPr>
                        <m:sty m:val="p"/>
                      </m:rPr>
                      <w:rPr>
                        <w:rFonts w:ascii="Cambria Math" w:hAnsi="Cambria Math"/>
                        <w:sz w:val="22"/>
                        <w:lang w:val="en-US"/>
                      </w:rPr>
                      <m:t>AD</m:t>
                    </m:r>
                  </m:sub>
                </m:sSub>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i/>
                            <w:sz w:val="22"/>
                            <w:lang w:val="en-US"/>
                          </w:rPr>
                          <m:t>i</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AD</m:t>
                        </m:r>
                      </m:sub>
                    </m:sSub>
                  </m:den>
                </m:f>
                <m:r>
                  <w:rPr>
                    <w:rFonts w:ascii="Cambria Math" w:hAnsi="Cambria Math"/>
                    <w:sz w:val="22"/>
                    <w:lang w:val="en-US"/>
                  </w:rPr>
                  <m:t>.</m:t>
                </m:r>
              </m:oMath>
            </m:oMathPara>
          </w:p>
        </w:tc>
        <w:tc>
          <w:tcPr>
            <w:tcW w:w="424" w:type="pct"/>
            <w:vAlign w:val="center"/>
          </w:tcPr>
          <w:p w14:paraId="4D0EF7D5" w14:textId="5B65D5B3" w:rsidR="00434B0C" w:rsidRDefault="00434B0C" w:rsidP="009337A3">
            <w:pPr>
              <w:pStyle w:val="Beschriftung"/>
              <w:jc w:val="right"/>
              <w:rPr>
                <w:lang w:val="en-US"/>
              </w:rPr>
            </w:pPr>
            <w:bookmarkStart w:id="67" w:name="_Ref187941897"/>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6</w:t>
            </w:r>
            <w:r w:rsidR="00462140">
              <w:fldChar w:fldCharType="end"/>
            </w:r>
            <w:r>
              <w:t>)</w:t>
            </w:r>
            <w:bookmarkEnd w:id="67"/>
          </w:p>
        </w:tc>
      </w:tr>
    </w:tbl>
    <w:p w14:paraId="00909033" w14:textId="64B9BC2B" w:rsidR="000163FD" w:rsidRDefault="000163FD" w:rsidP="00434B0C">
      <w:pPr>
        <w:ind w:firstLine="0"/>
        <w:rPr>
          <w:lang w:val="en-US"/>
        </w:rPr>
      </w:pPr>
      <w:r w:rsidRPr="77CCFEC8">
        <w:rPr>
          <w:lang w:val="en-US"/>
        </w:rPr>
        <w:t xml:space="preserve">Inserting </w:t>
      </w:r>
      <w:r w:rsidR="00434B0C">
        <w:rPr>
          <w:lang w:val="en-US"/>
        </w:rPr>
        <w:fldChar w:fldCharType="begin"/>
      </w:r>
      <w:r w:rsidR="00434B0C">
        <w:rPr>
          <w:lang w:val="en-US"/>
        </w:rPr>
        <w:instrText xml:space="preserve"> REF _Ref187941897 \h </w:instrText>
      </w:r>
      <w:r w:rsidR="00434B0C">
        <w:rPr>
          <w:lang w:val="en-US"/>
        </w:rPr>
      </w:r>
      <w:r w:rsidR="00434B0C">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6</w:t>
      </w:r>
      <w:r w:rsidR="00594FEF" w:rsidRPr="00594FEF">
        <w:rPr>
          <w:lang w:val="en-US"/>
        </w:rPr>
        <w:t>)</w:t>
      </w:r>
      <w:r w:rsidR="00434B0C">
        <w:rPr>
          <w:lang w:val="en-US"/>
        </w:rPr>
        <w:fldChar w:fldCharType="end"/>
      </w:r>
      <w:r w:rsidRPr="77CCFEC8">
        <w:rPr>
          <w:lang w:val="en-US"/>
        </w:rPr>
        <w:t xml:space="preserve"> into </w:t>
      </w:r>
      <w:r w:rsidR="00434B0C">
        <w:rPr>
          <w:lang w:val="en-US"/>
        </w:rPr>
        <w:fldChar w:fldCharType="begin"/>
      </w:r>
      <w:r w:rsidR="00434B0C">
        <w:rPr>
          <w:lang w:val="en-US"/>
        </w:rPr>
        <w:instrText xml:space="preserve"> REF _Ref187941920 \h </w:instrText>
      </w:r>
      <w:r w:rsidR="00434B0C">
        <w:rPr>
          <w:lang w:val="en-US"/>
        </w:rPr>
      </w:r>
      <w:r w:rsidR="00434B0C">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2</w:t>
      </w:r>
      <w:r w:rsidR="00594FEF" w:rsidRPr="00594FEF">
        <w:rPr>
          <w:lang w:val="en-US"/>
        </w:rPr>
        <w:t>)</w:t>
      </w:r>
      <w:r w:rsidR="00434B0C">
        <w:rPr>
          <w:lang w:val="en-US"/>
        </w:rPr>
        <w:fldChar w:fldCharType="end"/>
      </w:r>
      <w:r w:rsidRPr="77CCFEC8">
        <w:rPr>
          <w:lang w:val="en-US"/>
        </w:rPr>
        <w:t xml:space="preserve"> </w:t>
      </w:r>
      <w:r w:rsidR="00E20A23">
        <w:rPr>
          <w:lang w:val="en-US"/>
        </w:rPr>
        <w:t xml:space="preserve">delivers </w:t>
      </w:r>
      <w:r w:rsidRPr="77CCFEC8">
        <w:rPr>
          <w:lang w:val="en-US"/>
        </w:rPr>
        <w:t xml:space="preserve">the </w:t>
      </w:r>
      <w:r w:rsidR="00C22D1A">
        <w:rPr>
          <w:lang w:val="en-US"/>
        </w:rPr>
        <w:t>ordinary differential equations (</w:t>
      </w:r>
      <w:r>
        <w:rPr>
          <w:lang w:val="en-US"/>
        </w:rPr>
        <w:t>ODEs</w:t>
      </w:r>
      <w:r w:rsidR="00C22D1A">
        <w:rPr>
          <w:lang w:val="en-US"/>
        </w:rPr>
        <w:t>)</w:t>
      </w:r>
      <w:r w:rsidRPr="77CCFEC8">
        <w:rPr>
          <w:lang w:val="en-US"/>
        </w:rPr>
        <w:t xml:space="preserve"> </w:t>
      </w:r>
      <w:r w:rsidR="00E20A23">
        <w:rPr>
          <w:lang w:val="en-US"/>
        </w:rPr>
        <w:t xml:space="preserve">of </w:t>
      </w:r>
      <w:r w:rsidRPr="77CCFEC8">
        <w:rPr>
          <w:lang w:val="en-US"/>
        </w:rPr>
        <w:t xml:space="preserve">the two new </w:t>
      </w:r>
      <w:r w:rsidR="002876C4">
        <w:rPr>
          <w:lang w:val="en-US"/>
        </w:rPr>
        <w:t xml:space="preserve">GS </w:t>
      </w:r>
      <w:r w:rsidRPr="77CCFEC8">
        <w:rPr>
          <w:lang w:val="en-US"/>
        </w:rPr>
        <w:t>states</w:t>
      </w:r>
      <w:r w:rsidR="002876C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oMath>
      <w:r w:rsidR="002876C4">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091"/>
      </w:tblGrid>
      <w:tr w:rsidR="00E6406E" w14:paraId="21254FDC" w14:textId="77777777" w:rsidTr="00E6406E">
        <w:tc>
          <w:tcPr>
            <w:tcW w:w="4396" w:type="pct"/>
          </w:tcPr>
          <w:p w14:paraId="2CAEF870" w14:textId="112552BE" w:rsidR="00E6406E" w:rsidRPr="00220152" w:rsidRDefault="003277B2"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19</m:t>
                    </m:r>
                  </m:sub>
                </m:sSub>
                <m:r>
                  <w:rPr>
                    <w:rFonts w:ascii="Cambria Math" w:hAnsi="Cambria Math"/>
                    <w:sz w:val="21"/>
                    <w:szCs w:val="21"/>
                    <w:lang w:val="en-US"/>
                  </w:rPr>
                  <m:t>=</m:t>
                </m:r>
                <m:f>
                  <m:fPr>
                    <m:ctrlPr>
                      <w:rPr>
                        <w:rFonts w:ascii="Cambria Math" w:hAnsi="Cambria Math"/>
                        <w:i/>
                        <w:sz w:val="21"/>
                        <w:szCs w:val="21"/>
                        <w:lang w:val="en-US"/>
                      </w:rPr>
                    </m:ctrlPr>
                  </m:fPr>
                  <m:num>
                    <m:r>
                      <w:rPr>
                        <w:rFonts w:ascii="Cambria Math" w:hAnsi="Cambria Math"/>
                        <w:sz w:val="21"/>
                        <w:szCs w:val="21"/>
                      </w:rPr>
                      <m:t>d</m:t>
                    </m:r>
                    <m:ctrlPr>
                      <w:rPr>
                        <w:rFonts w:ascii="Cambria Math" w:hAnsi="Cambria Math"/>
                        <w:i/>
                        <w:sz w:val="21"/>
                        <w:szCs w:val="21"/>
                      </w:rPr>
                    </m:ctrlPr>
                  </m:num>
                  <m:den>
                    <m:r>
                      <w:rPr>
                        <w:rFonts w:ascii="Cambria Math" w:hAnsi="Cambria Math"/>
                        <w:sz w:val="21"/>
                        <w:szCs w:val="21"/>
                      </w:rPr>
                      <m:t>dt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sty m:val="p"/>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4F7D9E0E" w14:textId="3BCA432F" w:rsidR="00E6406E" w:rsidRDefault="00E6406E">
            <w:pPr>
              <w:pStyle w:val="Beschriftung"/>
              <w:jc w:val="right"/>
              <w:rPr>
                <w:lang w:val="en-US"/>
              </w:rPr>
            </w:pPr>
            <w:bookmarkStart w:id="68" w:name="_Ref194921478"/>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7</w:t>
            </w:r>
            <w:r>
              <w:fldChar w:fldCharType="end"/>
            </w:r>
            <w:bookmarkEnd w:id="68"/>
            <w:r>
              <w:t>)</w:t>
            </w:r>
          </w:p>
        </w:tc>
      </w:tr>
      <w:tr w:rsidR="00E6406E" w14:paraId="60B37789" w14:textId="77777777" w:rsidTr="00E6406E">
        <w:tc>
          <w:tcPr>
            <w:tcW w:w="4396" w:type="pct"/>
          </w:tcPr>
          <w:p w14:paraId="49594B2F" w14:textId="22D8083F" w:rsidR="00E6406E" w:rsidRPr="00220152" w:rsidRDefault="003277B2"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20</m:t>
                    </m:r>
                  </m:sub>
                </m:sSub>
                <m:r>
                  <w:rPr>
                    <w:rFonts w:ascii="Cambria Math" w:hAnsi="Cambria Math"/>
                    <w:sz w:val="21"/>
                    <w:szCs w:val="21"/>
                    <w:lang w:val="en-US"/>
                  </w:rPr>
                  <m:t>=</m:t>
                </m:r>
                <m:f>
                  <m:fPr>
                    <m:ctrlPr>
                      <w:rPr>
                        <w:rFonts w:ascii="Cambria Math" w:hAnsi="Cambria Math"/>
                        <w:i/>
                        <w:sz w:val="21"/>
                        <w:szCs w:val="21"/>
                        <w:lang w:val="en-US"/>
                      </w:rPr>
                    </m:ctrlPr>
                  </m:fPr>
                  <m:num>
                    <m:r>
                      <w:rPr>
                        <w:rFonts w:ascii="Cambria Math" w:hAnsi="Cambria Math"/>
                        <w:sz w:val="21"/>
                        <w:szCs w:val="21"/>
                      </w:rPr>
                      <m:t>d</m:t>
                    </m:r>
                    <m:ctrlPr>
                      <w:rPr>
                        <w:rFonts w:ascii="Cambria Math" w:hAnsi="Cambria Math"/>
                        <w:i/>
                        <w:sz w:val="21"/>
                        <w:szCs w:val="21"/>
                      </w:rPr>
                    </m:ctrlPr>
                  </m:num>
                  <m:den>
                    <m:r>
                      <w:rPr>
                        <w:rFonts w:ascii="Cambria Math" w:hAnsi="Cambria Math"/>
                        <w:sz w:val="21"/>
                        <w:szCs w:val="21"/>
                      </w:rPr>
                      <m:t>dt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f>
                  <m:fPr>
                    <m:ctrlPr>
                      <w:rPr>
                        <w:rFonts w:ascii="Cambria Math" w:hAnsi="Cambria Math"/>
                        <w:sz w:val="21"/>
                        <w:szCs w:val="21"/>
                      </w:rPr>
                    </m:ctrlPr>
                  </m:fPr>
                  <m:num>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y</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num>
                      <m:den>
                        <m:r>
                          <w:rPr>
                            <w:rFonts w:ascii="Cambria Math" w:hAnsi="Cambria Math"/>
                            <w:sz w:val="21"/>
                            <w:szCs w:val="21"/>
                            <w:lang w:val="en-US"/>
                          </w:rPr>
                          <m:t>1-</m:t>
                        </m:r>
                        <m:sSub>
                          <m:sSubPr>
                            <m:ctrlPr>
                              <w:rPr>
                                <w:rFonts w:ascii="Cambria Math" w:hAnsi="Cambria Math"/>
                                <w:sz w:val="21"/>
                                <w:szCs w:val="21"/>
                              </w:rPr>
                            </m:ctrlPr>
                          </m:sSubPr>
                          <m:e>
                            <m:r>
                              <w:rPr>
                                <w:rFonts w:ascii="Cambria Math" w:hAnsi="Cambria Math"/>
                                <w:sz w:val="21"/>
                                <w:szCs w:val="21"/>
                              </w:rPr>
                              <m:t>y</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den>
                    </m:f>
                  </m:num>
                  <m:den>
                    <m:r>
                      <w:rPr>
                        <w:rFonts w:ascii="Cambria Math" w:hAnsi="Cambria Math"/>
                        <w:sz w:val="21"/>
                        <w:szCs w:val="21"/>
                        <w:lang w:val="en-US"/>
                      </w:rPr>
                      <m:t>1-</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y</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sSub>
                          <m:sSubPr>
                            <m:ctrlPr>
                              <w:rPr>
                                <w:rFonts w:ascii="Cambria Math" w:hAnsi="Cambria Math"/>
                                <w:sz w:val="21"/>
                                <w:szCs w:val="21"/>
                              </w:rPr>
                            </m:ctrlPr>
                          </m:sSubPr>
                          <m:e>
                            <m:r>
                              <w:rPr>
                                <w:rFonts w:ascii="Cambria Math" w:hAnsi="Cambria Math"/>
                                <w:sz w:val="21"/>
                                <w:szCs w:val="21"/>
                              </w:rPr>
                              <m:t>y</m:t>
                            </m:r>
                          </m:e>
                          <m:sub>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2</m:t>
                                </m:r>
                              </m:sub>
                            </m:sSub>
                            <m:r>
                              <m:rPr>
                                <m:nor/>
                              </m:rPr>
                              <w:rPr>
                                <w:rFonts w:ascii="Cambria Math" w:hAnsi="Cambria Math"/>
                                <w:sz w:val="21"/>
                                <w:szCs w:val="21"/>
                                <w:lang w:val="en-US"/>
                              </w:rPr>
                              <m:t>O</m:t>
                            </m:r>
                          </m:sub>
                        </m:sSub>
                      </m:num>
                      <m:den>
                        <m:d>
                          <m:dPr>
                            <m:ctrlPr>
                              <w:rPr>
                                <w:rFonts w:ascii="Cambria Math" w:hAnsi="Cambria Math"/>
                                <w:sz w:val="21"/>
                                <w:szCs w:val="21"/>
                              </w:rPr>
                            </m:ctrlPr>
                          </m:dPr>
                          <m:e>
                            <m:r>
                              <w:rPr>
                                <w:rFonts w:ascii="Cambria Math" w:hAnsi="Cambria Math"/>
                                <w:sz w:val="21"/>
                                <w:szCs w:val="21"/>
                                <w:lang w:val="en-US"/>
                              </w:rPr>
                              <m:t>1-</m:t>
                            </m:r>
                            <m:sSub>
                              <m:sSubPr>
                                <m:ctrlPr>
                                  <w:rPr>
                                    <w:rFonts w:ascii="Cambria Math" w:hAnsi="Cambria Math"/>
                                    <w:sz w:val="21"/>
                                    <w:szCs w:val="21"/>
                                  </w:rPr>
                                </m:ctrlPr>
                              </m:sSubPr>
                              <m:e>
                                <m:r>
                                  <w:rPr>
                                    <w:rFonts w:ascii="Cambria Math" w:hAnsi="Cambria Math"/>
                                    <w:sz w:val="21"/>
                                    <w:szCs w:val="21"/>
                                  </w:rPr>
                                  <m:t>y</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e>
                        </m:d>
                        <m:d>
                          <m:dPr>
                            <m:ctrlPr>
                              <w:rPr>
                                <w:rFonts w:ascii="Cambria Math" w:hAnsi="Cambria Math"/>
                                <w:sz w:val="21"/>
                                <w:szCs w:val="21"/>
                              </w:rPr>
                            </m:ctrlPr>
                          </m:dPr>
                          <m:e>
                            <m:r>
                              <w:rPr>
                                <w:rFonts w:ascii="Cambria Math" w:hAnsi="Cambria Math"/>
                                <w:sz w:val="21"/>
                                <w:szCs w:val="21"/>
                                <w:lang w:val="en-US"/>
                              </w:rPr>
                              <m:t>1-</m:t>
                            </m:r>
                            <m:sSub>
                              <m:sSubPr>
                                <m:ctrlPr>
                                  <w:rPr>
                                    <w:rFonts w:ascii="Cambria Math" w:hAnsi="Cambria Math"/>
                                    <w:sz w:val="21"/>
                                    <w:szCs w:val="21"/>
                                  </w:rPr>
                                </m:ctrlPr>
                              </m:sSubPr>
                              <m:e>
                                <m:r>
                                  <w:rPr>
                                    <w:rFonts w:ascii="Cambria Math" w:hAnsi="Cambria Math"/>
                                    <w:sz w:val="21"/>
                                    <w:szCs w:val="21"/>
                                  </w:rPr>
                                  <m:t>y</m:t>
                                </m:r>
                              </m:e>
                              <m:sub>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2</m:t>
                                    </m:r>
                                  </m:sub>
                                </m:sSub>
                                <m:r>
                                  <m:rPr>
                                    <m:nor/>
                                  </m:rPr>
                                  <w:rPr>
                                    <w:rFonts w:ascii="Cambria Math" w:hAnsi="Cambria Math"/>
                                    <w:sz w:val="21"/>
                                    <w:szCs w:val="21"/>
                                    <w:lang w:val="en-US"/>
                                  </w:rPr>
                                  <m:t>O</m:t>
                                </m:r>
                              </m:sub>
                            </m:sSub>
                          </m:e>
                        </m:d>
                      </m:den>
                    </m:f>
                  </m:den>
                </m:f>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d>
                  <m:dPr>
                    <m:ctrlPr>
                      <w:rPr>
                        <w:rFonts w:ascii="Cambria Math" w:hAnsi="Cambria Math"/>
                        <w:sz w:val="21"/>
                        <w:szCs w:val="21"/>
                      </w:rPr>
                    </m:ctrlPr>
                  </m:dPr>
                  <m:e>
                    <m:r>
                      <w:rPr>
                        <w:rFonts w:ascii="Cambria Math" w:hAnsi="Cambria Math"/>
                        <w:sz w:val="21"/>
                        <w:szCs w:val="21"/>
                        <w:lang w:val="en-US"/>
                      </w:rPr>
                      <m:t>1+</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y</m:t>
                            </m:r>
                          </m:e>
                          <m:sub>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2</m:t>
                                </m:r>
                              </m:sub>
                            </m:sSub>
                            <m:r>
                              <m:rPr>
                                <m:nor/>
                              </m:rPr>
                              <w:rPr>
                                <w:rFonts w:ascii="Cambria Math" w:hAnsi="Cambria Math"/>
                                <w:sz w:val="21"/>
                                <w:szCs w:val="21"/>
                                <w:lang w:val="en-US"/>
                              </w:rPr>
                              <m:t>O</m:t>
                            </m:r>
                          </m:sub>
                        </m:sSub>
                      </m:num>
                      <m:den>
                        <m:r>
                          <w:rPr>
                            <w:rFonts w:ascii="Cambria Math" w:hAnsi="Cambria Math"/>
                            <w:sz w:val="21"/>
                            <w:szCs w:val="21"/>
                            <w:lang w:val="en-US"/>
                          </w:rPr>
                          <m:t>1-</m:t>
                        </m:r>
                        <m:sSub>
                          <m:sSubPr>
                            <m:ctrlPr>
                              <w:rPr>
                                <w:rFonts w:ascii="Cambria Math" w:hAnsi="Cambria Math"/>
                                <w:sz w:val="21"/>
                                <w:szCs w:val="21"/>
                              </w:rPr>
                            </m:ctrlPr>
                          </m:sSubPr>
                          <m:e>
                            <m:r>
                              <w:rPr>
                                <w:rFonts w:ascii="Cambria Math" w:hAnsi="Cambria Math"/>
                                <w:sz w:val="21"/>
                                <w:szCs w:val="21"/>
                              </w:rPr>
                              <m:t>y</m:t>
                            </m:r>
                          </m:e>
                          <m:sub>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2</m:t>
                                </m:r>
                              </m:sub>
                            </m:sSub>
                            <m:r>
                              <m:rPr>
                                <m:nor/>
                              </m:rPr>
                              <w:rPr>
                                <w:rFonts w:ascii="Cambria Math" w:hAnsi="Cambria Math"/>
                                <w:sz w:val="21"/>
                                <w:szCs w:val="21"/>
                                <w:lang w:val="en-US"/>
                              </w:rPr>
                              <m:t>O</m:t>
                            </m:r>
                          </m:sub>
                        </m:sSub>
                      </m:den>
                    </m:f>
                  </m:e>
                </m:d>
                <m:r>
                  <w:rPr>
                    <w:rFonts w:ascii="Cambria Math" w:hAnsi="Cambria Math"/>
                    <w:sz w:val="21"/>
                    <w:szCs w:val="21"/>
                    <w:lang w:val="en-US"/>
                  </w:rPr>
                  <m:t>.</m:t>
                </m:r>
              </m:oMath>
            </m:oMathPara>
          </w:p>
        </w:tc>
        <w:tc>
          <w:tcPr>
            <w:tcW w:w="604" w:type="pct"/>
            <w:vAlign w:val="center"/>
          </w:tcPr>
          <w:p w14:paraId="01A637B3" w14:textId="6FF9714A" w:rsidR="00E6406E" w:rsidRDefault="00E6406E">
            <w:pPr>
              <w:pStyle w:val="Beschriftung"/>
              <w:jc w:val="right"/>
              <w:rPr>
                <w:lang w:val="en-US"/>
              </w:rPr>
            </w:pPr>
            <w:bookmarkStart w:id="69" w:name="_Ref194921482"/>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8</w:t>
            </w:r>
            <w:r>
              <w:fldChar w:fldCharType="end"/>
            </w:r>
            <w:bookmarkEnd w:id="69"/>
            <w:r>
              <w:t>)</w:t>
            </w:r>
          </w:p>
        </w:tc>
      </w:tr>
    </w:tbl>
    <w:p w14:paraId="3290C3B1" w14:textId="6D303578" w:rsidR="00A7700F" w:rsidRDefault="32AF646F" w:rsidP="32AF646F">
      <w:pPr>
        <w:pStyle w:val="berschrift3"/>
        <w:rPr>
          <w:lang w:val="en-US"/>
        </w:rPr>
      </w:pPr>
      <w:r w:rsidRPr="32AF646F">
        <w:rPr>
          <w:lang w:val="en-US"/>
        </w:rPr>
        <w:lastRenderedPageBreak/>
        <w:t>2.1.2</w:t>
      </w:r>
      <w:r w:rsidR="001F4FEB">
        <w:rPr>
          <w:lang w:val="en-US"/>
        </w:rPr>
        <w:t xml:space="preserve"> </w:t>
      </w:r>
      <w:r w:rsidRPr="32AF646F">
        <w:rPr>
          <w:lang w:val="en-US"/>
        </w:rPr>
        <w:t>Biogas plant dimensioning</w:t>
      </w:r>
    </w:p>
    <w:p w14:paraId="793B5350" w14:textId="29BDB664" w:rsidR="00A7700F" w:rsidRPr="00724A4F" w:rsidRDefault="32AF646F">
      <w:pPr>
        <w:rPr>
          <w:lang w:val="en-US"/>
        </w:rPr>
      </w:pPr>
      <w:r w:rsidRPr="32AF646F">
        <w:rPr>
          <w:lang w:val="en-US"/>
        </w:rPr>
        <w:t xml:space="preserve">Dimensions of the AD plant, </w:t>
      </w:r>
      <w:r w:rsidR="00ED7748">
        <w:rPr>
          <w:lang w:val="en-US"/>
        </w:rPr>
        <w:t>GS</w:t>
      </w:r>
      <w:r w:rsidRPr="32AF646F">
        <w:rPr>
          <w:lang w:val="en-US"/>
        </w:rPr>
        <w:t xml:space="preserve"> and CHP</w:t>
      </w:r>
      <w:r w:rsidR="006E0C41">
        <w:rPr>
          <w:lang w:val="en-US"/>
        </w:rPr>
        <w:t xml:space="preserve"> unit</w:t>
      </w:r>
      <w:r w:rsidRPr="32AF646F">
        <w:rPr>
          <w:lang w:val="en-US"/>
        </w:rPr>
        <w:t xml:space="preserve"> </w:t>
      </w:r>
      <w:r w:rsidR="0039507F">
        <w:rPr>
          <w:lang w:val="en-US"/>
        </w:rPr>
        <w:t>were</w:t>
      </w:r>
      <w:r w:rsidRPr="32AF646F">
        <w:rPr>
          <w:lang w:val="en-US"/>
        </w:rPr>
        <w:t xml:space="preserve"> inspired by the research biogas plant at the German </w:t>
      </w:r>
      <w:r w:rsidR="00BE086A">
        <w:rPr>
          <w:lang w:val="en-US"/>
        </w:rPr>
        <w:t>B</w:t>
      </w:r>
      <w:r w:rsidRPr="32AF646F">
        <w:rPr>
          <w:lang w:val="en-US"/>
        </w:rPr>
        <w:t xml:space="preserve">iomass </w:t>
      </w:r>
      <w:r w:rsidR="00BE086A">
        <w:rPr>
          <w:lang w:val="en-US"/>
        </w:rPr>
        <w:t>R</w:t>
      </w:r>
      <w:r w:rsidRPr="32AF646F">
        <w:rPr>
          <w:lang w:val="en-US"/>
        </w:rPr>
        <w:t xml:space="preserve">esearch </w:t>
      </w:r>
      <w:r w:rsidR="00BE086A">
        <w:rPr>
          <w:lang w:val="en-US"/>
        </w:rPr>
        <w:t>C</w:t>
      </w:r>
      <w:r w:rsidRPr="32AF646F">
        <w:rPr>
          <w:lang w:val="en-US"/>
        </w:rPr>
        <w:t>enter (</w:t>
      </w:r>
      <w:proofErr w:type="spellStart"/>
      <w:r w:rsidR="006E0C41">
        <w:rPr>
          <w:lang w:val="en-US"/>
        </w:rPr>
        <w:t>Deutsches</w:t>
      </w:r>
      <w:proofErr w:type="spellEnd"/>
      <w:r w:rsidR="006E0C41">
        <w:rPr>
          <w:lang w:val="en-US"/>
        </w:rPr>
        <w:t xml:space="preserve"> </w:t>
      </w:r>
      <w:proofErr w:type="spellStart"/>
      <w:r w:rsidR="006E0C41">
        <w:rPr>
          <w:lang w:val="en-US"/>
        </w:rPr>
        <w:t>Biomasseforschungszentrum</w:t>
      </w:r>
      <w:proofErr w:type="spellEnd"/>
      <w:r w:rsidR="006E0C41">
        <w:rPr>
          <w:lang w:val="en-US"/>
        </w:rPr>
        <w:t xml:space="preserve">, </w:t>
      </w:r>
      <w:r w:rsidRPr="32AF646F">
        <w:rPr>
          <w:lang w:val="en-US"/>
        </w:rPr>
        <w:t xml:space="preserve">DBFZ) as reported in </w:t>
      </w:r>
      <w:sdt>
        <w:sdtPr>
          <w:rPr>
            <w:lang w:val="en-US"/>
          </w:rPr>
          <w:alias w:val="To edit, see citavi.com/edit"/>
          <w:tag w:val="CitaviPlaceholder#2a835e24-0623-45d2-a5cd-49405258ea37"/>
          <w:id w:val="-849030624"/>
          <w:placeholder>
            <w:docPart w:val="FB6C051CA4CB6C409CB838C45DAAEEBF"/>
          </w:placeholder>
        </w:sdtPr>
        <w:sdtEndPr/>
        <w:sdtContent>
          <w:r w:rsidR="00A60AA0">
            <w:rPr>
              <w:lang w:val="en-US"/>
            </w:rPr>
            <w:fldChar w:fldCharType="begin"/>
          </w:r>
          <w:r w:rsidR="005060BD">
            <w:rPr>
              <w:lang w:val="en-US"/>
            </w:rPr>
            <w:instrText>ADDIN CitaviPlaceholder{eyIkaWQiOiIxIiwiJHR5cGUiOiJTd2lzc0FjYWRlbWljLkNpdGF2aS5DaXRhdGlvbnMuV29yZFBsYWNlaG9sZGVyLCBTd2lzc0FjYWRlbWljLkNpdGF2aSIsIkFzc29jaWF0ZVdpdGhQbGFjZWhvbGRlclRhZyI6IkNpdGF2aVBsYWNlaG9sZGVyIzE5OGM1NmUwLTFmYmYtNDUyNi1hMTczLTZhZmY0YjVjMDJjZCIsIkVudHJpZXMiOlt7IiRpZCI6IjIiLCIkdHlwZSI6IlN3aXNzQWNhZGVtaWMuQ2l0YXZpLkNpdGF0aW9ucy5Xb3JkUGxhY2Vob2xkZXJFbnRyeSwgU3dpc3NBY2FkZW1pYy5DaXRhdmkiLCJJZCI6ImM0YTI1ODY2LWIzZDEtNGM1ZS04NmQ2LWVjNDNjZGNhNWIxOC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ODM1ZTI0LTA2MjMtNDVkMi1hNWNkLTQ5NDA1MjU4ZWEzNyIsIlRleHQiOiJNYXVreSBldCBhbC4iLCJXQUlWZXJzaW9uIjoiNi4xNS4yLjAifQ==}</w:instrText>
          </w:r>
          <w:r w:rsidR="00A60AA0">
            <w:rPr>
              <w:lang w:val="en-US"/>
            </w:rPr>
            <w:fldChar w:fldCharType="separate"/>
          </w:r>
          <w:r w:rsidR="00046EEC">
            <w:rPr>
              <w:lang w:val="en-US"/>
            </w:rPr>
            <w:t>Mauky et al.</w:t>
          </w:r>
          <w:r w:rsidR="00A60AA0">
            <w:rPr>
              <w:lang w:val="en-US"/>
            </w:rPr>
            <w:fldChar w:fldCharType="end"/>
          </w:r>
        </w:sdtContent>
      </w:sdt>
      <w:r w:rsidR="00A60AA0">
        <w:rPr>
          <w:lang w:val="en-US"/>
        </w:rPr>
        <w:t xml:space="preserve"> </w:t>
      </w:r>
      <w:sdt>
        <w:sdtPr>
          <w:rPr>
            <w:lang w:val="en-US"/>
          </w:rPr>
          <w:alias w:val="To edit, see citavi.com/edit"/>
          <w:tag w:val="CitaviPlaceholder#198c56e0-1fbf-4526-a173-6aff4b5c02cd"/>
          <w:id w:val="209083067"/>
          <w:placeholder>
            <w:docPart w:val="FB6C051CA4CB6C409CB838C45DAAEEBF"/>
          </w:placeholder>
        </w:sdtPr>
        <w:sdtEndPr/>
        <w:sdtContent>
          <w:r w:rsidR="00A60AA0">
            <w:rPr>
              <w:lang w:val="en-US"/>
            </w:rPr>
            <w:fldChar w:fldCharType="begin"/>
          </w:r>
          <w:r w:rsidR="00A60AA0">
            <w:rPr>
              <w:lang w:val="en-US"/>
            </w:rPr>
            <w:instrText>ADDIN CitaviPlaceholder{eyIkaWQiOiIxIiwiJHR5cGUiOiJTd2lzc0FjYWRlbWljLkNpdGF2aS5DaXRhdGlvbnMuV29yZFBsYWNlaG9sZGVyLCBTd2lzc0FjYWRlbWljLkNpdGF2aSIsIkFzc29jaWF0ZVdpdGhQbGFjZWhvbGRlclRhZyI6IkNpdGF2aVBsYWNlaG9sZGVyIzJhODM1ZTI0LTA2MjMtNDVkMi1hNWNkLTQ5NDA1MjU4ZWEzNyIsIkVudHJpZXMiOlt7IiRpZCI6IjIiLCIkdHlwZSI6IlN3aXNzQWNhZGVtaWMuQ2l0YXZpLkNpdGF0aW9ucy5Xb3JkUGxhY2Vob2xkZXJFbnRyeSwgU3dpc3NBY2FkZW1pYy5DaXRhdmkiLCJJZCI6ImQzODZjZDhkLWY0MzYtNDU1OC05MWI4LWQwZDgxN2UwOGI1OC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Tk4YzU2ZTAtMWZiZi00NTI2LWExNzMtNmFmZjRiNWMwMmNkIiwiVGV4dCI6IigyMDE2KSIsIldBSVZlcnNpb24iOiI2LjE1LjIuMCJ9}</w:instrText>
          </w:r>
          <w:r w:rsidR="00A60AA0">
            <w:rPr>
              <w:lang w:val="en-US"/>
            </w:rPr>
            <w:fldChar w:fldCharType="separate"/>
          </w:r>
          <w:r w:rsidR="00046EEC">
            <w:rPr>
              <w:lang w:val="en-US"/>
            </w:rPr>
            <w:t>(2016)</w:t>
          </w:r>
          <w:r w:rsidR="00A60AA0">
            <w:rPr>
              <w:lang w:val="en-US"/>
            </w:rPr>
            <w:fldChar w:fldCharType="end"/>
          </w:r>
        </w:sdtContent>
      </w:sdt>
      <w:del w:id="70" w:author="Sören Weinrich" w:date="2025-04-25T13:28:00Z">
        <w:r w:rsidR="001E4158" w:rsidDel="00232B6D">
          <w:rPr>
            <w:lang w:val="en-US"/>
          </w:rPr>
          <w:delText xml:space="preserve">, cf. </w:delText>
        </w:r>
      </w:del>
      <w:ins w:id="71" w:author="Sören Weinrich" w:date="2025-04-25T13:28:00Z">
        <w:r w:rsidR="00232B6D">
          <w:rPr>
            <w:lang w:val="en-US"/>
          </w:rPr>
          <w:t xml:space="preserve"> and summarized in </w:t>
        </w:r>
      </w:ins>
      <w:r w:rsidRPr="32AF646F">
        <w:rPr>
          <w:lang w:val="en-US"/>
        </w:rPr>
        <w:t>Ta</w:t>
      </w:r>
      <w:r w:rsidR="00ED7748">
        <w:rPr>
          <w:lang w:val="en-US"/>
        </w:rPr>
        <w:t>b.</w:t>
      </w:r>
      <w:r w:rsidRPr="32AF646F">
        <w:rPr>
          <w:lang w:val="en-US"/>
        </w:rPr>
        <w:t xml:space="preserve"> 1.</w:t>
      </w:r>
      <w:r w:rsidR="009337A3">
        <w:rPr>
          <w:lang w:val="en-US"/>
        </w:rPr>
        <w:t xml:space="preserve"> The </w:t>
      </w:r>
      <w:r w:rsidRPr="32AF646F">
        <w:rPr>
          <w:lang w:val="en-US"/>
        </w:rPr>
        <w:t xml:space="preserve">CHP </w:t>
      </w:r>
      <w:r w:rsidR="001E4158">
        <w:rPr>
          <w:lang w:val="en-US"/>
        </w:rPr>
        <w:t xml:space="preserve">unit </w:t>
      </w:r>
      <w:r w:rsidR="009337A3">
        <w:rPr>
          <w:lang w:val="en-US"/>
        </w:rPr>
        <w:t xml:space="preserve">was assumed to have an </w:t>
      </w:r>
      <w:r w:rsidRPr="32AF646F">
        <w:rPr>
          <w:lang w:val="en-US"/>
        </w:rPr>
        <w:t>electrical capacity</w:t>
      </w:r>
      <w:r w:rsidR="00AD5BD0">
        <w:rPr>
          <w:lang w:val="en-US"/>
        </w:rPr>
        <w:t xml:space="preserv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sidRPr="32AF646F">
        <w:rPr>
          <w:lang w:val="en-US"/>
        </w:rPr>
        <w:t xml:space="preserve"> </w:t>
      </w:r>
      <w:r w:rsidR="009337A3" w:rsidRPr="32AF646F">
        <w:rPr>
          <w:lang w:val="en-US"/>
        </w:rPr>
        <w:t xml:space="preserve">of 50 kW </w:t>
      </w:r>
      <w:r w:rsidR="009337A3">
        <w:rPr>
          <w:lang w:val="en-US"/>
        </w:rPr>
        <w:t xml:space="preserve">and </w:t>
      </w:r>
      <w:r w:rsidRPr="32AF646F">
        <w:rPr>
          <w:lang w:val="en-US"/>
        </w:rPr>
        <w:t xml:space="preserve">an electrical efficiency </w:t>
      </w:r>
      <m:oMath>
        <m:sSub>
          <m:sSubPr>
            <m:ctrlPr>
              <w:rPr>
                <w:rFonts w:ascii="Cambria Math" w:hAnsi="Cambria Math"/>
                <w:i/>
                <w:lang w:val="en-US"/>
              </w:rPr>
            </m:ctrlPr>
          </m:sSubPr>
          <m:e>
            <m:r>
              <w:rPr>
                <w:rFonts w:ascii="Cambria Math" w:hAnsi="Cambria Math"/>
                <w:lang w:val="en-US"/>
              </w:rPr>
              <m:t>η</m:t>
            </m:r>
          </m:e>
          <m:sub>
            <m:r>
              <m:rPr>
                <m:sty m:val="p"/>
              </m:rPr>
              <w:rPr>
                <w:rFonts w:ascii="Cambria Math" w:hAnsi="Cambria Math"/>
                <w:lang w:val="en-US"/>
              </w:rPr>
              <m:t>el</m:t>
            </m:r>
          </m:sub>
        </m:sSub>
      </m:oMath>
      <w:r w:rsidR="00AD5BD0">
        <w:rPr>
          <w:lang w:val="en-US"/>
        </w:rPr>
        <w:t xml:space="preserve"> </w:t>
      </w:r>
      <w:r w:rsidRPr="32AF646F">
        <w:rPr>
          <w:lang w:val="en-US"/>
        </w:rPr>
        <w:t>of 36%.</w:t>
      </w:r>
      <w:r w:rsidR="002C3C4D">
        <w:rPr>
          <w:lang w:val="en-US"/>
        </w:rPr>
        <w:t xml:space="preserve"> To obtain </w:t>
      </w:r>
      <w:r w:rsidR="00A015A8">
        <w:rPr>
          <w:lang w:val="en-US"/>
        </w:rPr>
        <w:t xml:space="preserve">a ratio between CHP </w:t>
      </w:r>
      <w:r w:rsidR="006E0C41">
        <w:rPr>
          <w:lang w:val="en-US"/>
        </w:rPr>
        <w:t xml:space="preserve">unit </w:t>
      </w:r>
      <w:r w:rsidR="00A015A8">
        <w:rPr>
          <w:lang w:val="en-US"/>
        </w:rPr>
        <w:t xml:space="preserve">and GS capacity </w:t>
      </w:r>
      <w:r w:rsidR="002849A8">
        <w:rPr>
          <w:lang w:val="en-US"/>
        </w:rPr>
        <w:t>in the range of</w:t>
      </w:r>
      <w:r w:rsidR="00A60AA0">
        <w:rPr>
          <w:lang w:val="en-US"/>
        </w:rPr>
        <w:t xml:space="preserve"> </w:t>
      </w:r>
      <w:sdt>
        <w:sdtPr>
          <w:rPr>
            <w:lang w:val="en-US"/>
          </w:rPr>
          <w:alias w:val="To edit, see citavi.com/edit"/>
          <w:tag w:val="CitaviPlaceholder#a64abb4b-1173-4599-bd88-c68e25da73c9"/>
          <w:id w:val="192585377"/>
          <w:placeholder>
            <w:docPart w:val="FB6C051CA4CB6C409CB838C45DAAEEBF"/>
          </w:placeholder>
        </w:sdtPr>
        <w:sdtEndPr/>
        <w:sdtContent>
          <w:r w:rsidR="00A60AA0">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BlOTQwZGNkLTM5MjYtNDU5NC05MTAxLWEwM2RiZDQxN2Y1MSIsIkVudHJpZXMiOlt7IiRpZCI6IjIiLCIkdHlwZSI6IlN3aXNzQWNhZGVtaWMuQ2l0YXZpLkNpdGF0aW9ucy5Xb3JkUGxhY2Vob2xkZXJFbnRyeSwgU3dpc3NBY2FkZW1pYy5DaXRhdmkiLCJJZCI6IjlkMzczNjQ4LTdkY2MtNDRjYi04MWY5LWRjY2JmYTUyMzIyZi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C0xMFQxNDo0MDozM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NhNjRhYmI0Yi0xMTczLTQ1OTktYmQ4OC1jNjhlMjVkYTczYzkiLCJUZXh0IjoiRGl0dG1lciBldCBhbC4iLCJXQUlWZXJzaW9uIjoiNi4xNS4yLjAifQ==}</w:instrText>
          </w:r>
          <w:r w:rsidR="00A60AA0">
            <w:rPr>
              <w:lang w:val="en-US"/>
            </w:rPr>
            <w:fldChar w:fldCharType="separate"/>
          </w:r>
          <w:r w:rsidR="00046EEC">
            <w:rPr>
              <w:lang w:val="en-US"/>
            </w:rPr>
            <w:t>Dittmer et al.</w:t>
          </w:r>
          <w:r w:rsidR="00A60AA0">
            <w:rPr>
              <w:lang w:val="en-US"/>
            </w:rPr>
            <w:fldChar w:fldCharType="end"/>
          </w:r>
        </w:sdtContent>
      </w:sdt>
      <w:r w:rsidR="00A60AA0">
        <w:rPr>
          <w:lang w:val="en-US"/>
        </w:rPr>
        <w:t xml:space="preserve"> </w:t>
      </w:r>
      <w:sdt>
        <w:sdtPr>
          <w:rPr>
            <w:lang w:val="en-US"/>
          </w:rPr>
          <w:alias w:val="To edit, see citavi.com/edit"/>
          <w:tag w:val="CitaviPlaceholder#0e940dcd-3926-4594-9101-a03dbd417f51"/>
          <w:id w:val="-693775371"/>
          <w:placeholder>
            <w:docPart w:val="FB6C051CA4CB6C409CB838C45DAAEEBF"/>
          </w:placeholder>
        </w:sdtPr>
        <w:sdtEndPr/>
        <w:sdtContent>
          <w:r w:rsidR="00A60AA0">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E2NGFiYjRiLTExNzMtNDU5OS1iZDg4LWM2OGUyNWRhNzNjOSIsIkVudHJpZXMiOlt7IiRpZCI6IjIiLCIkdHlwZSI6IlN3aXNzQWNhZGVtaWMuQ2l0YXZpLkNpdGF0aW9ucy5Xb3JkUGxhY2Vob2xkZXJFbnRyeSwgU3dpc3NBY2FkZW1pYy5DaXRhdmkiLCJJZCI6IjBiNWJhYjE0LTg3MzAtNDVhZS1hZTc1LTVlNDE1YzczMTRlZ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QtMTBUMTQ6NDA6Mz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MwZTk0MGRjZC0zOTI2LTQ1OTQtOTEwMS1hMDNkYmQ0MTdmNTEiLCJUZXh0IjoiKDIwMjIpIiwiV0FJVmVyc2lvbiI6IjYuMTUuMi4wIn0=}</w:instrText>
          </w:r>
          <w:r w:rsidR="00A60AA0">
            <w:rPr>
              <w:lang w:val="en-US"/>
            </w:rPr>
            <w:fldChar w:fldCharType="separate"/>
          </w:r>
          <w:r w:rsidR="00046EEC">
            <w:rPr>
              <w:lang w:val="en-US"/>
            </w:rPr>
            <w:t>(2022)</w:t>
          </w:r>
          <w:r w:rsidR="00A60AA0">
            <w:rPr>
              <w:lang w:val="en-US"/>
            </w:rPr>
            <w:fldChar w:fldCharType="end"/>
          </w:r>
        </w:sdtContent>
      </w:sdt>
      <w:r w:rsidR="002C3C4D">
        <w:rPr>
          <w:lang w:val="en-US"/>
        </w:rPr>
        <w:t xml:space="preserve">, the </w:t>
      </w:r>
      <w:r w:rsidR="00D0560B">
        <w:rPr>
          <w:lang w:val="en-US"/>
        </w:rPr>
        <w:t xml:space="preserve">maximum </w:t>
      </w:r>
      <w:r w:rsidR="00A015A8">
        <w:rPr>
          <w:lang w:val="en-US"/>
        </w:rPr>
        <w:t xml:space="preserve">GS </w:t>
      </w:r>
      <w:r w:rsidR="00D0560B">
        <w:rPr>
          <w:lang w:val="en-US"/>
        </w:rPr>
        <w:t>capacity</w:t>
      </w:r>
      <w:r w:rsidR="002C3C4D">
        <w:rPr>
          <w:lang w:val="en-US"/>
        </w:rPr>
        <w:t xml:space="preserve">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GS</m:t>
            </m:r>
          </m:sub>
        </m:sSub>
      </m:oMath>
      <w:r w:rsidR="00AD5BD0">
        <w:rPr>
          <w:lang w:val="en-US"/>
        </w:rPr>
        <w:t xml:space="preserve"> </w:t>
      </w:r>
      <w:r w:rsidR="002C3C4D">
        <w:rPr>
          <w:lang w:val="en-US"/>
        </w:rPr>
        <w:t xml:space="preserve">was </w:t>
      </w:r>
      <w:r w:rsidR="0079153F">
        <w:rPr>
          <w:lang w:val="en-US"/>
        </w:rPr>
        <w:t>set</w:t>
      </w:r>
      <w:r w:rsidR="002C3C4D">
        <w:rPr>
          <w:lang w:val="en-US"/>
        </w:rPr>
        <w:t xml:space="preserve"> to 2</w:t>
      </w:r>
      <w:r w:rsidR="00AD5BD0">
        <w:rPr>
          <w:lang w:val="en-US"/>
        </w:rPr>
        <w:t>3</w:t>
      </w:r>
      <w:r w:rsidR="002C3C4D">
        <w:rPr>
          <w:lang w:val="en-US"/>
        </w:rPr>
        <w:t>0</w:t>
      </w:r>
      <w:r w:rsidR="006E0C41">
        <w:rPr>
          <w:lang w:val="en-US"/>
        </w:rPr>
        <w:t xml:space="preserve"> </w:t>
      </w:r>
      <w:r w:rsidR="002C3C4D">
        <w:rPr>
          <w:lang w:val="en-US"/>
        </w:rPr>
        <w:t>m³.</w:t>
      </w:r>
      <w:r w:rsidR="00A70E49">
        <w:rPr>
          <w:lang w:val="en-US"/>
        </w:rPr>
        <w:t xml:space="preserve"> </w:t>
      </w:r>
    </w:p>
    <w:p w14:paraId="204C5DCB" w14:textId="7DE73F46" w:rsidR="00A7700F" w:rsidRDefault="0EF766E9" w:rsidP="00A7700F">
      <w:pPr>
        <w:pStyle w:val="berschrift2"/>
        <w:rPr>
          <w:lang w:val="en-US"/>
        </w:rPr>
      </w:pPr>
      <w:bookmarkStart w:id="72" w:name="_5bqn32glp415"/>
      <w:bookmarkStart w:id="73" w:name="_b20llt1pm978"/>
      <w:bookmarkEnd w:id="72"/>
      <w:bookmarkEnd w:id="73"/>
      <w:r w:rsidRPr="0EF766E9">
        <w:rPr>
          <w:lang w:val="en-US"/>
        </w:rPr>
        <w:t>2.2 Uncertain substrate characterization</w:t>
      </w:r>
    </w:p>
    <w:p w14:paraId="635E3B16" w14:textId="21EE8798" w:rsidR="00D10E51" w:rsidRDefault="009676EC" w:rsidP="32AF646F">
      <w:pPr>
        <w:rPr>
          <w:lang w:val="en-US"/>
        </w:rPr>
      </w:pPr>
      <w:r>
        <w:rPr>
          <w:lang w:val="en-US"/>
        </w:rPr>
        <w:t>There exist a</w:t>
      </w:r>
      <w:r w:rsidR="00AA10A7" w:rsidRPr="00AA10A7">
        <w:rPr>
          <w:lang w:val="en-US"/>
        </w:rPr>
        <w:t xml:space="preserve">nalytical laboratory procedures to determine raw macronutrients </w:t>
      </w:r>
      <w:ins w:id="74" w:author="Sören Weinrich" w:date="2025-04-25T13:21:00Z">
        <w:r w:rsidR="00232B6D">
          <w:rPr>
            <w:lang w:val="en-US"/>
          </w:rPr>
          <w:t xml:space="preserve">of </w:t>
        </w:r>
      </w:ins>
      <w:r w:rsidR="009A2C8E">
        <w:rPr>
          <w:lang w:val="en-US"/>
        </w:rPr>
        <w:t>CH</w:t>
      </w:r>
      <w:r w:rsidR="00AA10A7" w:rsidRPr="00AA10A7">
        <w:rPr>
          <w:lang w:val="en-US"/>
        </w:rPr>
        <w:t>, proteins (PR) and lipids (LI)</w:t>
      </w:r>
      <w:r>
        <w:rPr>
          <w:lang w:val="en-US"/>
        </w:rPr>
        <w:t xml:space="preserve"> </w:t>
      </w:r>
      <w:sdt>
        <w:sdtPr>
          <w:rPr>
            <w:lang w:val="en-US"/>
          </w:rPr>
          <w:alias w:val="To edit, see citavi.com/edit"/>
          <w:tag w:val="CitaviPlaceholder#0351ab9b-a79d-454c-9c82-287b0cbeb890"/>
          <w:id w:val="1366862697"/>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ZGM3NzZiLTg0ZTYtNDdiMC1iMjAxLTkzZmMzNjcyNThlYi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C0xMFQxNDo0MDozM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DM1MWFiOWItYTc5ZC00NTRjLTljODItMjg3YjBjYmViODkwIiwiVGV4dCI6IihMaWViZXRyYXUgYW5kIFBmZWlmZmVyLCAyMDIwKSIsIldBSVZlcnNpb24iOiI2LjE1LjIuMCJ9}</w:instrText>
          </w:r>
          <w:r>
            <w:rPr>
              <w:lang w:val="en-US"/>
            </w:rPr>
            <w:fldChar w:fldCharType="separate"/>
          </w:r>
          <w:r w:rsidR="00046EEC">
            <w:rPr>
              <w:lang w:val="en-US"/>
            </w:rPr>
            <w:t>(Liebetrau and Pfeiffer, 2020)</w:t>
          </w:r>
          <w:r>
            <w:rPr>
              <w:lang w:val="en-US"/>
            </w:rPr>
            <w:fldChar w:fldCharType="end"/>
          </w:r>
        </w:sdtContent>
      </w:sdt>
      <w:r w:rsidR="00AA10A7" w:rsidRPr="00AA10A7">
        <w:rPr>
          <w:lang w:val="en-US"/>
        </w:rPr>
        <w:t xml:space="preserve">. However, </w:t>
      </w:r>
      <w:r w:rsidR="0045620C">
        <w:rPr>
          <w:lang w:val="en-US"/>
        </w:rPr>
        <w:t xml:space="preserve">their </w:t>
      </w:r>
      <w:r w:rsidR="00AA10A7" w:rsidRPr="00AA10A7">
        <w:rPr>
          <w:lang w:val="en-US"/>
        </w:rPr>
        <w:t>anaerobic degradability can only be quantified heuristically, e.g. through batch tests</w:t>
      </w:r>
      <w:r>
        <w:rPr>
          <w:lang w:val="en-US"/>
        </w:rPr>
        <w:t xml:space="preserve"> </w:t>
      </w:r>
      <w:sdt>
        <w:sdtPr>
          <w:rPr>
            <w:lang w:val="en-US"/>
          </w:rPr>
          <w:alias w:val="To edit, see citavi.com/edit"/>
          <w:tag w:val="CitaviPlaceholder#6b794e3f-74bf-4180-8b3f-8a8cdf632b4d"/>
          <w:id w:val="252407992"/>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JhZjJmLTRmNjktNDcyYy05NGU5LWQ5NzgxYzcyMDQzZiIsIlJhbmdlTGVuZ3RoIjoyMi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C0xMFQxNDo0MDozMSIsIlByb2plY3QiOnsiJHJlZiI6IjgifX0sIlVzZU51bWJlcmluZ1R5cGVPZlBhcmVudERvY3VtZW50IjpmYWxzZX1dLCJGb3JtYXR0ZWRUZXh0Ijp7IiRpZCI6IjIxIiwiQ291bnQiOjEsIlRleHRVbml0cyI6W3siJGlkIjoiMjIiLCJGb250U3R5bGUiOnsiJGlkIjoiMjMiLCJOZXV0cmFsIjp0cnVlfSwiUmVhZGluZ09yZGVyIjoxLCJUZXh0IjoiKEppbWVuZXogZXQgYWwuLCAyMDE1KSJ9XX0sIlRhZyI6IkNpdGF2aVBsYWNlaG9sZGVyIzZiNzk0ZTNmLTc0YmYtNDE4MC04YjNmLThhOGNkZjYzMmI0ZCIsIlRleHQiOiIoSmltZW5leiBldCBhbC4sIDIwMTUpIiwiV0FJVmVyc2lvbiI6IjYuMTUuMi4wIn0=}</w:instrText>
          </w:r>
          <w:r>
            <w:rPr>
              <w:lang w:val="en-US"/>
            </w:rPr>
            <w:fldChar w:fldCharType="separate"/>
          </w:r>
          <w:r w:rsidR="00046EEC">
            <w:rPr>
              <w:lang w:val="en-US"/>
            </w:rPr>
            <w:t>(Jimenez et al., 2015)</w:t>
          </w:r>
          <w:r>
            <w:rPr>
              <w:lang w:val="en-US"/>
            </w:rPr>
            <w:fldChar w:fldCharType="end"/>
          </w:r>
        </w:sdtContent>
      </w:sdt>
      <w:r w:rsidR="00AA10A7" w:rsidRPr="00AA10A7">
        <w:rPr>
          <w:lang w:val="en-US"/>
        </w:rPr>
        <w:t xml:space="preserve">. Thus, in this study, the three influent macronutrients CH, PR and LI were assumed to be uncertain since they describe only </w:t>
      </w:r>
      <w:r w:rsidR="0045620C">
        <w:rPr>
          <w:lang w:val="en-US"/>
        </w:rPr>
        <w:t>degradable</w:t>
      </w:r>
      <w:r w:rsidR="00AA10A7" w:rsidRPr="00AA10A7">
        <w:rPr>
          <w:lang w:val="en-US"/>
        </w:rPr>
        <w:t xml:space="preserve"> fractions of raw macronutrient values</w:t>
      </w:r>
      <w:r>
        <w:rPr>
          <w:lang w:val="en-US"/>
        </w:rPr>
        <w:t xml:space="preserve"> </w:t>
      </w:r>
      <w:sdt>
        <w:sdtPr>
          <w:rPr>
            <w:lang w:val="en-US"/>
          </w:rPr>
          <w:alias w:val="To edit, see citavi.com/edit"/>
          <w:tag w:val="CitaviPlaceholder#e2d2f5f6-f162-4088-9a32-7ee16feb8ca5"/>
          <w:id w:val="-721205375"/>
          <w:placeholder>
            <w:docPart w:val="DefaultPlaceholder_-1854013440"/>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zBmNzJjLTEwMTAtNDU5ZC05OGUzLWQ0ODdhYmU2NTE1N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C0xMFQxNDo0MDozM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lMmQyZjVmNi1mMTYyLTQwODgtOWEzMi03ZWUxNmZlYjhjYTUiLCJUZXh0IjoiKFdlaW5yaWNoIGV0IGFsLiwgMjAyMSkiLCJXQUlWZXJzaW9uIjoiNi4xNS4yLjAifQ==}</w:instrText>
          </w:r>
          <w:r>
            <w:rPr>
              <w:lang w:val="en-US"/>
            </w:rPr>
            <w:fldChar w:fldCharType="separate"/>
          </w:r>
          <w:r w:rsidR="00046EEC">
            <w:rPr>
              <w:lang w:val="en-US"/>
            </w:rPr>
            <w:t>(Weinrich et al., 2021)</w:t>
          </w:r>
          <w:r>
            <w:rPr>
              <w:lang w:val="en-US"/>
            </w:rPr>
            <w:fldChar w:fldCharType="end"/>
          </w:r>
        </w:sdtContent>
      </w:sdt>
      <w:r w:rsidR="00AA10A7" w:rsidRPr="00AA10A7">
        <w:rPr>
          <w:lang w:val="en-US"/>
        </w:rPr>
        <w:t>. Other parametric or structural uncertainties were ignored</w:t>
      </w:r>
      <w:r w:rsidR="32AF646F" w:rsidRPr="32AF646F">
        <w:rPr>
          <w:lang w:val="en-US"/>
        </w:rPr>
        <w:t xml:space="preserve">. </w:t>
      </w:r>
      <w:commentRangeStart w:id="75"/>
      <w:r w:rsidR="00D27AAF" w:rsidRPr="32AF646F">
        <w:rPr>
          <w:lang w:val="en-US"/>
        </w:rPr>
        <w:t xml:space="preserve">The following agricultural substrates were </w:t>
      </w:r>
      <w:r w:rsidR="00D27AAF">
        <w:rPr>
          <w:lang w:val="en-US"/>
        </w:rPr>
        <w:t>considered</w:t>
      </w:r>
      <w:r w:rsidR="00D27AAF" w:rsidRPr="32AF646F">
        <w:rPr>
          <w:lang w:val="en-US"/>
        </w:rPr>
        <w:t>: grass silage (</w:t>
      </w:r>
      <w:proofErr w:type="spellStart"/>
      <w:r w:rsidR="00D27AAF" w:rsidRPr="32AF646F">
        <w:rPr>
          <w:lang w:val="en-US"/>
        </w:rPr>
        <w:t>G</w:t>
      </w:r>
      <w:r w:rsidR="009C1D4A">
        <w:rPr>
          <w:lang w:val="en-US"/>
        </w:rPr>
        <w:t>r</w:t>
      </w:r>
      <w:r w:rsidR="00D27AAF" w:rsidRPr="32AF646F">
        <w:rPr>
          <w:lang w:val="en-US"/>
        </w:rPr>
        <w:t>S</w:t>
      </w:r>
      <w:proofErr w:type="spellEnd"/>
      <w:r w:rsidR="00D27AAF" w:rsidRPr="32AF646F">
        <w:rPr>
          <w:lang w:val="en-US"/>
        </w:rPr>
        <w:t xml:space="preserve">), </w:t>
      </w:r>
      <w:r>
        <w:rPr>
          <w:lang w:val="en-US"/>
        </w:rPr>
        <w:t xml:space="preserve">maize silage </w:t>
      </w:r>
      <w:r w:rsidR="00D27AAF" w:rsidRPr="32AF646F">
        <w:rPr>
          <w:lang w:val="en-US"/>
        </w:rPr>
        <w:t>(</w:t>
      </w:r>
      <w:r>
        <w:rPr>
          <w:lang w:val="en-US"/>
        </w:rPr>
        <w:t>M</w:t>
      </w:r>
      <w:r w:rsidRPr="32AF646F">
        <w:rPr>
          <w:lang w:val="en-US"/>
        </w:rPr>
        <w:t>S</w:t>
      </w:r>
      <w:r w:rsidR="00D27AAF" w:rsidRPr="32AF646F">
        <w:rPr>
          <w:lang w:val="en-US"/>
        </w:rPr>
        <w:t>), sugar beet silage (SBS) and cattle manure (CM).</w:t>
      </w:r>
      <w:commentRangeEnd w:id="75"/>
      <w:r w:rsidR="00232B6D">
        <w:rPr>
          <w:rStyle w:val="Kommentarzeichen"/>
        </w:rPr>
        <w:commentReference w:id="75"/>
      </w:r>
    </w:p>
    <w:p w14:paraId="61CCC35F" w14:textId="52E019E2" w:rsidR="00EF63E2" w:rsidRDefault="006D555D" w:rsidP="00EF63E2">
      <w:pPr>
        <w:pStyle w:val="berschrift3"/>
        <w:rPr>
          <w:lang w:val="en-US"/>
        </w:rPr>
      </w:pPr>
      <w:bookmarkStart w:id="76" w:name="_3saj0h2cz42i" w:colFirst="0" w:colLast="0"/>
      <w:bookmarkEnd w:id="76"/>
      <w:r>
        <w:rPr>
          <w:lang w:val="en-US"/>
        </w:rPr>
        <w:t>2</w:t>
      </w:r>
      <w:r w:rsidR="00EF63E2" w:rsidRPr="00EF63E2">
        <w:rPr>
          <w:lang w:val="en-US"/>
        </w:rPr>
        <w:t>.</w:t>
      </w:r>
      <w:r>
        <w:rPr>
          <w:lang w:val="en-US"/>
        </w:rPr>
        <w:t>2</w:t>
      </w:r>
      <w:r w:rsidR="00EF63E2" w:rsidRPr="00EF63E2">
        <w:rPr>
          <w:lang w:val="en-US"/>
        </w:rPr>
        <w:t xml:space="preserve">.1 </w:t>
      </w:r>
      <w:commentRangeStart w:id="77"/>
      <w:r w:rsidR="006E490B">
        <w:rPr>
          <w:lang w:val="en-US"/>
        </w:rPr>
        <w:t>Nominal computation</w:t>
      </w:r>
      <w:commentRangeEnd w:id="77"/>
      <w:r w:rsidR="00523B27">
        <w:rPr>
          <w:rStyle w:val="Kommentarzeichen"/>
          <w:color w:val="auto"/>
        </w:rPr>
        <w:commentReference w:id="77"/>
      </w:r>
    </w:p>
    <w:p w14:paraId="7F3CB807" w14:textId="5D511AAC" w:rsidR="006E55F9" w:rsidRDefault="000B0C85" w:rsidP="006E55F9">
      <w:pPr>
        <w:rPr>
          <w:lang w:val="en-US"/>
        </w:rPr>
      </w:pPr>
      <w:r w:rsidRPr="32AF646F">
        <w:rPr>
          <w:lang w:val="en-US"/>
        </w:rPr>
        <w:t xml:space="preserve">ADM1-R3 </w:t>
      </w:r>
      <w:r w:rsidR="00D10E51" w:rsidRPr="32AF646F">
        <w:rPr>
          <w:lang w:val="en-US"/>
        </w:rPr>
        <w:t>influent concentrations</w:t>
      </w:r>
      <w:r w:rsidR="007A41EE">
        <w:rPr>
          <w:lang w:val="en-US"/>
        </w:rPr>
        <w:t>, denoted as</w:t>
      </w:r>
      <w:r w:rsidR="00260B0E">
        <w:rPr>
          <w:lang w:val="en-US"/>
        </w:rPr>
        <w:t xml:space="preserve"> </w:t>
      </w:r>
      <m:oMath>
        <m:r>
          <w:rPr>
            <w:rFonts w:ascii="Cambria Math" w:hAnsi="Cambria Math"/>
            <w:lang w:val="en-US"/>
          </w:rPr>
          <m:t>ξ</m:t>
        </m:r>
      </m:oMath>
      <w:r w:rsidR="00BD120B">
        <w:rPr>
          <w:lang w:val="en-US"/>
        </w:rPr>
        <w:t>,</w:t>
      </w:r>
      <w:r w:rsidR="00D10E51" w:rsidRPr="32AF646F">
        <w:rPr>
          <w:lang w:val="en-US"/>
        </w:rPr>
        <w:t xml:space="preserve"> </w:t>
      </w:r>
      <w:r w:rsidR="001A2017">
        <w:rPr>
          <w:lang w:val="en-US"/>
        </w:rPr>
        <w:t>were computed according to</w:t>
      </w:r>
      <w:r w:rsidR="00195BE7">
        <w:rPr>
          <w:lang w:val="en-US"/>
        </w:rPr>
        <w:t xml:space="preserve"> </w:t>
      </w:r>
      <w:sdt>
        <w:sdtPr>
          <w:rPr>
            <w:lang w:val="en-US"/>
          </w:rPr>
          <w:alias w:val="To edit, see citavi.com/edit"/>
          <w:tag w:val="CitaviPlaceholder#473230db-584c-4c83-b697-adac0b1f9831"/>
          <w:id w:val="967159697"/>
          <w:placeholder>
            <w:docPart w:val="D829EA88C211A742AABDEF3C133E1B4E"/>
          </w:placeholder>
        </w:sdtPr>
        <w:sdtEndPr/>
        <w:sdtContent>
          <w:r w:rsidR="00195BE7">
            <w:rPr>
              <w:lang w:val="en-US"/>
            </w:rPr>
            <w:fldChar w:fldCharType="begin"/>
          </w:r>
          <w:r w:rsidR="00EB4FE6">
            <w:rPr>
              <w:lang w:val="en-US"/>
            </w:rPr>
            <w:instrText>ADDIN CitaviPlaceholder{eyIkaWQiOiIxIiwiJHR5cGUiOiJTd2lzc0FjYWRlbWljLkNpdGF2aS5DaXRhdGlvbnMuV29yZFBsYWNlaG9sZGVyLCBTd2lzc0FjYWRlbWljLkNpdGF2aSIsIkFzc29jaWF0ZVdpdGhQbGFjZWhvbGRlclRhZyI6IkNpdGF2aVBsYWNlaG9sZGVyI2I4NDk0YjUzLTA3YzctNDZjYy1iN2U3LWZkMjU5MTA3OTYxNyIsIkVudHJpZXMiOlt7IiRpZCI6IjIiLCIkdHlwZSI6IlN3aXNzQWNhZGVtaWMuQ2l0YXZpLkNpdGF0aW9ucy5Xb3JkUGxhY2Vob2xkZXJFbnRyeSwgU3dpc3NBY2FkZW1pYy5DaXRhdmkiLCJJZCI6IjRjOWRiNmRmLTMxZTEtNDc4Zi05NTczLTg1N2IzOThlZmQ1OC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zQ3MzIzMGRiLTU4NGMtNGM4My1iNjk3LWFkYWMwYjFmOTgzMSIsIlRleHQiOiJEZWxvcnkgZXQgYWwuIiwiV0FJVmVyc2lvbiI6IjYuMTUuMi4wIn0=}</w:instrText>
          </w:r>
          <w:r w:rsidR="00195BE7">
            <w:rPr>
              <w:lang w:val="en-US"/>
            </w:rPr>
            <w:fldChar w:fldCharType="separate"/>
          </w:r>
          <w:r w:rsidR="00046EEC">
            <w:rPr>
              <w:lang w:val="en-US"/>
            </w:rPr>
            <w:t>Delory et al.</w:t>
          </w:r>
          <w:r w:rsidR="00195BE7">
            <w:rPr>
              <w:lang w:val="en-US"/>
            </w:rPr>
            <w:fldChar w:fldCharType="end"/>
          </w:r>
        </w:sdtContent>
      </w:sdt>
      <w:r w:rsidR="00195BE7">
        <w:rPr>
          <w:lang w:val="en-US"/>
        </w:rPr>
        <w:t xml:space="preserve"> </w:t>
      </w:r>
      <w:sdt>
        <w:sdtPr>
          <w:rPr>
            <w:lang w:val="en-US"/>
          </w:rPr>
          <w:alias w:val="To edit, see citavi.com/edit"/>
          <w:tag w:val="CitaviPlaceholder#b8494b53-07c7-46cc-b7e7-fd2591079617"/>
          <w:id w:val="-1640569389"/>
          <w:placeholder>
            <w:docPart w:val="D829EA88C211A742AABDEF3C133E1B4E"/>
          </w:placeholder>
        </w:sdtPr>
        <w:sdtEndPr/>
        <w:sdtContent>
          <w:r w:rsidR="00195BE7">
            <w:rPr>
              <w:lang w:val="en-US"/>
            </w:rPr>
            <w:fldChar w:fldCharType="begin"/>
          </w:r>
          <w:r w:rsidR="00EB4FE6">
            <w:rPr>
              <w:lang w:val="en-US"/>
            </w:rPr>
            <w:instrText>ADDIN CitaviPlaceholder{eyIkaWQiOiIxIiwiJHR5cGUiOiJTd2lzc0FjYWRlbWljLkNpdGF2aS5DaXRhdGlvbnMuV29yZFBsYWNlaG9sZGVyLCBTd2lzc0FjYWRlbWljLkNpdGF2aSIsIkFzc29jaWF0ZVdpdGhQbGFjZWhvbGRlclRhZyI6IkNpdGF2aVBsYWNlaG9sZGVyIzQ3MzIzMGRiLTU4NGMtNGM4My1iNjk3LWFkYWMwYjFmOTgzMSIsIkVudHJpZXMiOlt7IiRpZCI6IjIiLCIkdHlwZSI6IlN3aXNzQWNhZGVtaWMuQ2l0YXZpLkNpdGF0aW9ucy5Xb3JkUGxhY2Vob2xkZXJFbnRyeSwgU3dpc3NBY2FkZW1pYy5DaXRhdmkiLCJJZCI6ImFmOTY1M2M2LTRhMGQtNDMxMi1iYjBmLTg1ZGI3Y2Y2MTFmZ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NiODQ5NGI1My0wN2M3LTQ2Y2MtYjdlNy1mZDI1OTEwNzk2MTciLCJUZXh0IjoiKDIwMjUpIiwiV0FJVmVyc2lvbiI6IjYuMTUuMi4wIn0=}</w:instrText>
          </w:r>
          <w:r w:rsidR="00195BE7">
            <w:rPr>
              <w:lang w:val="en-US"/>
            </w:rPr>
            <w:fldChar w:fldCharType="separate"/>
          </w:r>
          <w:r w:rsidR="00046EEC">
            <w:rPr>
              <w:lang w:val="en-US"/>
            </w:rPr>
            <w:t>(2025)</w:t>
          </w:r>
          <w:r w:rsidR="00195BE7">
            <w:rPr>
              <w:lang w:val="en-US"/>
            </w:rPr>
            <w:fldChar w:fldCharType="end"/>
          </w:r>
        </w:sdtContent>
      </w:sdt>
      <w:r w:rsidR="00D10E51" w:rsidRPr="32AF646F">
        <w:rPr>
          <w:lang w:val="en-US"/>
        </w:rPr>
        <w:t xml:space="preserve">. </w:t>
      </w:r>
      <w:r w:rsidR="00B73F95">
        <w:rPr>
          <w:lang w:val="en-US"/>
        </w:rPr>
        <w:t>To</w:t>
      </w:r>
      <w:r w:rsidR="00D10E51" w:rsidRPr="32AF646F">
        <w:rPr>
          <w:lang w:val="en-US"/>
        </w:rPr>
        <w:t xml:space="preserve"> compute </w:t>
      </w:r>
      <w:r w:rsidR="00513B31">
        <w:rPr>
          <w:lang w:val="en-US"/>
        </w:rPr>
        <w:t>individual</w:t>
      </w:r>
      <w:r w:rsidR="00D10E51" w:rsidRPr="32AF646F">
        <w:rPr>
          <w:lang w:val="en-US"/>
        </w:rPr>
        <w:t xml:space="preserve"> </w:t>
      </w:r>
      <w:r w:rsidR="00B73F95">
        <w:rPr>
          <w:lang w:val="en-US"/>
        </w:rPr>
        <w:t>concentration</w:t>
      </w:r>
      <w:r w:rsidR="00513B31">
        <w:rPr>
          <w:lang w:val="en-US"/>
        </w:rPr>
        <w:t>s</w:t>
      </w:r>
      <w:r w:rsidR="00B73F95">
        <w:rPr>
          <w:lang w:val="en-US"/>
        </w:rPr>
        <w:t xml:space="preserve"> of </w:t>
      </w:r>
      <w:r w:rsidR="00D10E51" w:rsidRPr="32AF646F">
        <w:rPr>
          <w:lang w:val="en-US"/>
        </w:rPr>
        <w:t>dissociated components</w:t>
      </w:r>
      <w:r w:rsidR="00B73F95">
        <w:rPr>
          <w:lang w:val="en-US"/>
        </w:rPr>
        <w:t xml:space="preserve"> of acetic acids, </w:t>
      </w:r>
      <w:r w:rsidR="00513B31">
        <w:rPr>
          <w:lang w:val="en-US"/>
        </w:rPr>
        <w:t xml:space="preserve">carbon dioxide and ammonia nitrogen </w:t>
      </w:r>
      <w:r w:rsidR="00B73F95">
        <w:rPr>
          <w:lang w:val="en-US"/>
        </w:rPr>
        <w:t>t</w:t>
      </w:r>
      <w:r w:rsidR="00D75EBF" w:rsidRPr="001A2017">
        <w:rPr>
          <w:lang w:val="en-US"/>
        </w:rPr>
        <w:t>ypical pH values</w:t>
      </w:r>
      <w:r w:rsidR="00E32EE4" w:rsidRPr="001A2017">
        <w:rPr>
          <w:lang w:val="en-US"/>
        </w:rPr>
        <w:t xml:space="preserve"> </w:t>
      </w:r>
      <w:r w:rsidR="00513B31">
        <w:rPr>
          <w:lang w:val="en-US"/>
        </w:rPr>
        <w:t>for silages and manure</w:t>
      </w:r>
      <w:r w:rsidR="00513B31" w:rsidRPr="001A2017">
        <w:rPr>
          <w:lang w:val="en-US"/>
        </w:rPr>
        <w:t xml:space="preserve"> </w:t>
      </w:r>
      <w:r w:rsidR="00D75EBF" w:rsidRPr="001A2017">
        <w:rPr>
          <w:lang w:val="en-US"/>
        </w:rPr>
        <w:t xml:space="preserve">were </w:t>
      </w:r>
      <w:r w:rsidR="00E32EE4" w:rsidRPr="001A2017">
        <w:rPr>
          <w:lang w:val="en-US"/>
        </w:rPr>
        <w:t>taken from</w:t>
      </w:r>
      <w:r w:rsidR="001A2017" w:rsidRPr="001A2017">
        <w:rPr>
          <w:lang w:val="en-US"/>
        </w:rPr>
        <w:t xml:space="preserve"> </w:t>
      </w:r>
      <w:proofErr w:type="spellStart"/>
      <w:r w:rsidR="00E32EE4" w:rsidRPr="001A2017">
        <w:rPr>
          <w:lang w:val="en-US"/>
        </w:rPr>
        <w:t>Wei</w:t>
      </w:r>
      <w:r w:rsidR="009A2C8E">
        <w:rPr>
          <w:lang w:val="en-US"/>
        </w:rPr>
        <w:t>ß</w:t>
      </w:r>
      <w:r w:rsidR="00E32EE4" w:rsidRPr="001A2017">
        <w:rPr>
          <w:lang w:val="en-US"/>
        </w:rPr>
        <w:t>bach</w:t>
      </w:r>
      <w:proofErr w:type="spellEnd"/>
      <w:r w:rsidR="00E32EE4" w:rsidRPr="001A2017">
        <w:rPr>
          <w:lang w:val="en-US"/>
        </w:rPr>
        <w:t xml:space="preserve"> </w:t>
      </w:r>
      <w:sdt>
        <w:sdtPr>
          <w:rPr>
            <w:lang w:val="en-US"/>
          </w:rPr>
          <w:alias w:val="To edit, see citavi.com/edit"/>
          <w:tag w:val="CitaviPlaceholder#1f1ad116-e4a1-4b30-9d08-819273ef8bbb"/>
          <w:id w:val="1376043767"/>
          <w:placeholder>
            <w:docPart w:val="D829EA88C211A742AABDEF3C133E1B4E"/>
          </w:placeholder>
        </w:sdtPr>
        <w:sdtEndPr/>
        <w:sdtContent>
          <w:r w:rsidR="001A2017">
            <w:rPr>
              <w:lang w:val="en-US"/>
            </w:rPr>
            <w:fldChar w:fldCharType="begin"/>
          </w:r>
          <w:r w:rsidR="005060B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jVmMDNjLTllN2UtNDU3YS1iZGE1LWRhZjE0NGQxM2RlNSIsIlJhbmdlTGVuZ3RoIjoyOSwiUmVmZXJlbmNlSWQiOiJkMTYxZGI4MC1iMDQ4LTRlODktYjYzYy1jOGE3NDAyZjY1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1MTUwL0xULjIwMDguNzc5IiwiVXJpU3RyaW5nIjoiaHR0cHM6Ly9kb2kub3JnLzEwLjE1MTUwL2x0LjIwMDguOD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cmVmIjoiNyJ9LHsiJHJlZiI6IjkifV0sIkNpdGF0aW9uS2V5VXBkYXRlVHlwZSI6MCwiQ29sbGFib3JhdG9ycyI6W10sIkRvaSI6IjEwLjE1MTUwL2x0LjIwMDguNzc5IiwiRWRpdG9ycyI6W10sIkV2YWx1YXRpb25Db21wbGV4aXR5IjowLCJFdmFsdWF0aW9uU291cmNlVGV4dEZvcm1hdCI6MCwiR3JvdXBzIjpbeyIkcmVmIjoiMTAifV0sIkhhc0xhYmVsMSI6ZmFsc2UsIkhhc0xhYmVsMiI6ZmFsc2UsIktleXdvcmRzIjpbXSwiTGFuZ3VhZ2UiOiJlbiIsIkxhbmd1YWdlQ29kZSI6ImVu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1MTUwL0xULjIwMDguNzc5IiwiVXJpU3RyaW5nIjoiaHR0cHM6Ly9kb2kub3JnLzEwLjE1MTUwL2x0LjIwMDguNzc5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yZWYiOiI3In0seyIkcmVmIjoiOSJ9XSwiQ2l0YXRpb25LZXlVcGRhdGVUeXBlIjowLCJDb2xsYWJvcmF0b3JzIjpbXSwiRG9pIjoiMTAuMTUxNTAvbHQuMjAwOC44NzkiLCJFZGl0b3JzIjpbXSwiRXZhbHVhdGlvbkNvbXBsZXhpdHkiOjAsIkV2YWx1YXRpb25Tb3VyY2VUZXh0Rm9ybWF0IjowLCJHcm91cHMiOlt7IiRyZWYiOiIxMCJ9XSwiSGFzTGFiZWwxIjpmYWxzZSwiSGFzTGFiZWwyIjpmYWxzZSwiS2V5d29yZHMiOltdLCJMYW5ndWFnZSI6ImVu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UxNTAvTFQuMjAwOC43NzkiLCJVcmlTdHJpbmciOiJodHRwczovL2RvaS5vcmcvMTAuMTUxNTAvbHQuMjAwOC44Nzk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}</w:instrText>
          </w:r>
          <w:r w:rsidR="001A2017">
            <w:rPr>
              <w:lang w:val="en-US"/>
            </w:rPr>
            <w:fldChar w:fldCharType="separate"/>
          </w:r>
          <w:r w:rsidR="00046EEC">
            <w:rPr>
              <w:lang w:val="en-US"/>
            </w:rPr>
            <w:t>(Weißbach and Strubelt, 2008a, 2008b, 2008c)</w:t>
          </w:r>
          <w:r w:rsidR="001A2017">
            <w:rPr>
              <w:lang w:val="en-US"/>
            </w:rPr>
            <w:fldChar w:fldCharType="end"/>
          </w:r>
        </w:sdtContent>
      </w:sdt>
      <w:r w:rsidR="001A2017">
        <w:rPr>
          <w:lang w:val="en-US"/>
        </w:rPr>
        <w:t xml:space="preserve"> </w:t>
      </w:r>
      <w:r w:rsidR="00550693" w:rsidRPr="001A2017">
        <w:rPr>
          <w:lang w:val="en-US"/>
        </w:rPr>
        <w:t xml:space="preserve">and </w:t>
      </w:r>
      <w:sdt>
        <w:sdtPr>
          <w:rPr>
            <w:lang w:val="en-US"/>
          </w:rPr>
          <w:alias w:val="To edit, see citavi.com/edit"/>
          <w:tag w:val="CitaviPlaceholder#9c7c7eb8-6c67-4562-9c0c-f8f4a9d9e8dd"/>
          <w:id w:val="-1188671504"/>
          <w:placeholder>
            <w:docPart w:val="D829EA88C211A742AABDEF3C133E1B4E"/>
          </w:placeholder>
        </w:sdtPr>
        <w:sdtEndPr/>
        <w:sdtContent>
          <w:r w:rsidR="00C32D2B">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RmODU0YTUyLTgzMDQtNDc5Zi04NTY2LTNjMzU5YjJkODRkMiIsIkVudHJpZXMiOlt7IiRpZCI6IjIiLCIkdHlwZSI6IlN3aXNzQWNhZGVtaWMuQ2l0YXZpLkNpdGF0aW9ucy5Xb3JkUGxhY2Vob2xkZXJFbnRyeSwgU3dpc3NBY2FkZW1pYy5DaXRhdmkiLCJJZCI6IjA2ZWFkODM2LTRjYjktNDc4Ny05ZGI1LTFmZDYwYWM5YTY0N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QtMTBUMTQ6NDA6MzE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5YzdjN2ViOC02YzY3LTQ1NjItOWMwYy1mOGY0YTlkOWU4ZGQiLCJUZXh0IjoiRmlzZ2F0aXZhIGV0IGFsLiIsIldBSVZlcnNpb24iOiI2LjE1LjIuMCJ9}</w:instrText>
          </w:r>
          <w:r w:rsidR="00C32D2B">
            <w:rPr>
              <w:lang w:val="en-US"/>
            </w:rPr>
            <w:fldChar w:fldCharType="separate"/>
          </w:r>
          <w:r w:rsidR="00046EEC">
            <w:rPr>
              <w:lang w:val="en-US"/>
            </w:rPr>
            <w:t>Fisgativa et al.</w:t>
          </w:r>
          <w:r w:rsidR="00C32D2B">
            <w:rPr>
              <w:lang w:val="en-US"/>
            </w:rPr>
            <w:fldChar w:fldCharType="end"/>
          </w:r>
        </w:sdtContent>
      </w:sdt>
      <w:r w:rsidR="00C32D2B">
        <w:rPr>
          <w:lang w:val="en-US"/>
        </w:rPr>
        <w:t xml:space="preserve"> </w:t>
      </w:r>
      <w:sdt>
        <w:sdtPr>
          <w:rPr>
            <w:lang w:val="en-US"/>
          </w:rPr>
          <w:alias w:val="To edit, see citavi.com/edit"/>
          <w:tag w:val="CitaviPlaceholder#4f854a52-8304-479f-8566-3c359b2d84d2"/>
          <w:id w:val="471253547"/>
          <w:placeholder>
            <w:docPart w:val="D829EA88C211A742AABDEF3C133E1B4E"/>
          </w:placeholder>
        </w:sdtPr>
        <w:sdtEndPr/>
        <w:sdtContent>
          <w:r w:rsidR="00C32D2B">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ljN2M3ZWI4LTZjNjctNDU2Mi05YzBjLWY4ZjRhOWQ5ZThkZCIsIkVudHJpZXMiOlt7IiRpZCI6IjIiLCIkdHlwZSI6IlN3aXNzQWNhZGVtaWMuQ2l0YXZpLkNpdGF0aW9ucy5Xb3JkUGxhY2Vob2xkZXJFbnRyeSwgU3dpc3NBY2FkZW1pYy5DaXRhdmkiLCJJZCI6IjllZDkwN2E5LWY4ODQtNDIzMC1iYWFmLTc4MWQzNTM3MDgxM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0LTEwVDE0OjQwOjM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NGY4NTRhNTItODMwNC00NzlmLTg1NjYtM2MzNTliMmQ4NGQyIiwiVGV4dCI6IigyMDIwKSIsIldBSVZlcnNpb24iOiI2LjE1LjIuMCJ9}</w:instrText>
          </w:r>
          <w:r w:rsidR="00C32D2B">
            <w:rPr>
              <w:lang w:val="en-US"/>
            </w:rPr>
            <w:fldChar w:fldCharType="separate"/>
          </w:r>
          <w:r w:rsidR="00046EEC">
            <w:rPr>
              <w:lang w:val="en-US"/>
            </w:rPr>
            <w:t>(2020)</w:t>
          </w:r>
          <w:r w:rsidR="00C32D2B">
            <w:rPr>
              <w:lang w:val="en-US"/>
            </w:rPr>
            <w:fldChar w:fldCharType="end"/>
          </w:r>
        </w:sdtContent>
      </w:sdt>
      <w:r w:rsidR="00AF0C51">
        <w:rPr>
          <w:lang w:val="en-US"/>
        </w:rPr>
        <w:t>, respectively</w:t>
      </w:r>
      <w:r w:rsidR="00D10E51" w:rsidRPr="32AF646F">
        <w:rPr>
          <w:lang w:val="en-US"/>
        </w:rPr>
        <w:t>.</w:t>
      </w:r>
    </w:p>
    <w:p w14:paraId="7D2B8803" w14:textId="797114BC" w:rsidR="00C2149D" w:rsidRDefault="00C2149D" w:rsidP="006E55F9">
      <w:pPr>
        <w:rPr>
          <w:lang w:val="en-US"/>
        </w:rPr>
      </w:pPr>
      <w:r>
        <w:rPr>
          <w:lang w:val="en-US"/>
        </w:rPr>
        <w:t>T</w:t>
      </w:r>
      <w:r w:rsidR="001D1640">
        <w:rPr>
          <w:lang w:val="en-US"/>
        </w:rPr>
        <w:t>o</w:t>
      </w:r>
      <w:r w:rsidR="00124B3A">
        <w:rPr>
          <w:lang w:val="en-US"/>
        </w:rPr>
        <w:t>tal solids</w:t>
      </w:r>
      <w:r w:rsidR="00085BEF">
        <w:rPr>
          <w:lang w:val="en-US"/>
        </w:rPr>
        <w:t xml:space="preserve"> </w:t>
      </w:r>
      <w:r w:rsidR="001D1640">
        <w:rPr>
          <w:lang w:val="en-US"/>
        </w:rPr>
        <w:t>(</w:t>
      </w:r>
      <m:oMath>
        <m:r>
          <w:rPr>
            <w:rFonts w:ascii="Cambria Math" w:hAnsi="Cambria Math"/>
            <w:lang w:val="en-US"/>
          </w:rPr>
          <m:t>TS</m:t>
        </m:r>
      </m:oMath>
      <w:r w:rsidR="001D1640">
        <w:rPr>
          <w:lang w:val="en-US"/>
        </w:rPr>
        <w:t xml:space="preserve">) </w:t>
      </w:r>
      <w:r w:rsidR="00AB67E7">
        <w:rPr>
          <w:lang w:val="en-US"/>
        </w:rPr>
        <w:t>were</w:t>
      </w:r>
      <w:r>
        <w:rPr>
          <w:lang w:val="en-US"/>
        </w:rPr>
        <w:t xml:space="preserve"> assumed to </w:t>
      </w:r>
      <w:r w:rsidR="00AF3D15">
        <w:rPr>
          <w:lang w:val="en-US"/>
        </w:rPr>
        <w:t xml:space="preserve">consist of </w:t>
      </w:r>
      <w:r w:rsidR="00962CA6">
        <w:rPr>
          <w:lang w:val="en-US"/>
        </w:rPr>
        <w:t xml:space="preserve">crude </w:t>
      </w:r>
      <w:r>
        <w:rPr>
          <w:lang w:val="en-US"/>
        </w:rPr>
        <w:t>ash</w:t>
      </w:r>
      <w:r w:rsidR="00E54CCA">
        <w:rPr>
          <w:lang w:val="en-US"/>
        </w:rPr>
        <w:t xml:space="preserve"> </w:t>
      </w:r>
      <w:commentRangeStart w:id="78"/>
      <m:oMath>
        <m:bar>
          <m:barPr>
            <m:pos m:val="top"/>
            <m:ctrlPr>
              <w:rPr>
                <w:rFonts w:ascii="Cambria Math" w:hAnsi="Cambria Math"/>
                <w:i/>
                <w:lang w:val="en-US"/>
              </w:rPr>
            </m:ctrlPr>
          </m:barPr>
          <m:e>
            <m:r>
              <w:rPr>
                <w:rFonts w:ascii="Cambria Math" w:hAnsi="Cambria Math"/>
                <w:lang w:val="en-US"/>
              </w:rPr>
              <m:t>XA</m:t>
            </m:r>
          </m:e>
        </m:bar>
        <w:commentRangeEnd w:id="78"/>
        <m:r>
          <m:rPr>
            <m:sty m:val="p"/>
          </m:rPr>
          <w:rPr>
            <w:rStyle w:val="Kommentarzeichen"/>
          </w:rPr>
          <w:commentReference w:id="78"/>
        </m:r>
      </m:oMath>
      <w:r>
        <w:rPr>
          <w:lang w:val="en-US"/>
        </w:rPr>
        <w:t xml:space="preserve"> </w:t>
      </w:r>
      <w:r w:rsidR="00AB67E7">
        <w:rPr>
          <w:lang w:val="en-US"/>
        </w:rPr>
        <w:t xml:space="preserve">and </w:t>
      </w:r>
      <w:r w:rsidR="003114E1">
        <w:rPr>
          <w:lang w:val="en-US"/>
        </w:rPr>
        <w:t xml:space="preserve">crude </w:t>
      </w:r>
      <w:r>
        <w:rPr>
          <w:lang w:val="en-US"/>
        </w:rPr>
        <w:t xml:space="preserve">macronutrients </w:t>
      </w:r>
      <w:r w:rsidR="00CF25C5">
        <w:rPr>
          <w:lang w:val="en-US"/>
        </w:rPr>
        <w:t>(</w:t>
      </w:r>
      <w:r w:rsidR="004A1F2D">
        <w:rPr>
          <w:lang w:val="en-US"/>
        </w:rPr>
        <w:t xml:space="preserve">crude </w:t>
      </w:r>
      <w:r>
        <w:rPr>
          <w:lang w:val="en-US"/>
        </w:rPr>
        <w:t>carbohydrates</w:t>
      </w:r>
      <w:r w:rsidR="003114E1">
        <w:rPr>
          <w:lang w:val="en-US"/>
        </w:rPr>
        <w:t xml:space="preserve"> </w:t>
      </w:r>
      <m:oMath>
        <m:bar>
          <m:barPr>
            <m:pos m:val="top"/>
            <m:ctrlPr>
              <w:rPr>
                <w:rFonts w:ascii="Cambria Math" w:hAnsi="Cambria Math"/>
                <w:i/>
                <w:lang w:val="en-US"/>
              </w:rPr>
            </m:ctrlPr>
          </m:barPr>
          <m:e>
            <m:r>
              <w:rPr>
                <w:rFonts w:ascii="Cambria Math" w:hAnsi="Cambria Math"/>
                <w:lang w:val="en-US"/>
              </w:rPr>
              <m:t>XC</m:t>
            </m:r>
          </m:e>
        </m:bar>
      </m:oMath>
      <w:r>
        <w:rPr>
          <w:lang w:val="en-US"/>
        </w:rPr>
        <w:t xml:space="preserve">, </w:t>
      </w:r>
      <w:r w:rsidR="004A1F2D">
        <w:rPr>
          <w:lang w:val="en-US"/>
        </w:rPr>
        <w:t xml:space="preserve">crude </w:t>
      </w:r>
      <w:r>
        <w:rPr>
          <w:lang w:val="en-US"/>
        </w:rPr>
        <w:t xml:space="preserve">proteins </w:t>
      </w:r>
      <m:oMath>
        <m:bar>
          <m:barPr>
            <m:pos m:val="top"/>
            <m:ctrlPr>
              <w:rPr>
                <w:rFonts w:ascii="Cambria Math" w:hAnsi="Cambria Math"/>
                <w:i/>
                <w:lang w:val="en-US"/>
              </w:rPr>
            </m:ctrlPr>
          </m:barPr>
          <m:e>
            <m:r>
              <w:rPr>
                <w:rFonts w:ascii="Cambria Math" w:hAnsi="Cambria Math"/>
                <w:lang w:val="en-US"/>
              </w:rPr>
              <m:t>XP</m:t>
            </m:r>
          </m:e>
        </m:bar>
      </m:oMath>
      <w:r w:rsidR="003114E1">
        <w:rPr>
          <w:lang w:val="en-US"/>
        </w:rPr>
        <w:t xml:space="preserve"> </w:t>
      </w:r>
      <w:r>
        <w:rPr>
          <w:lang w:val="en-US"/>
        </w:rPr>
        <w:t xml:space="preserve">and </w:t>
      </w:r>
      <w:r w:rsidR="004A1F2D">
        <w:rPr>
          <w:lang w:val="en-US"/>
        </w:rPr>
        <w:t xml:space="preserve">crude </w:t>
      </w:r>
      <w:r>
        <w:rPr>
          <w:lang w:val="en-US"/>
        </w:rPr>
        <w:t>lipids</w:t>
      </w:r>
      <w:r w:rsidR="003114E1">
        <w:rPr>
          <w:lang w:val="en-US"/>
        </w:rPr>
        <w:t xml:space="preserve"> </w:t>
      </w:r>
      <m:oMath>
        <m:bar>
          <m:barPr>
            <m:pos m:val="top"/>
            <m:ctrlPr>
              <w:rPr>
                <w:rFonts w:ascii="Cambria Math" w:hAnsi="Cambria Math"/>
                <w:i/>
                <w:lang w:val="en-US"/>
              </w:rPr>
            </m:ctrlPr>
          </m:barPr>
          <m:e>
            <m:r>
              <w:rPr>
                <w:rFonts w:ascii="Cambria Math" w:hAnsi="Cambria Math"/>
                <w:lang w:val="en-US"/>
              </w:rPr>
              <m:t>XL</m:t>
            </m:r>
          </m:e>
        </m:bar>
      </m:oMath>
      <w:r w:rsidR="00CF25C5">
        <w:rPr>
          <w:lang w:val="en-US"/>
        </w:rPr>
        <w:t>)</w:t>
      </w:r>
      <w:r w:rsidR="00F06B60">
        <w:rPr>
          <w:lang w:val="en-US"/>
        </w:rPr>
        <w:t xml:space="preserve">, </w:t>
      </w:r>
      <w:r w:rsidR="00F078B2">
        <w:rPr>
          <w:lang w:val="en-US"/>
        </w:rPr>
        <w:t xml:space="preserve">which are </w:t>
      </w:r>
      <w:r w:rsidR="007F5215">
        <w:rPr>
          <w:lang w:val="en-US"/>
        </w:rPr>
        <w:t xml:space="preserve">given </w:t>
      </w:r>
      <w:r w:rsidR="001D6692">
        <w:rPr>
          <w:lang w:val="en-US"/>
        </w:rPr>
        <w:t>in percentage of</w:t>
      </w:r>
      <w:r w:rsidR="007F5215">
        <w:rPr>
          <w:lang w:val="en-US"/>
        </w:rPr>
        <w:t xml:space="preserve"> </w:t>
      </w:r>
      <m:oMath>
        <m:r>
          <w:rPr>
            <w:rFonts w:ascii="Cambria Math" w:hAnsi="Cambria Math"/>
            <w:lang w:val="en-US"/>
          </w:rPr>
          <m:t>TS</m:t>
        </m:r>
      </m:oMath>
      <w:r w:rsidR="007F5215">
        <w:rPr>
          <w:lang w:val="en-US"/>
        </w:rPr>
        <w:t xml:space="preserve">, </w:t>
      </w:r>
      <w:r w:rsidR="00F06B60">
        <w:rPr>
          <w:lang w:val="en-US"/>
        </w:rPr>
        <w:t>therefore</w:t>
      </w:r>
      <w:r w:rsidR="00AF3C62">
        <w:rPr>
          <w:lang w:val="en-US"/>
        </w:rPr>
        <w:t xml:space="preserve"> </w:t>
      </w:r>
      <w:r w:rsidR="001D6692">
        <w:rPr>
          <w:lang w:val="en-US"/>
        </w:rPr>
        <w:t>it holds</w:t>
      </w:r>
      <w:r w:rsidR="00C32D2B">
        <w:rPr>
          <w:lang w:val="en-US"/>
        </w:rPr>
        <w:t xml:space="preserve"> </w:t>
      </w:r>
      <w:sdt>
        <w:sdtPr>
          <w:rPr>
            <w:lang w:val="en-US"/>
          </w:rPr>
          <w:alias w:val="To edit, see citavi.com/edit"/>
          <w:tag w:val="CitaviPlaceholder#f3610e8e-3a92-4fb9-883a-e51b6a9a17b0"/>
          <w:id w:val="1357161059"/>
          <w:placeholder>
            <w:docPart w:val="1D407CE5B86EF74EA11701C07D2544F9"/>
          </w:placeholder>
        </w:sdtPr>
        <w:sdtEndPr/>
        <w:sdtContent>
          <w:r w:rsidR="00C32D2B">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xYWE3LTI2NGItNDg0Mi05OWI3LTgwYmYwODUzOWY4Y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C0xMFQxNDo0MDozM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mMzYxMGU4ZS0zYTkyLTRmYjktODgzYS1lNTFiNmE5YTE3YjAiLCJUZXh0IjoiKFdlaW5yaWNoIGV0IGFsLiwgMjAyMSkiLCJXQUlWZXJzaW9uIjoiNi4xNS4yLjAifQ==}</w:instrText>
          </w:r>
          <w:r w:rsidR="00C32D2B">
            <w:rPr>
              <w:lang w:val="en-US"/>
            </w:rPr>
            <w:fldChar w:fldCharType="separate"/>
          </w:r>
          <w:r w:rsidR="00046EEC">
            <w:rPr>
              <w:lang w:val="en-US"/>
            </w:rPr>
            <w:t>(Weinrich et al., 2021)</w:t>
          </w:r>
          <w:r w:rsidR="00C32D2B">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AB67E7" w:rsidRPr="00CE744A" w14:paraId="46F58258" w14:textId="77777777">
        <w:tc>
          <w:tcPr>
            <w:tcW w:w="293" w:type="pct"/>
            <w:vAlign w:val="center"/>
          </w:tcPr>
          <w:p w14:paraId="024F5080" w14:textId="77777777" w:rsidR="00AB67E7" w:rsidRDefault="00AB67E7">
            <w:pPr>
              <w:ind w:firstLine="0"/>
              <w:jc w:val="right"/>
              <w:rPr>
                <w:lang w:val="en-US"/>
              </w:rPr>
            </w:pPr>
          </w:p>
        </w:tc>
        <w:tc>
          <w:tcPr>
            <w:tcW w:w="4283" w:type="pct"/>
            <w:vAlign w:val="center"/>
          </w:tcPr>
          <w:p w14:paraId="37CFE217" w14:textId="44A9C53E" w:rsidR="00AB67E7" w:rsidRPr="00C32D2B" w:rsidRDefault="003277B2">
            <w:pPr>
              <w:spacing w:line="416" w:lineRule="auto"/>
              <w:ind w:right="30" w:firstLine="341"/>
              <w:jc w:val="center"/>
              <w:rPr>
                <w:rFonts w:eastAsia="Garamond" w:cs="Garamond"/>
                <w:lang w:val="en-US"/>
              </w:rPr>
            </w:pPr>
            <m:oMathPara>
              <m:oMath>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eastAsia="Garamond" w:hAnsi="Cambria Math" w:cs="Garamond"/>
                    <w:szCs w:val="24"/>
                    <w:lang w:val="en-US"/>
                  </w:rPr>
                  <m:t>=1000-</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XA</m:t>
                    </m:r>
                  </m:e>
                </m:bar>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r>
                  <w:rPr>
                    <w:rFonts w:ascii="Cambria Math" w:eastAsia="Garamond" w:hAnsi="Cambria Math" w:cs="Garamond"/>
                    <w:szCs w:val="24"/>
                    <w:lang w:val="en-US"/>
                  </w:rPr>
                  <m:t>.</m:t>
                </m:r>
              </m:oMath>
            </m:oMathPara>
          </w:p>
        </w:tc>
        <w:tc>
          <w:tcPr>
            <w:tcW w:w="424" w:type="pct"/>
            <w:vAlign w:val="center"/>
          </w:tcPr>
          <w:p w14:paraId="3D2170E9" w14:textId="0B2EDEB0" w:rsidR="00AB67E7" w:rsidRDefault="00AB67E7">
            <w:pPr>
              <w:pStyle w:val="Beschriftung"/>
              <w:jc w:val="right"/>
              <w:rPr>
                <w:lang w:val="en-US"/>
              </w:rPr>
            </w:pPr>
            <w:r w:rsidRPr="00C32D2B">
              <w:rPr>
                <w:lang w:val="en-US"/>
              </w:rPr>
              <w:t>(</w:t>
            </w:r>
            <w:r>
              <w:fldChar w:fldCharType="begin"/>
            </w:r>
            <w:r w:rsidRPr="00C32D2B">
              <w:rPr>
                <w:lang w:val="en-US"/>
              </w:rPr>
              <w:instrText xml:space="preserve"> STYLEREF 1 \s </w:instrText>
            </w:r>
            <w:r>
              <w:fldChar w:fldCharType="separate"/>
            </w:r>
            <w:r w:rsidR="00594FEF">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594FEF">
              <w:rPr>
                <w:noProof/>
                <w:lang w:val="en-US"/>
              </w:rPr>
              <w:t>9</w:t>
            </w:r>
            <w:r>
              <w:fldChar w:fldCharType="end"/>
            </w:r>
            <w:r w:rsidRPr="00C32D2B">
              <w:rPr>
                <w:lang w:val="en-US"/>
              </w:rPr>
              <w:t>)</w:t>
            </w:r>
          </w:p>
        </w:tc>
      </w:tr>
    </w:tbl>
    <w:p w14:paraId="6E5E4B6E" w14:textId="5C33C8EF" w:rsidR="00EF63E2" w:rsidRDefault="00177C0F" w:rsidP="008177C5">
      <w:pPr>
        <w:ind w:firstLine="0"/>
        <w:rPr>
          <w:lang w:val="en-US"/>
        </w:rPr>
      </w:pPr>
      <w:r>
        <w:rPr>
          <w:lang w:val="en-US"/>
        </w:rPr>
        <w:t>I</w:t>
      </w:r>
      <w:r w:rsidR="0016215A">
        <w:rPr>
          <w:lang w:val="en-US"/>
        </w:rPr>
        <w:t>nfluent</w:t>
      </w:r>
      <w:r w:rsidR="00EF63E2" w:rsidRPr="00723AE3">
        <w:rPr>
          <w:lang w:val="en-US"/>
        </w:rPr>
        <w:t xml:space="preserve"> concentration</w:t>
      </w:r>
      <w:r>
        <w:rPr>
          <w:lang w:val="en-US"/>
        </w:rPr>
        <w:t>s</w:t>
      </w:r>
      <w:r w:rsidR="00131A01">
        <w:rPr>
          <w:lang w:val="en-US"/>
        </w:rPr>
        <w:t xml:space="preserve"> of </w:t>
      </w:r>
      <w:r w:rsidR="0045620C">
        <w:rPr>
          <w:lang w:val="en-US"/>
        </w:rPr>
        <w:t xml:space="preserve">degradable </w:t>
      </w:r>
      <w:r w:rsidR="0016215A">
        <w:rPr>
          <w:lang w:val="en-US"/>
        </w:rPr>
        <w:t>macronutrients</w:t>
      </w:r>
      <w:r w:rsidR="00E269B9">
        <w:rPr>
          <w:lang w:val="en-US"/>
        </w:rPr>
        <w:t xml:space="preserve"> </w:t>
      </w:r>
      <m:oMath>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oMath>
      <w:r w:rsidR="00EF63E2">
        <w:rPr>
          <w:lang w:val="en-US"/>
        </w:rPr>
        <w:t xml:space="preserve"> </w:t>
      </w:r>
      <w:r w:rsidR="00EF63E2" w:rsidRPr="00723AE3">
        <w:rPr>
          <w:lang w:val="en-US"/>
        </w:rPr>
        <w:t xml:space="preserve">can be computed </w:t>
      </w:r>
      <w:r w:rsidR="00030A0F">
        <w:rPr>
          <w:lang w:val="en-US"/>
        </w:rPr>
        <w:t>based on</w:t>
      </w:r>
      <w:r w:rsidR="00030A0F" w:rsidRPr="00723AE3">
        <w:rPr>
          <w:lang w:val="en-US"/>
        </w:rPr>
        <w:t xml:space="preserve"> </w:t>
      </w:r>
      <w:r w:rsidR="00030A0F">
        <w:rPr>
          <w:lang w:val="en-US"/>
        </w:rPr>
        <w:t>crude macronutrients</w:t>
      </w:r>
      <w:r w:rsidR="008177C5">
        <w:rPr>
          <w:lang w:val="en-US"/>
        </w:rPr>
        <w:t xml:space="preserve">, </w:t>
      </w:r>
      <w:r w:rsidR="00030A0F">
        <w:rPr>
          <w:lang w:val="en-US"/>
        </w:rPr>
        <w:t>the</w:t>
      </w:r>
      <w:r w:rsidR="00DD5477">
        <w:rPr>
          <w:lang w:val="en-US"/>
        </w:rPr>
        <w:t xml:space="preserve">ir </w:t>
      </w:r>
      <w:r w:rsidR="00030A0F">
        <w:rPr>
          <w:lang w:val="en-US"/>
        </w:rPr>
        <w:t xml:space="preserve">corresponding </w:t>
      </w:r>
      <w:r w:rsidR="0045620C">
        <w:rPr>
          <w:lang w:val="en-US"/>
        </w:rPr>
        <w:t xml:space="preserve">degradability quotient </w:t>
      </w:r>
      <m:oMath>
        <m:sSub>
          <m:sSubPr>
            <m:ctrlPr>
              <w:rPr>
                <w:rFonts w:ascii="Cambria Math" w:hAnsi="Cambria Math"/>
                <w:i/>
                <w:lang w:val="en-US"/>
              </w:rPr>
            </m:ctrlPr>
          </m:sSubPr>
          <m:e>
            <m:r>
              <w:rPr>
                <w:rFonts w:ascii="Cambria Math" w:hAnsi="Cambria Math"/>
                <w:lang w:val="en-US"/>
              </w:rPr>
              <m:t>DQ</m:t>
            </m:r>
          </m:e>
          <m:sub>
            <m:r>
              <w:rPr>
                <w:rFonts w:ascii="Cambria Math" w:hAnsi="Cambria Math"/>
                <w:lang w:val="en-US"/>
              </w:rPr>
              <m:t>i</m:t>
            </m:r>
          </m:sub>
        </m:sSub>
      </m:oMath>
      <w:r w:rsidR="008177C5">
        <w:rPr>
          <w:lang w:val="en-US"/>
        </w:rPr>
        <w:t xml:space="preserve">, </w:t>
      </w:r>
      <m:oMath>
        <m:r>
          <w:rPr>
            <w:rFonts w:ascii="Cambria Math" w:hAnsi="Cambria Math"/>
            <w:lang w:val="en-US"/>
          </w:rPr>
          <m:t>TS</m:t>
        </m:r>
      </m:oMath>
      <w:r w:rsidR="00305162">
        <w:rPr>
          <w:lang w:val="en-US"/>
        </w:rPr>
        <w:t xml:space="preserve">, and </w:t>
      </w:r>
      <w:r w:rsidR="008177C5">
        <w:rPr>
          <w:lang w:val="en-US"/>
        </w:rPr>
        <w:t xml:space="preserve">the </w:t>
      </w:r>
      <w:r w:rsidR="008177C5" w:rsidRPr="00723AE3">
        <w:rPr>
          <w:lang w:val="en-US"/>
        </w:rPr>
        <w:t xml:space="preserve">mass density of fresh matter </w:t>
      </w:r>
      <m:oMath>
        <m:sSub>
          <m:sSubPr>
            <m:ctrlPr>
              <w:rPr>
                <w:rFonts w:ascii="Cambria Math" w:hAnsi="Cambria Math"/>
              </w:rPr>
            </m:ctrlPr>
          </m:sSubPr>
          <m:e>
            <m:r>
              <w:rPr>
                <w:rFonts w:ascii="Cambria Math" w:hAnsi="Cambria Math"/>
                <w:lang w:val="en-US"/>
              </w:rPr>
              <m:t>ρ</m:t>
            </m:r>
          </m:e>
          <m:sub>
            <m:r>
              <m:rPr>
                <m:sty m:val="p"/>
              </m:rPr>
              <w:rPr>
                <w:rFonts w:ascii="Cambria Math" w:hAnsi="Cambria Math"/>
                <w:vertAlign w:val="subscript"/>
                <w:lang w:val="en-US"/>
              </w:rPr>
              <m:t>FM</m:t>
            </m:r>
          </m:sub>
        </m:sSub>
      </m:oMath>
      <w:r w:rsidR="00464192" w:rsidRPr="00464192">
        <w:rPr>
          <w:lang w:val="en-US"/>
        </w:rPr>
        <w:t xml:space="preserve"> </w:t>
      </w:r>
      <w:sdt>
        <w:sdtPr>
          <w:rPr>
            <w:lang w:val="en-US"/>
          </w:rPr>
          <w:alias w:val="To edit, see citavi.com/edit"/>
          <w:tag w:val="CitaviPlaceholder#0e34a3d5-36d4-41b5-93a2-ad7d08c1e413"/>
          <w:id w:val="-2101006667"/>
          <w:placeholder>
            <w:docPart w:val="9EA1AD148A7AF145883E1DA299BB0745"/>
          </w:placeholder>
        </w:sdtPr>
        <w:sdtEndPr/>
        <w:sdtContent>
          <w:r w:rsidR="00464192">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2JhNTQ2LTczMDctNDRmZS1iM2QzLTI3ODJiN2FmM2Y4Ny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QtMTBUMTQ6NDA6MzE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wZTM0YTNkNS0zNmQ0LTQxYjUtOTNhMi1hZDdkMDhjMWU0MTMiLCJUZXh0IjoiKEzDvGJrZW4gZXQgYWwuLCAyMDE1KSIsIldBSVZlcnNpb24iOiI2LjE1LjIuMCJ9}</w:instrText>
          </w:r>
          <w:r w:rsidR="00464192">
            <w:rPr>
              <w:lang w:val="en-US"/>
            </w:rPr>
            <w:fldChar w:fldCharType="separate"/>
          </w:r>
          <w:r w:rsidR="00046EEC">
            <w:rPr>
              <w:lang w:val="en-US"/>
            </w:rPr>
            <w:t>(Lübken et al., 2015)</w:t>
          </w:r>
          <w:r w:rsidR="00464192">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rsidRPr="00CE744A" w14:paraId="767B5F12" w14:textId="77777777">
        <w:tc>
          <w:tcPr>
            <w:tcW w:w="293" w:type="pct"/>
            <w:vAlign w:val="center"/>
          </w:tcPr>
          <w:p w14:paraId="6BD43B72" w14:textId="77777777" w:rsidR="00D779B8" w:rsidRDefault="00D779B8">
            <w:pPr>
              <w:ind w:firstLine="0"/>
              <w:jc w:val="right"/>
              <w:rPr>
                <w:lang w:val="en-US"/>
              </w:rPr>
            </w:pPr>
          </w:p>
        </w:tc>
        <w:tc>
          <w:tcPr>
            <w:tcW w:w="4283" w:type="pct"/>
            <w:vAlign w:val="center"/>
          </w:tcPr>
          <w:p w14:paraId="47F973FB" w14:textId="49B07248" w:rsidR="00D779B8" w:rsidRPr="00C32D2B" w:rsidRDefault="003277B2">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rPr>
                    </m:ctrlPr>
                  </m:sSubPr>
                  <m:e>
                    <m:r>
                      <w:rPr>
                        <w:rFonts w:ascii="Cambria Math" w:eastAsia="Garamond" w:hAnsi="Cambria Math" w:cs="Garamond"/>
                        <w:szCs w:val="24"/>
                      </w:rPr>
                      <m:t>ξ</m:t>
                    </m:r>
                  </m:e>
                  <m:sub>
                    <m:r>
                      <w:rPr>
                        <w:rFonts w:ascii="Cambria Math" w:eastAsia="Garamond" w:hAnsi="Cambria Math" w:cs="Garamond"/>
                        <w:szCs w:val="24"/>
                      </w:rPr>
                      <m:t>i</m:t>
                    </m:r>
                  </m:sub>
                </m:sSub>
                <m:r>
                  <m:rPr>
                    <m:sty m:val="p"/>
                  </m:rPr>
                  <w:rPr>
                    <w:rFonts w:ascii="Cambria Math" w:eastAsia="Garamond" w:hAnsi="Cambria Math" w:cs="Garamond"/>
                    <w:szCs w:val="24"/>
                    <w:lang w:val="en-US"/>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Xi</m:t>
                    </m:r>
                  </m:e>
                </m:bar>
                <m:r>
                  <m:rPr>
                    <m:sty m:val="p"/>
                  </m:rPr>
                  <w:rPr>
                    <w:rFonts w:ascii="Cambria Math" w:eastAsia="Garamond" w:hAnsi="Cambria Math" w:cs="Garamond"/>
                    <w:szCs w:val="24"/>
                    <w:lang w:val="en-US"/>
                  </w:rPr>
                  <m:t xml:space="preserve">  </m:t>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w:rPr>
                        <w:rFonts w:ascii="Cambria Math" w:eastAsia="Garamond" w:hAnsi="Cambria Math" w:cs="Garamond"/>
                        <w:szCs w:val="24"/>
                        <w:lang w:val="en-US"/>
                      </w:rPr>
                      <m:t>i</m:t>
                    </m:r>
                  </m:sub>
                </m:sSub>
                <m:r>
                  <m:rPr>
                    <m:sty m:val="p"/>
                  </m:rPr>
                  <w:rPr>
                    <w:rFonts w:ascii="Cambria Math" w:eastAsia="Garamond" w:hAnsi="Cambria Math" w:cs="Garamond"/>
                    <w:szCs w:val="24"/>
                    <w:lang w:val="en-US"/>
                  </w:rPr>
                  <m:t xml:space="preserve">  </m:t>
                </m:r>
                <m:r>
                  <w:rPr>
                    <w:rFonts w:ascii="Cambria Math" w:eastAsia="Garamond" w:hAnsi="Cambria Math" w:cs="Garamond"/>
                    <w:szCs w:val="24"/>
                    <w:lang w:val="en-US"/>
                  </w:rPr>
                  <m:t>TS</m:t>
                </m:r>
                <m:r>
                  <m:rPr>
                    <m:sty m:val="p"/>
                  </m:rPr>
                  <w:rPr>
                    <w:rFonts w:ascii="Cambria Math" w:eastAsia="Garamond" w:hAnsi="Cambria Math" w:cs="Garamond"/>
                    <w:szCs w:val="24"/>
                    <w:lang w:val="en-US"/>
                  </w:rPr>
                  <m:t xml:space="preserve">  </m:t>
                </m:r>
                <m:sSub>
                  <m:sSubPr>
                    <m:ctrlPr>
                      <w:rPr>
                        <w:rFonts w:ascii="Cambria Math" w:eastAsia="Garamond" w:hAnsi="Cambria Math" w:cs="Garamond"/>
                        <w:szCs w:val="24"/>
                      </w:rPr>
                    </m:ctrlPr>
                  </m:sSubPr>
                  <m:e>
                    <m:r>
                      <w:rPr>
                        <w:rFonts w:ascii="Cambria Math" w:eastAsia="Garamond" w:hAnsi="Cambria Math" w:cs="Garamond"/>
                        <w:szCs w:val="24"/>
                      </w:rPr>
                      <m:t>ρ</m:t>
                    </m:r>
                  </m:e>
                  <m:sub>
                    <m:r>
                      <m:rPr>
                        <m:sty m:val="p"/>
                      </m:rPr>
                      <w:rPr>
                        <w:rFonts w:ascii="Cambria Math" w:eastAsia="Garamond" w:hAnsi="Cambria Math" w:cs="Garamond"/>
                        <w:szCs w:val="24"/>
                        <w:lang w:val="en-US"/>
                      </w:rPr>
                      <m:t>FM</m:t>
                    </m:r>
                  </m:sub>
                </m:sSub>
                <m:r>
                  <w:rPr>
                    <w:rFonts w:ascii="Cambria Math" w:eastAsia="Garamond" w:hAnsi="Cambria Math" w:cs="Garamond"/>
                    <w:szCs w:val="24"/>
                    <w:lang w:val="en-US"/>
                  </w:rPr>
                  <m:t xml:space="preserve">,  </m:t>
                </m:r>
                <m:r>
                  <w:rPr>
                    <w:rFonts w:ascii="Cambria Math" w:eastAsia="Garamond" w:hAnsi="Cambria Math" w:cs="Garamond"/>
                    <w:szCs w:val="24"/>
                    <w:lang w:val="en-US"/>
                  </w:rPr>
                  <m:t>i</m:t>
                </m:r>
                <m:r>
                  <w:rPr>
                    <w:rFonts w:ascii="Cambria Math" w:eastAsia="Garamond" w:hAnsi="Cambria Math" w:cs="Garamond"/>
                    <w:szCs w:val="24"/>
                    <w:lang w:val="en-US"/>
                  </w:rPr>
                  <m:t>=</m:t>
                </m:r>
                <m:d>
                  <m:dPr>
                    <m:begChr m:val="{"/>
                    <m:endChr m:val="}"/>
                    <m:ctrlPr>
                      <w:rPr>
                        <w:rFonts w:ascii="Cambria Math" w:eastAsia="Garamond" w:hAnsi="Cambria Math" w:cs="Garamond"/>
                        <w:i/>
                        <w:iCs/>
                        <w:szCs w:val="24"/>
                        <w:lang w:val="en-US"/>
                      </w:rPr>
                    </m:ctrlPr>
                  </m:dPr>
                  <m:e>
                    <m:r>
                      <m:rPr>
                        <m:sty m:val="p"/>
                      </m:rPr>
                      <w:rPr>
                        <w:rFonts w:ascii="Cambria Math" w:eastAsia="Garamond" w:hAnsi="Cambria Math" w:cs="Garamond"/>
                        <w:szCs w:val="24"/>
                        <w:lang w:val="en-US"/>
                      </w:rPr>
                      <m:t>ch,pr,li</m:t>
                    </m:r>
                  </m:e>
                </m:d>
                <m:r>
                  <w:rPr>
                    <w:rFonts w:ascii="Cambria Math" w:eastAsia="Garamond" w:hAnsi="Cambria Math" w:cs="Garamond"/>
                    <w:szCs w:val="24"/>
                    <w:lang w:val="en-US"/>
                  </w:rPr>
                  <m:t>.</m:t>
                </m:r>
              </m:oMath>
            </m:oMathPara>
          </w:p>
        </w:tc>
        <w:tc>
          <w:tcPr>
            <w:tcW w:w="424" w:type="pct"/>
            <w:vAlign w:val="center"/>
          </w:tcPr>
          <w:p w14:paraId="47E34FDB" w14:textId="133A14CB" w:rsidR="00D779B8" w:rsidRDefault="00D779B8">
            <w:pPr>
              <w:pStyle w:val="Beschriftung"/>
              <w:jc w:val="right"/>
              <w:rPr>
                <w:lang w:val="en-US"/>
              </w:rPr>
            </w:pPr>
            <w:bookmarkStart w:id="79" w:name="_Ref188204729"/>
            <w:r w:rsidRPr="00C32D2B">
              <w:rPr>
                <w:lang w:val="en-US"/>
              </w:rPr>
              <w:t>(</w:t>
            </w:r>
            <w:r>
              <w:fldChar w:fldCharType="begin"/>
            </w:r>
            <w:r w:rsidRPr="00C32D2B">
              <w:rPr>
                <w:lang w:val="en-US"/>
              </w:rPr>
              <w:instrText xml:space="preserve"> STYLEREF 1 \s </w:instrText>
            </w:r>
            <w:r>
              <w:fldChar w:fldCharType="separate"/>
            </w:r>
            <w:r w:rsidR="00594FEF">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594FEF">
              <w:rPr>
                <w:noProof/>
                <w:lang w:val="en-US"/>
              </w:rPr>
              <w:t>10</w:t>
            </w:r>
            <w:r>
              <w:fldChar w:fldCharType="end"/>
            </w:r>
            <w:r w:rsidRPr="00C32D2B">
              <w:rPr>
                <w:lang w:val="en-US"/>
              </w:rPr>
              <w:t>)</w:t>
            </w:r>
            <w:bookmarkEnd w:id="79"/>
          </w:p>
        </w:tc>
      </w:tr>
    </w:tbl>
    <w:p w14:paraId="55802794" w14:textId="4656B0F3" w:rsidR="00D779B8" w:rsidRDefault="00014F61" w:rsidP="009535E3">
      <w:pPr>
        <w:ind w:firstLine="0"/>
        <w:rPr>
          <w:lang w:val="en-US"/>
        </w:rPr>
      </w:pPr>
      <w:r>
        <w:rPr>
          <w:lang w:val="en-US"/>
        </w:rPr>
        <w:lastRenderedPageBreak/>
        <w:t xml:space="preserve">PR </w:t>
      </w:r>
      <w:r w:rsidR="002F1325">
        <w:rPr>
          <w:lang w:val="en-US"/>
        </w:rPr>
        <w:t xml:space="preserve">and </w:t>
      </w:r>
      <w:r>
        <w:rPr>
          <w:lang w:val="en-US"/>
        </w:rPr>
        <w:t xml:space="preserve">LI </w:t>
      </w:r>
      <w:r w:rsidR="00211913">
        <w:rPr>
          <w:lang w:val="en-US"/>
        </w:rPr>
        <w:t>were</w:t>
      </w:r>
      <w:r w:rsidR="009535E3">
        <w:rPr>
          <w:lang w:val="en-US"/>
        </w:rPr>
        <w:t xml:space="preserve"> assumed to be fully </w:t>
      </w:r>
      <w:r w:rsidR="0045620C">
        <w:rPr>
          <w:lang w:val="en-US"/>
        </w:rPr>
        <w:t>degradable</w:t>
      </w:r>
      <w:r w:rsidR="00EF63E2" w:rsidRPr="77CCFEC8">
        <w:rPr>
          <w:lang w:val="en-US"/>
        </w:rPr>
        <w:t xml:space="preserve">, i.e.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pr</m:t>
            </m:r>
          </m:sub>
        </m:sSub>
        <m:r>
          <w:rPr>
            <w:rFonts w:ascii="Cambria Math" w:eastAsia="Garamond" w:hAnsi="Cambria Math" w:cs="Garamond"/>
            <w:szCs w:val="24"/>
            <w:lang w:val="en-US"/>
          </w:rPr>
          <m:t>=</m:t>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li</m:t>
            </m:r>
          </m:sub>
        </m:sSub>
        <m:r>
          <w:rPr>
            <w:rFonts w:ascii="Cambria Math" w:eastAsia="Garamond" w:hAnsi="Cambria Math" w:cs="Garamond"/>
            <w:szCs w:val="24"/>
            <w:lang w:val="en-US"/>
          </w:rPr>
          <m:t>=1</m:t>
        </m:r>
      </m:oMath>
      <w:r w:rsidR="00464192">
        <w:rPr>
          <w:szCs w:val="24"/>
          <w:lang w:val="en-US"/>
        </w:rPr>
        <w:t xml:space="preserve"> </w:t>
      </w:r>
      <w:sdt>
        <w:sdtPr>
          <w:rPr>
            <w:szCs w:val="24"/>
            <w:lang w:val="en-US"/>
          </w:rPr>
          <w:alias w:val="To edit, see citavi.com/edit"/>
          <w:tag w:val="CitaviPlaceholder#33e87155-3e96-4c02-8302-cfb63501d079"/>
          <w:id w:val="-1550680103"/>
          <w:placeholder>
            <w:docPart w:val="100F02CE5789604FAAA6F2F5A3294E92"/>
          </w:placeholder>
        </w:sdtPr>
        <w:sdtEndPr/>
        <w:sdtContent>
          <w:r w:rsidR="00464192">
            <w:rPr>
              <w:szCs w:val="24"/>
              <w:lang w:val="en-US"/>
            </w:rPr>
            <w:fldChar w:fldCharType="begin"/>
          </w:r>
          <w:r w:rsidR="00046EEC">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Dk2NWViLTkzZWMtNGI3Ny1iODNhLWFiN2RhMzQxZDBmMC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QtMTBUMTQ6NDA6MzE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zM2U4NzE1NS0zZTk2LTRjMDItODMwMi1jZmI2MzUwMWQwNzkiLCJUZXh0IjoiKEzDvGJrZW4gZXQgYWwuLCAyMDE1KSIsIldBSVZlcnNpb24iOiI2LjE1LjIuMCJ9}</w:instrText>
          </w:r>
          <w:r w:rsidR="00464192">
            <w:rPr>
              <w:szCs w:val="24"/>
              <w:lang w:val="en-US"/>
            </w:rPr>
            <w:fldChar w:fldCharType="separate"/>
          </w:r>
          <w:r w:rsidR="00046EEC">
            <w:rPr>
              <w:szCs w:val="24"/>
              <w:lang w:val="en-US"/>
            </w:rPr>
            <w:t>(Lübken et al., 2015)</w:t>
          </w:r>
          <w:r w:rsidR="00464192">
            <w:rPr>
              <w:szCs w:val="24"/>
              <w:lang w:val="en-US"/>
            </w:rPr>
            <w:fldChar w:fldCharType="end"/>
          </w:r>
        </w:sdtContent>
      </w:sdt>
      <w:r w:rsidR="002F1325">
        <w:rPr>
          <w:szCs w:val="24"/>
          <w:lang w:val="en-US"/>
        </w:rPr>
        <w:t xml:space="preserve">, </w:t>
      </w:r>
      <w:r w:rsidR="009535E3">
        <w:rPr>
          <w:szCs w:val="24"/>
          <w:lang w:val="en-US"/>
        </w:rPr>
        <w:t xml:space="preserve">therefore </w:t>
      </w:r>
      <w:r w:rsidR="002F1325">
        <w:rPr>
          <w:szCs w:val="24"/>
          <w:lang w:val="en-US"/>
        </w:rPr>
        <w:t>all non-</w:t>
      </w:r>
      <w:r w:rsidR="0045620C">
        <w:rPr>
          <w:szCs w:val="24"/>
          <w:lang w:val="en-US"/>
        </w:rPr>
        <w:t xml:space="preserve">degradable </w:t>
      </w:r>
      <w:r w:rsidR="002F1325">
        <w:rPr>
          <w:szCs w:val="24"/>
          <w:lang w:val="en-US"/>
        </w:rPr>
        <w:t xml:space="preserve">macronutrients were attributed to </w:t>
      </w:r>
      <w:r w:rsidR="00177C0F">
        <w:rPr>
          <w:szCs w:val="24"/>
          <w:lang w:val="en-US"/>
        </w:rPr>
        <w:t>CH</w:t>
      </w:r>
      <w:r w:rsidR="002F1325">
        <w:rPr>
          <w:szCs w:val="24"/>
          <w:lang w:val="en-US"/>
        </w:rPr>
        <w:t>.</w:t>
      </w:r>
      <w:r w:rsidR="00EF63E2" w:rsidRPr="77CCFEC8">
        <w:rPr>
          <w:lang w:val="en-US"/>
        </w:rPr>
        <w:t xml:space="preserve"> </w:t>
      </w:r>
      <w:r w:rsidR="00386EC4">
        <w:rPr>
          <w:lang w:val="en-US"/>
        </w:rPr>
        <w:t xml:space="preserve">This </w:t>
      </w:r>
      <w:r w:rsidR="00EF63E2" w:rsidRPr="77CCFEC8">
        <w:rPr>
          <w:lang w:val="en-US"/>
        </w:rPr>
        <w:t xml:space="preserve">is </w:t>
      </w:r>
      <w:r w:rsidR="001F5A01">
        <w:rPr>
          <w:lang w:val="en-US"/>
        </w:rPr>
        <w:t xml:space="preserve">considered </w:t>
      </w:r>
      <w:r w:rsidR="00EF63E2" w:rsidRPr="77CCFEC8">
        <w:rPr>
          <w:lang w:val="en-US"/>
        </w:rPr>
        <w:t xml:space="preserve">sufficiently accurate for </w:t>
      </w:r>
      <w:r w:rsidR="00C94357">
        <w:rPr>
          <w:lang w:val="en-US"/>
        </w:rPr>
        <w:t xml:space="preserve">the investigated </w:t>
      </w:r>
      <w:r w:rsidR="00EF63E2" w:rsidRPr="77CCFEC8">
        <w:rPr>
          <w:lang w:val="en-US"/>
        </w:rPr>
        <w:t xml:space="preserve">agricultural substrates due to their low </w:t>
      </w:r>
      <w:r>
        <w:rPr>
          <w:lang w:val="en-US"/>
        </w:rPr>
        <w:t xml:space="preserve">LI </w:t>
      </w:r>
      <w:r w:rsidR="007760A4">
        <w:rPr>
          <w:lang w:val="en-US"/>
        </w:rPr>
        <w:t xml:space="preserve">and </w:t>
      </w:r>
      <w:r>
        <w:rPr>
          <w:lang w:val="en-US"/>
        </w:rPr>
        <w:t xml:space="preserve">PR </w:t>
      </w:r>
      <w:r w:rsidR="00EF63E2" w:rsidRPr="77CCFEC8">
        <w:rPr>
          <w:lang w:val="en-US"/>
        </w:rPr>
        <w:t>concentration</w:t>
      </w:r>
      <w:r w:rsidR="007760A4">
        <w:rPr>
          <w:lang w:val="en-US"/>
        </w:rPr>
        <w:t>s</w:t>
      </w:r>
      <w:ins w:id="80" w:author="Sören Weinrich" w:date="2025-04-25T13:27:00Z">
        <w:r w:rsidR="00232B6D">
          <w:rPr>
            <w:lang w:val="en-US"/>
          </w:rPr>
          <w:t xml:space="preserve">, as </w:t>
        </w:r>
      </w:ins>
      <w:ins w:id="81" w:author="Sören Weinrich" w:date="2025-04-25T13:28:00Z">
        <w:r w:rsidR="00232B6D">
          <w:rPr>
            <w:lang w:val="en-US"/>
          </w:rPr>
          <w:t>shown</w:t>
        </w:r>
      </w:ins>
      <w:ins w:id="82" w:author="Sören Weinrich" w:date="2025-04-25T13:27:00Z">
        <w:r w:rsidR="00232B6D">
          <w:rPr>
            <w:lang w:val="en-US"/>
          </w:rPr>
          <w:t xml:space="preserve"> in </w:t>
        </w:r>
      </w:ins>
      <w:del w:id="83" w:author="Sören Weinrich" w:date="2025-04-25T13:27:00Z">
        <w:r w:rsidR="001F5A01" w:rsidDel="00232B6D">
          <w:rPr>
            <w:lang w:val="en-US"/>
          </w:rPr>
          <w:delText xml:space="preserve">, </w:delText>
        </w:r>
        <w:r w:rsidR="0045620C" w:rsidDel="00232B6D">
          <w:rPr>
            <w:lang w:val="en-US"/>
          </w:rPr>
          <w:delText xml:space="preserve">cf. </w:delText>
        </w:r>
      </w:del>
      <w:r w:rsidR="0045620C">
        <w:rPr>
          <w:lang w:val="en-US"/>
        </w:rPr>
        <w:t>Tab. 1</w:t>
      </w:r>
      <w:r w:rsidR="00EF63E2" w:rsidRPr="77CCFEC8">
        <w:rPr>
          <w:lang w:val="en-US"/>
        </w:rPr>
        <w:t xml:space="preserve">. </w:t>
      </w:r>
      <w:r w:rsidR="00137ABB">
        <w:rPr>
          <w:lang w:val="en-US"/>
        </w:rPr>
        <w:t xml:space="preserve">The </w:t>
      </w:r>
      <w:r w:rsidR="0045620C">
        <w:rPr>
          <w:lang w:val="en-US"/>
        </w:rPr>
        <w:t xml:space="preserve">degradability </w:t>
      </w:r>
      <w:r w:rsidR="00137ABB">
        <w:rPr>
          <w:lang w:val="en-US"/>
        </w:rPr>
        <w:t xml:space="preserve">of </w:t>
      </w:r>
      <w:r>
        <w:rPr>
          <w:lang w:val="en-US"/>
        </w:rPr>
        <w:t xml:space="preserve">CH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oMath>
      <w:r w:rsidR="00EF63E2" w:rsidRPr="77CCFEC8">
        <w:rPr>
          <w:lang w:val="en-US"/>
        </w:rPr>
        <w:t xml:space="preserve"> </w:t>
      </w:r>
      <w:r w:rsidR="00464192">
        <w:rPr>
          <w:lang w:val="en-US"/>
        </w:rPr>
        <w:t xml:space="preserve">was </w:t>
      </w:r>
      <w:del w:id="84" w:author="Sören Weinrich" w:date="2025-04-25T13:26:00Z">
        <w:r w:rsidR="00E4511D" w:rsidDel="00232B6D">
          <w:rPr>
            <w:lang w:val="en-US"/>
          </w:rPr>
          <w:delText>further</w:delText>
        </w:r>
        <w:r w:rsidR="00137ABB" w:rsidDel="00232B6D">
          <w:rPr>
            <w:lang w:val="en-US"/>
          </w:rPr>
          <w:delText xml:space="preserve"> </w:delText>
        </w:r>
      </w:del>
      <w:r w:rsidR="00AD0B98">
        <w:rPr>
          <w:lang w:val="en-US"/>
        </w:rPr>
        <w:t>derived</w:t>
      </w:r>
      <w:r w:rsidR="00EF63E2" w:rsidRPr="77CCFEC8">
        <w:rPr>
          <w:lang w:val="en-US"/>
        </w:rPr>
        <w:t xml:space="preserve"> </w:t>
      </w:r>
      <w:r w:rsidR="00AD0B98">
        <w:rPr>
          <w:lang w:val="en-US"/>
        </w:rPr>
        <w:t xml:space="preserve">from </w:t>
      </w:r>
      <w:r w:rsidR="00513B31">
        <w:rPr>
          <w:lang w:val="en-US"/>
        </w:rPr>
        <w:t xml:space="preserve">the </w:t>
      </w:r>
      <w:r w:rsidR="00EF63E2" w:rsidRPr="77CCFEC8">
        <w:rPr>
          <w:lang w:val="en-US"/>
        </w:rPr>
        <w:t xml:space="preserve">total </w:t>
      </w:r>
      <w:r w:rsidR="0045620C">
        <w:rPr>
          <w:lang w:val="en-US"/>
        </w:rPr>
        <w:t>degradability</w:t>
      </w:r>
      <w:r w:rsidR="00EF63E2" w:rsidRPr="77CCFEC8">
        <w:rPr>
          <w:lang w:val="en-US"/>
        </w:rPr>
        <w:t xml:space="preserv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oMath>
      <w:r w:rsidR="00513B31">
        <w:rPr>
          <w:szCs w:val="24"/>
          <w:lang w:val="en-US"/>
        </w:rPr>
        <w:t xml:space="preserve"> of individual substrates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14:paraId="4DF43A05" w14:textId="77777777">
        <w:tc>
          <w:tcPr>
            <w:tcW w:w="293" w:type="pct"/>
            <w:vAlign w:val="center"/>
          </w:tcPr>
          <w:p w14:paraId="31F27046" w14:textId="77777777" w:rsidR="00D779B8" w:rsidRDefault="00D779B8">
            <w:pPr>
              <w:ind w:firstLine="0"/>
              <w:jc w:val="right"/>
              <w:rPr>
                <w:lang w:val="en-US"/>
              </w:rPr>
            </w:pPr>
          </w:p>
        </w:tc>
        <w:tc>
          <w:tcPr>
            <w:tcW w:w="4283" w:type="pct"/>
            <w:vAlign w:val="center"/>
          </w:tcPr>
          <w:p w14:paraId="3CCA0AB7" w14:textId="5CFDE2F2" w:rsidR="00D779B8" w:rsidRPr="00C32D2B" w:rsidRDefault="003277B2">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r>
                  <w:rPr>
                    <w:rFonts w:ascii="Cambria Math" w:eastAsia="Garamond" w:hAnsi="Cambria Math" w:cs="Garamond"/>
                    <w:szCs w:val="24"/>
                    <w:lang w:val="en-US"/>
                  </w:rPr>
                  <m:t>=</m:t>
                </m:r>
                <m:sSup>
                  <m:sSupPr>
                    <m:ctrlPr>
                      <w:rPr>
                        <w:rFonts w:ascii="Cambria Math" w:eastAsia="Garamond" w:hAnsi="Cambria Math" w:cs="Garamond"/>
                        <w:i/>
                        <w:szCs w:val="24"/>
                        <w:lang w:val="en-US"/>
                      </w:rPr>
                    </m:ctrlPr>
                  </m:sSupPr>
                  <m:e>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e>
                  <m:sup>
                    <m:r>
                      <w:rPr>
                        <w:rFonts w:ascii="Cambria Math" w:eastAsia="Garamond" w:hAnsi="Cambria Math" w:cs="Garamond"/>
                        <w:szCs w:val="24"/>
                        <w:lang w:val="en-US"/>
                      </w:rPr>
                      <m:t>-</m:t>
                    </m:r>
                    <m:r>
                      <w:rPr>
                        <w:rFonts w:ascii="Cambria Math" w:eastAsia="Garamond" w:hAnsi="Cambria Math" w:cs="Garamond"/>
                        <w:szCs w:val="24"/>
                        <w:lang w:val="en-US"/>
                      </w:rPr>
                      <m:t>1</m:t>
                    </m:r>
                  </m:sup>
                </m:sSup>
                <m:d>
                  <m:dPr>
                    <m:ctrlPr>
                      <w:rPr>
                        <w:rFonts w:ascii="Cambria Math" w:eastAsia="Garamond" w:hAnsi="Cambria Math" w:cs="Garamond"/>
                        <w:i/>
                        <w:szCs w:val="24"/>
                        <w:lang w:val="en-US"/>
                      </w:rPr>
                    </m:ctrlPr>
                  </m:dPr>
                  <m:e>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r>
                      <w:rPr>
                        <w:rFonts w:ascii="Cambria Math" w:eastAsia="Garamond" w:hAnsi="Cambria Math" w:cs="Garamond"/>
                        <w:szCs w:val="24"/>
                        <w:lang w:val="en-US"/>
                      </w:rPr>
                      <m:t xml:space="preserve"> </m:t>
                    </m:r>
                    <m:d>
                      <m:dPr>
                        <m:ctrlPr>
                          <w:rPr>
                            <w:rFonts w:ascii="Cambria Math" w:eastAsia="Garamond" w:hAnsi="Cambria Math" w:cs="Garamond"/>
                            <w:i/>
                            <w:szCs w:val="24"/>
                            <w:lang w:val="en-US"/>
                          </w:rPr>
                        </m:ctrlPr>
                      </m:dPr>
                      <m:e>
                        <m:r>
                          <w:rPr>
                            <w:rFonts w:ascii="Cambria Math" w:eastAsia="Garamond" w:hAnsi="Cambria Math" w:cs="Garamond"/>
                            <w:szCs w:val="24"/>
                            <w:lang w:val="en-US"/>
                          </w:rPr>
                          <m:t>1-</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XA</m:t>
                            </m:r>
                          </m:e>
                        </m:bar>
                      </m:e>
                    </m:d>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e>
                </m:d>
                <m:r>
                  <w:rPr>
                    <w:rFonts w:ascii="Cambria Math" w:eastAsia="Garamond" w:hAnsi="Cambria Math" w:cs="Garamond"/>
                    <w:szCs w:val="24"/>
                    <w:lang w:val="en-US"/>
                  </w:rPr>
                  <m:t>.</m:t>
                </m:r>
              </m:oMath>
            </m:oMathPara>
          </w:p>
        </w:tc>
        <w:tc>
          <w:tcPr>
            <w:tcW w:w="424" w:type="pct"/>
            <w:vAlign w:val="center"/>
          </w:tcPr>
          <w:p w14:paraId="2E09EDCA" w14:textId="6533388C" w:rsidR="00D779B8" w:rsidRDefault="00D779B8">
            <w:pPr>
              <w:pStyle w:val="Beschriftung"/>
              <w:jc w:val="right"/>
              <w:rPr>
                <w:lang w:val="en-US"/>
              </w:rPr>
            </w:pPr>
            <w:bookmarkStart w:id="85" w:name="_Ref188204136"/>
            <w:r w:rsidRPr="00C32D2B">
              <w:rPr>
                <w:lang w:val="en-US"/>
              </w:rPr>
              <w:t>(</w:t>
            </w:r>
            <w:r>
              <w:fldChar w:fldCharType="begin"/>
            </w:r>
            <w:r w:rsidRPr="00C32D2B">
              <w:rPr>
                <w:lang w:val="en-US"/>
              </w:rPr>
              <w:instrText xml:space="preserve"> STYLEREF 1 \s </w:instrText>
            </w:r>
            <w:r>
              <w:fldChar w:fldCharType="separate"/>
            </w:r>
            <w:r w:rsidR="00594FEF">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594FEF">
              <w:rPr>
                <w:noProof/>
                <w:lang w:val="en-US"/>
              </w:rPr>
              <w:t>11</w:t>
            </w:r>
            <w:r>
              <w:fldChar w:fldCharType="end"/>
            </w:r>
            <w:r w:rsidRPr="00C32D2B">
              <w:rPr>
                <w:lang w:val="en-US"/>
              </w:rPr>
              <w:t>)</w:t>
            </w:r>
            <w:bookmarkEnd w:id="85"/>
          </w:p>
        </w:tc>
      </w:tr>
    </w:tbl>
    <w:p w14:paraId="71C845DA" w14:textId="05237DCE" w:rsidR="00A737A4" w:rsidRDefault="0009130B" w:rsidP="00DE2A92">
      <w:pPr>
        <w:ind w:firstLine="0"/>
        <w:rPr>
          <w:rFonts w:eastAsia="Garamond" w:cs="Garamond"/>
          <w:lang w:val="en-US"/>
        </w:rPr>
      </w:pPr>
      <w:r>
        <w:rPr>
          <w:lang w:val="en-US"/>
        </w:rPr>
        <w:t>To this end,</w:t>
      </w:r>
      <w:r w:rsidR="003C3DE0">
        <w:rPr>
          <w:lang w:val="en-US"/>
        </w:rPr>
        <w:t xml:space="preserve"> total </w:t>
      </w:r>
      <w:proofErr w:type="spellStart"/>
      <w:r w:rsidR="0045620C">
        <w:rPr>
          <w:lang w:val="en-US"/>
        </w:rPr>
        <w:t>degradabilities</w:t>
      </w:r>
      <w:proofErr w:type="spellEnd"/>
      <w:r w:rsidR="0045620C">
        <w:rPr>
          <w:lang w:val="en-US"/>
        </w:rPr>
        <w:t xml:space="preserve"> </w:t>
      </w:r>
      <w:r w:rsidR="00D94C28">
        <w:rPr>
          <w:lang w:val="en-US"/>
        </w:rPr>
        <w:t xml:space="preserve">were estimated </w:t>
      </w:r>
      <w:r w:rsidR="001C2ABF">
        <w:rPr>
          <w:lang w:val="en-US"/>
        </w:rPr>
        <w:t xml:space="preserve">by </w:t>
      </w:r>
      <w:r w:rsidR="00AF7FAA">
        <w:rPr>
          <w:lang w:val="en-US"/>
        </w:rPr>
        <w:t xml:space="preserve">the </w:t>
      </w:r>
      <w:r w:rsidR="00E55565">
        <w:rPr>
          <w:lang w:val="en-US"/>
        </w:rPr>
        <w:t xml:space="preserve">ratio </w:t>
      </w:r>
      <w:r w:rsidR="00AF7FAA">
        <w:rPr>
          <w:lang w:val="en-US"/>
        </w:rPr>
        <w:t xml:space="preserve">of </w:t>
      </w:r>
      <w:r w:rsidR="00D94C28">
        <w:rPr>
          <w:lang w:val="en-US"/>
        </w:rPr>
        <w:t xml:space="preserve">substrates’ BMP and the </w:t>
      </w:r>
      <w:r w:rsidR="00591064">
        <w:rPr>
          <w:lang w:val="en-US"/>
        </w:rPr>
        <w:t xml:space="preserve">widely accepted </w:t>
      </w:r>
      <w:r w:rsidR="00777248">
        <w:rPr>
          <w:lang w:val="en-US"/>
        </w:rPr>
        <w:t>theoretical</w:t>
      </w:r>
      <w:r w:rsidR="00E55565">
        <w:rPr>
          <w:lang w:val="en-US"/>
        </w:rPr>
        <w:t xml:space="preserve"> </w:t>
      </w:r>
      <w:commentRangeStart w:id="86"/>
      <w:r w:rsidR="00E55565">
        <w:rPr>
          <w:lang w:val="en-US"/>
        </w:rPr>
        <w:t xml:space="preserve">BMP </w:t>
      </w:r>
      <w:r w:rsidR="00591064">
        <w:rPr>
          <w:lang w:val="en-US"/>
        </w:rPr>
        <w:t xml:space="preserve">for </w:t>
      </w:r>
      <w:r w:rsidR="00732446">
        <w:rPr>
          <w:lang w:val="en-US"/>
        </w:rPr>
        <w:t>agricultural substrates</w:t>
      </w:r>
      <w:r w:rsidR="00591064">
        <w:rPr>
          <w:lang w:val="en-US"/>
        </w:rPr>
        <w:t xml:space="preserve"> of </w:t>
      </w:r>
      <w:r w:rsidR="00046F5C" w:rsidRPr="77CCFEC8">
        <w:rPr>
          <w:rFonts w:eastAsia="Garamond" w:cs="Garamond"/>
          <w:lang w:val="en-US"/>
        </w:rPr>
        <w:t xml:space="preserve">420 </w:t>
      </w:r>
      <w:r w:rsidR="00046F5C">
        <w:rPr>
          <w:rFonts w:eastAsia="Garamond" w:cs="Garamond"/>
          <w:lang w:val="en-US"/>
        </w:rPr>
        <w:t>L kg</w:t>
      </w:r>
      <w:r w:rsidR="00046F5C">
        <w:rPr>
          <w:rFonts w:eastAsia="Garamond" w:cs="Garamond"/>
          <w:vertAlign w:val="superscript"/>
          <w:lang w:val="en-US"/>
        </w:rPr>
        <w:t>-1</w:t>
      </w:r>
      <w:r w:rsidR="00046F5C">
        <w:rPr>
          <w:rFonts w:eastAsia="Garamond" w:cs="Garamond"/>
          <w:lang w:val="en-US"/>
        </w:rPr>
        <w:t xml:space="preserve"> </w:t>
      </w:r>
      <w:r w:rsidR="0045620C">
        <w:rPr>
          <w:rFonts w:eastAsia="Garamond" w:cs="Garamond"/>
          <w:lang w:val="en-US"/>
        </w:rPr>
        <w:t xml:space="preserve">degradable </w:t>
      </w:r>
      <w:r w:rsidR="00046F5C">
        <w:rPr>
          <w:rFonts w:eastAsia="Garamond" w:cs="Garamond"/>
          <w:lang w:val="en-US"/>
        </w:rPr>
        <w:t>VS</w:t>
      </w:r>
      <w:r w:rsidR="00513B31">
        <w:rPr>
          <w:rFonts w:eastAsia="Garamond" w:cs="Garamond"/>
          <w:lang w:val="en-US"/>
        </w:rPr>
        <w:t xml:space="preserve"> </w:t>
      </w:r>
      <w:commentRangeEnd w:id="86"/>
      <w:r w:rsidR="00F64B6A">
        <w:rPr>
          <w:rStyle w:val="Kommentarzeichen"/>
        </w:rPr>
        <w:commentReference w:id="86"/>
      </w:r>
      <w:r w:rsidR="00513B31">
        <w:rPr>
          <w:rFonts w:eastAsia="Garamond" w:cs="Garamond"/>
          <w:lang w:val="en-US"/>
        </w:rPr>
        <w:t>(</w:t>
      </w:r>
      <w:r w:rsidR="0045620C">
        <w:rPr>
          <w:rFonts w:eastAsia="Garamond" w:cs="Garamond"/>
          <w:lang w:val="en-US"/>
        </w:rPr>
        <w:t>D</w:t>
      </w:r>
      <w:r w:rsidR="00513B31">
        <w:rPr>
          <w:rFonts w:eastAsia="Garamond" w:cs="Garamond"/>
          <w:lang w:val="en-US"/>
        </w:rPr>
        <w:t>VS)</w:t>
      </w:r>
      <w:r w:rsidR="00211913">
        <w:rPr>
          <w:rFonts w:eastAsia="Garamond" w:cs="Garamond"/>
          <w:lang w:val="en-US"/>
        </w:rPr>
        <w:t xml:space="preserve"> </w:t>
      </w:r>
      <w:sdt>
        <w:sdtPr>
          <w:rPr>
            <w:rFonts w:eastAsia="Garamond" w:cs="Garamond"/>
            <w:lang w:val="en-US"/>
          </w:rPr>
          <w:alias w:val="To edit, see citavi.com/edit"/>
          <w:tag w:val="CitaviPlaceholder#95072243-a26e-46eb-945b-a009a08bbead"/>
          <w:id w:val="-748507329"/>
          <w:placeholder>
            <w:docPart w:val="DefaultPlaceholder_-1854013440"/>
          </w:placeholder>
        </w:sdtPr>
        <w:sdtEndPr/>
        <w:sdtContent>
          <w:r w:rsidR="00211913">
            <w:rPr>
              <w:rFonts w:eastAsia="Garamond" w:cs="Garamond"/>
              <w:lang w:val="en-US"/>
            </w:rPr>
            <w:fldChar w:fldCharType="begin"/>
          </w:r>
          <w:r w:rsidR="001D3BAC">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jg0OTdkLWNhOTAtNGJmMy04OGMzLTQyNmFjYzgwMDI5MCIsIlJhbmdlTGVuZ3RoIjoxNiwiUmVmZXJlbmNlSWQiOiI2MGE1NmY5OC02YmRmLTQ0NTAtYjA5ZS00MmNmNjM5YzA5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}</w:instrText>
          </w:r>
          <w:r w:rsidR="00211913">
            <w:rPr>
              <w:rFonts w:eastAsia="Garamond" w:cs="Garamond"/>
              <w:lang w:val="en-US"/>
            </w:rPr>
            <w:fldChar w:fldCharType="separate"/>
          </w:r>
          <w:r w:rsidR="00046EEC">
            <w:rPr>
              <w:rFonts w:eastAsia="Garamond" w:cs="Garamond"/>
              <w:lang w:val="en-US"/>
            </w:rPr>
            <w:t>(Weißbach, 2009)</w:t>
          </w:r>
          <w:r w:rsidR="00211913">
            <w:rPr>
              <w:rFonts w:eastAsia="Garamond" w:cs="Garamond"/>
              <w:lang w:val="en-US"/>
            </w:rPr>
            <w:fldChar w:fldCharType="end"/>
          </w:r>
        </w:sdtContent>
      </w:sdt>
      <w:r w:rsidR="00C5310F">
        <w:rPr>
          <w:rFonts w:eastAsia="Garamond" w:cs="Garamond"/>
          <w:lang w:val="en-US"/>
        </w:rPr>
        <w:t>.</w:t>
      </w:r>
      <w:r w:rsidR="00C43241">
        <w:rPr>
          <w:rFonts w:eastAsia="Garamond" w:cs="Garamond"/>
          <w:lang w:val="en-US"/>
        </w:rPr>
        <w:t xml:space="preserve"> </w:t>
      </w:r>
      <w:r w:rsidR="005563C3">
        <w:rPr>
          <w:rFonts w:eastAsia="Garamond" w:cs="Garamond"/>
          <w:lang w:val="en-US"/>
        </w:rPr>
        <w:t xml:space="preserve">A fresh matter density </w:t>
      </w:r>
      <w:r w:rsidR="005563C3">
        <w:rPr>
          <w:lang w:val="en-US"/>
        </w:rPr>
        <w:t xml:space="preserve">of </w:t>
      </w:r>
      <w:r w:rsidR="00DE2A92" w:rsidRPr="77CCFEC8">
        <w:rPr>
          <w:lang w:val="en-US"/>
        </w:rPr>
        <w:t>1</w:t>
      </w:r>
      <w:r w:rsidR="00DE2A92">
        <w:rPr>
          <w:lang w:val="en-US"/>
        </w:rPr>
        <w:t>000</w:t>
      </w:r>
      <w:r w:rsidR="00DE2A92" w:rsidRPr="77CCFEC8">
        <w:rPr>
          <w:lang w:val="en-US"/>
        </w:rPr>
        <w:t xml:space="preserve"> </w:t>
      </w:r>
      <w:r w:rsidR="00DE2A92">
        <w:rPr>
          <w:lang w:val="en-US"/>
        </w:rPr>
        <w:t>k</w:t>
      </w:r>
      <w:r w:rsidR="00DE2A92" w:rsidRPr="77CCFEC8">
        <w:rPr>
          <w:lang w:val="en-US"/>
        </w:rPr>
        <w:t>g m</w:t>
      </w:r>
      <w:r w:rsidR="00DE2A92">
        <w:rPr>
          <w:vertAlign w:val="superscript"/>
          <w:lang w:val="en-US"/>
        </w:rPr>
        <w:t>-3</w:t>
      </w:r>
      <w:r w:rsidR="00DE2A92" w:rsidRPr="77CCFEC8">
        <w:rPr>
          <w:lang w:val="en-US"/>
        </w:rPr>
        <w:t xml:space="preserve"> </w:t>
      </w:r>
      <w:r w:rsidR="005563C3">
        <w:rPr>
          <w:lang w:val="en-US"/>
        </w:rPr>
        <w:t xml:space="preserve">was assumed </w:t>
      </w:r>
      <w:r w:rsidR="00DE2A92" w:rsidRPr="77CCFEC8">
        <w:rPr>
          <w:lang w:val="en-US"/>
        </w:rPr>
        <w:t xml:space="preserve">for </w:t>
      </w:r>
      <w:r w:rsidR="00DE2A92">
        <w:rPr>
          <w:lang w:val="en-US"/>
        </w:rPr>
        <w:t xml:space="preserve">all </w:t>
      </w:r>
      <w:r w:rsidR="00DE2A92" w:rsidRPr="77CCFEC8">
        <w:rPr>
          <w:rFonts w:eastAsia="Garamond" w:cs="Garamond"/>
          <w:lang w:val="en-US"/>
        </w:rPr>
        <w:t>substrate</w:t>
      </w:r>
      <w:r w:rsidR="00DE2A92">
        <w:rPr>
          <w:rFonts w:eastAsia="Garamond" w:cs="Garamond"/>
          <w:lang w:val="en-US"/>
        </w:rPr>
        <w:t>s</w:t>
      </w:r>
      <w:r w:rsidR="005563C3">
        <w:rPr>
          <w:rFonts w:eastAsia="Garamond" w:cs="Garamond"/>
          <w:lang w:val="en-US"/>
        </w:rPr>
        <w:t xml:space="preserve">. </w:t>
      </w:r>
    </w:p>
    <w:p w14:paraId="49AAD900" w14:textId="16A6704D" w:rsidR="00EF63E2" w:rsidRPr="00A7700F" w:rsidRDefault="32AF646F" w:rsidP="32AF646F">
      <w:pPr>
        <w:pStyle w:val="berschrift3"/>
        <w:rPr>
          <w:lang w:val="en-US"/>
        </w:rPr>
      </w:pPr>
      <w:r w:rsidRPr="32AF646F">
        <w:rPr>
          <w:lang w:val="en-US"/>
        </w:rPr>
        <w:t>2.2.2 Linear uncertainty propagation</w:t>
      </w:r>
    </w:p>
    <w:p w14:paraId="3A53B1B0" w14:textId="6CB24666" w:rsidR="00EF63E2" w:rsidRDefault="009D57E5" w:rsidP="0047114B">
      <w:pPr>
        <w:rPr>
          <w:lang w:val="en-US"/>
        </w:rPr>
      </w:pPr>
      <w:r>
        <w:rPr>
          <w:lang w:val="en-US"/>
        </w:rPr>
        <w:t>In this study, uncertainties of influent macronutrients were derived from uncertainties of the underlying laboratory measurements by applying linear uncertainty propagation</w:t>
      </w:r>
      <w:r w:rsidR="00F647DD">
        <w:rPr>
          <w:lang w:val="en-US"/>
        </w:rPr>
        <w:t xml:space="preserve"> </w:t>
      </w:r>
      <w:sdt>
        <w:sdtPr>
          <w:rPr>
            <w:lang w:val="en-US"/>
          </w:rPr>
          <w:alias w:val="To edit, see citavi.com/edit"/>
          <w:tag w:val="CitaviPlaceholder#ed2d6ed9-ab9d-4f76-9010-88e7aebedb69"/>
          <w:id w:val="-1155595590"/>
          <w:placeholder>
            <w:docPart w:val="E727DDA9681CCB4FB0BFB906B020EE39"/>
          </w:placeholder>
        </w:sdtPr>
        <w:sdtEndPr/>
        <w:sdtContent>
          <w:r w:rsidR="00F647DD">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YTg3Mjg1LWY3OTQtNDUzOC04MTZhLTUyNDc2Nzg3YmRiNSIsIlJhbmdlTGVuZ3RoIjoxMCwiUmVmZXJlbmNlSWQiOiJmODQ2ZjRmNy1kMzkzLTRhY2ItOTA5Ny1iZTIzNDFlZTQ3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42MDI4L2pyZXMuMDcwQy4wMjUiLCJVcmlTdHJpbmciOiJodHRwczovL2RvaS5vcmcvMTAuNjAyOC9qcmVzLjA3MEMuMD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}</w:instrText>
          </w:r>
          <w:r w:rsidR="00F647DD">
            <w:rPr>
              <w:lang w:val="en-US"/>
            </w:rPr>
            <w:fldChar w:fldCharType="separate"/>
          </w:r>
          <w:r w:rsidR="00046EEC">
            <w:rPr>
              <w:lang w:val="en-US"/>
            </w:rPr>
            <w:t>(Ku, 1966)</w:t>
          </w:r>
          <w:r w:rsidR="00F647DD">
            <w:rPr>
              <w:lang w:val="en-US"/>
            </w:rPr>
            <w:fldChar w:fldCharType="end"/>
          </w:r>
        </w:sdtContent>
      </w:sdt>
      <w:r w:rsidR="003F675A">
        <w:rPr>
          <w:lang w:val="en-US"/>
        </w:rPr>
        <w:t>.</w:t>
      </w:r>
      <w:r>
        <w:rPr>
          <w:lang w:val="en-US"/>
        </w:rPr>
        <w:t xml:space="preserve"> </w:t>
      </w:r>
      <w:r w:rsidR="003F675A">
        <w:rPr>
          <w:lang w:val="en-US"/>
        </w:rPr>
        <w:t>This allows to compute t</w:t>
      </w:r>
      <w:r w:rsidR="00917D50">
        <w:rPr>
          <w:lang w:val="en-US"/>
        </w:rPr>
        <w:t>he standard deviation</w:t>
      </w:r>
      <w:r w:rsidR="00667BDC">
        <w:rPr>
          <w:lang w:val="en-US"/>
        </w:rPr>
        <w:t xml:space="preserve"> (SD)</w:t>
      </w:r>
      <w:r w:rsidR="00917D50">
        <w:rPr>
          <w:lang w:val="en-US"/>
        </w:rPr>
        <w:t xml:space="preserve"> </w:t>
      </w:r>
      <m:oMath>
        <m:sSub>
          <m:sSubPr>
            <m:ctrlPr>
              <w:rPr>
                <w:rFonts w:ascii="Cambria Math" w:hAnsi="Cambria Math"/>
              </w:rPr>
            </m:ctrlPr>
          </m:sSubPr>
          <m:e>
            <m:r>
              <w:rPr>
                <w:rFonts w:ascii="Cambria Math" w:hAnsi="Cambria Math"/>
              </w:rPr>
              <m:t>σ</m:t>
            </m:r>
          </m:e>
          <m:sub>
            <m:r>
              <m:rPr>
                <m:nor/>
              </m:rPr>
              <w:rPr>
                <w:rFonts w:ascii="Cambria Math" w:hAnsi="Cambria Math"/>
                <w:lang w:val="en-US"/>
              </w:rPr>
              <m:t>y</m:t>
            </m:r>
          </m:sub>
        </m:sSub>
      </m:oMath>
      <w:r w:rsidR="00917D50" w:rsidRPr="00917D50">
        <w:rPr>
          <w:lang w:val="en-US"/>
        </w:rPr>
        <w:t xml:space="preserve"> of a </w:t>
      </w:r>
      <w:r w:rsidR="00C919D8">
        <w:rPr>
          <w:lang w:val="en-US"/>
        </w:rPr>
        <w:t xml:space="preserve">variable </w:t>
      </w:r>
      <m:oMath>
        <m:r>
          <w:rPr>
            <w:rFonts w:ascii="Cambria Math" w:hAnsi="Cambria Math"/>
            <w:lang w:val="en-US"/>
          </w:rPr>
          <m:t>y</m:t>
        </m:r>
      </m:oMath>
      <w:r w:rsidR="005636C5">
        <w:rPr>
          <w:lang w:val="en-US"/>
        </w:rPr>
        <w:t xml:space="preserve"> which is a function of independently distributed</w:t>
      </w:r>
      <w:r w:rsidR="00C919D8">
        <w:rPr>
          <w:lang w:val="en-US"/>
        </w:rPr>
        <w:t xml:space="preserve"> variables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C919D8">
        <w:rPr>
          <w:lang w:val="en-US"/>
        </w:rPr>
        <w:t xml:space="preserve">, </w:t>
      </w:r>
      <w:r w:rsidR="005636C5">
        <w:rPr>
          <w:lang w:val="en-US"/>
        </w:rPr>
        <w:t xml:space="preserve">i.e. </w:t>
      </w:r>
      <w:r w:rsidR="00C919D8">
        <w:rPr>
          <w:lang w:val="en-US"/>
        </w:rPr>
        <w:t xml:space="preserve"> </w:t>
      </w:r>
      <m:oMath>
        <m:r>
          <w:rPr>
            <w:rFonts w:ascii="Cambria Math" w:hAnsi="Cambria Math"/>
            <w:lang w:val="en-US"/>
          </w:rPr>
          <m:t>y=y(</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00EF3CAC">
        <w:rPr>
          <w:lang w:val="en-US"/>
        </w:rPr>
        <w:t>,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45757C" w14:paraId="2844C6B4" w14:textId="77777777" w:rsidTr="00ED65FB">
        <w:tc>
          <w:tcPr>
            <w:tcW w:w="293" w:type="pct"/>
            <w:vAlign w:val="center"/>
          </w:tcPr>
          <w:p w14:paraId="7A0798D9" w14:textId="77777777" w:rsidR="0045757C" w:rsidRDefault="0045757C" w:rsidP="00ED65FB">
            <w:pPr>
              <w:ind w:firstLine="0"/>
              <w:jc w:val="right"/>
              <w:rPr>
                <w:lang w:val="en-US"/>
              </w:rPr>
            </w:pPr>
            <w:bookmarkStart w:id="87" w:name="_tr7vlxibcbb3"/>
            <w:bookmarkEnd w:id="87"/>
          </w:p>
        </w:tc>
        <w:tc>
          <w:tcPr>
            <w:tcW w:w="4283" w:type="pct"/>
            <w:vAlign w:val="center"/>
          </w:tcPr>
          <w:p w14:paraId="107FB2EC" w14:textId="7AC379B2" w:rsidR="0045757C" w:rsidRPr="00E667F4" w:rsidRDefault="003277B2" w:rsidP="00ED65FB">
            <w:pPr>
              <w:spacing w:line="416" w:lineRule="auto"/>
              <w:ind w:right="30" w:firstLine="341"/>
              <w:jc w:val="center"/>
              <w:rPr>
                <w:rFonts w:eastAsia="Garamond" w:cs="Garamond"/>
                <w:lang w:val="en-US"/>
              </w:rPr>
            </w:pPr>
            <m:oMathPara>
              <m:oMath>
                <m:sSub>
                  <m:sSubPr>
                    <m:ctrlPr>
                      <w:rPr>
                        <w:rFonts w:ascii="Cambria Math" w:hAnsi="Cambria Math"/>
                      </w:rPr>
                    </m:ctrlPr>
                  </m:sSubPr>
                  <m:e>
                    <m:r>
                      <w:rPr>
                        <w:rFonts w:ascii="Cambria Math" w:hAnsi="Cambria Math"/>
                      </w:rPr>
                      <m:t>σ</m:t>
                    </m:r>
                  </m:e>
                  <m:sub>
                    <m:r>
                      <m:rPr>
                        <m:sty m:val="p"/>
                      </m:rPr>
                      <w:rPr>
                        <w:rFonts w:ascii="Cambria Math" w:hAnsi="Cambria Math"/>
                        <w:lang w:val="en-US"/>
                      </w:rPr>
                      <m:t>y</m:t>
                    </m:r>
                  </m:sub>
                </m:sSub>
                <m:r>
                  <w:rPr>
                    <w:rFonts w:ascii="Cambria Math" w:hAnsi="Cambria Math"/>
                    <w:lang w:val="en-US"/>
                  </w:rPr>
                  <m:t> </m:t>
                </m:r>
                <m:r>
                  <w:rPr>
                    <w:rFonts w:ascii="Cambria Math" w:hAnsi="Cambria Math"/>
                    <w:lang w:val="en-US"/>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dy</m:t>
                                    </m:r>
                                  </m:num>
                                  <m:den>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w:rPr>
                                            <w:rFonts w:ascii="Cambria Math" w:hAnsi="Cambria Math"/>
                                            <w:lang w:val="en-US"/>
                                          </w:rPr>
                                          <m:t>x</m:t>
                                        </m:r>
                                      </m:e>
                                      <m:sub>
                                        <m:r>
                                          <w:rPr>
                                            <w:rFonts w:ascii="Cambria Math" w:hAnsi="Cambria Math"/>
                                          </w:rPr>
                                          <m:t>i</m:t>
                                        </m:r>
                                      </m:sub>
                                    </m:sSub>
                                  </m:sub>
                                </m:sSub>
                              </m:e>
                            </m:d>
                          </m:e>
                          <m:sup>
                            <m:r>
                              <w:rPr>
                                <w:rFonts w:ascii="Cambria Math" w:hAnsi="Cambria Math"/>
                                <w:lang w:val="en-US"/>
                              </w:rPr>
                              <m:t> </m:t>
                            </m:r>
                            <m:r>
                              <w:rPr>
                                <w:rFonts w:ascii="Cambria Math" w:hAnsi="Cambria Math"/>
                                <w:lang w:val="en-US"/>
                              </w:rPr>
                              <m:t>2</m:t>
                            </m:r>
                          </m:sup>
                        </m:sSup>
                      </m:e>
                    </m:nary>
                  </m:e>
                </m:rad>
                <m:r>
                  <w:rPr>
                    <w:rFonts w:ascii="Cambria Math" w:eastAsia="Garamond" w:hAnsi="Cambria Math" w:cs="Garamond"/>
                    <w:lang w:val="en-US"/>
                  </w:rPr>
                  <m:t>.</m:t>
                </m:r>
              </m:oMath>
            </m:oMathPara>
          </w:p>
        </w:tc>
        <w:tc>
          <w:tcPr>
            <w:tcW w:w="424" w:type="pct"/>
            <w:vAlign w:val="center"/>
          </w:tcPr>
          <w:p w14:paraId="0DFFC567" w14:textId="7594A171" w:rsidR="0045757C" w:rsidRDefault="0045757C" w:rsidP="00ED65FB">
            <w:pPr>
              <w:pStyle w:val="Beschriftung"/>
              <w:jc w:val="right"/>
              <w:rPr>
                <w:lang w:val="en-US"/>
              </w:rPr>
            </w:pPr>
            <w:bookmarkStart w:id="88" w:name="_Ref188204138"/>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12</w:t>
            </w:r>
            <w:r>
              <w:fldChar w:fldCharType="end"/>
            </w:r>
            <w:r>
              <w:t>)</w:t>
            </w:r>
            <w:bookmarkEnd w:id="88"/>
          </w:p>
        </w:tc>
      </w:tr>
    </w:tbl>
    <w:p w14:paraId="06F08582" w14:textId="625AC15B" w:rsidR="00EF63E2" w:rsidRDefault="00CA42CA" w:rsidP="0045757C">
      <w:pPr>
        <w:rPr>
          <w:lang w:val="en-US"/>
        </w:rPr>
      </w:pPr>
      <w:r>
        <w:rPr>
          <w:lang w:val="en-US"/>
        </w:rPr>
        <w:t xml:space="preserve">With </w:t>
      </w:r>
      <w:r w:rsidR="00235103">
        <w:rPr>
          <w:lang w:val="en-US"/>
        </w:rPr>
        <w:fldChar w:fldCharType="begin"/>
      </w:r>
      <w:r w:rsidR="00235103">
        <w:rPr>
          <w:lang w:val="en-US"/>
        </w:rPr>
        <w:instrText xml:space="preserve"> REF _Ref188204729 \h </w:instrText>
      </w:r>
      <w:r w:rsidR="00235103">
        <w:rPr>
          <w:lang w:val="en-US"/>
        </w:rPr>
      </w:r>
      <w:r w:rsidR="00235103">
        <w:rPr>
          <w:lang w:val="en-US"/>
        </w:rPr>
        <w:fldChar w:fldCharType="separate"/>
      </w:r>
      <w:r w:rsidR="00594FEF" w:rsidRPr="00C32D2B">
        <w:rPr>
          <w:lang w:val="en-US"/>
        </w:rPr>
        <w:t>(</w:t>
      </w:r>
      <w:r w:rsidR="00594FEF">
        <w:rPr>
          <w:noProof/>
          <w:lang w:val="en-US"/>
        </w:rPr>
        <w:t>2</w:t>
      </w:r>
      <w:r w:rsidR="00594FEF" w:rsidRPr="00C32D2B">
        <w:rPr>
          <w:lang w:val="en-US"/>
        </w:rPr>
        <w:t>.</w:t>
      </w:r>
      <w:r w:rsidR="00594FEF">
        <w:rPr>
          <w:noProof/>
          <w:lang w:val="en-US"/>
        </w:rPr>
        <w:t>10</w:t>
      </w:r>
      <w:r w:rsidR="00594FEF" w:rsidRPr="00C32D2B">
        <w:rPr>
          <w:lang w:val="en-US"/>
        </w:rPr>
        <w:t>)</w:t>
      </w:r>
      <w:r w:rsidR="00235103">
        <w:rPr>
          <w:lang w:val="en-US"/>
        </w:rPr>
        <w:fldChar w:fldCharType="end"/>
      </w:r>
      <w:r w:rsidR="00235103">
        <w:rPr>
          <w:lang w:val="en-US"/>
        </w:rPr>
        <w:t xml:space="preserve"> and</w:t>
      </w:r>
      <w:r w:rsidR="00327A6F">
        <w:rPr>
          <w:lang w:val="en-US"/>
        </w:rPr>
        <w:t xml:space="preserve"> </w:t>
      </w:r>
      <w:r w:rsidR="00327A6F">
        <w:rPr>
          <w:lang w:val="en-US"/>
        </w:rPr>
        <w:fldChar w:fldCharType="begin"/>
      </w:r>
      <w:r w:rsidR="00327A6F">
        <w:rPr>
          <w:lang w:val="en-US"/>
        </w:rPr>
        <w:instrText xml:space="preserve"> REF _Ref188204136 \h </w:instrText>
      </w:r>
      <w:r w:rsidR="00327A6F">
        <w:rPr>
          <w:lang w:val="en-US"/>
        </w:rPr>
      </w:r>
      <w:r w:rsidR="00327A6F">
        <w:rPr>
          <w:lang w:val="en-US"/>
        </w:rPr>
        <w:fldChar w:fldCharType="separate"/>
      </w:r>
      <w:r w:rsidR="00594FEF" w:rsidRPr="00C32D2B">
        <w:rPr>
          <w:lang w:val="en-US"/>
        </w:rPr>
        <w:t>(</w:t>
      </w:r>
      <w:r w:rsidR="00594FEF">
        <w:rPr>
          <w:noProof/>
          <w:lang w:val="en-US"/>
        </w:rPr>
        <w:t>2</w:t>
      </w:r>
      <w:r w:rsidR="00594FEF" w:rsidRPr="00C32D2B">
        <w:rPr>
          <w:lang w:val="en-US"/>
        </w:rPr>
        <w:t>.</w:t>
      </w:r>
      <w:r w:rsidR="00594FEF">
        <w:rPr>
          <w:noProof/>
          <w:lang w:val="en-US"/>
        </w:rPr>
        <w:t>11</w:t>
      </w:r>
      <w:r w:rsidR="00594FEF" w:rsidRPr="00C32D2B">
        <w:rPr>
          <w:lang w:val="en-US"/>
        </w:rPr>
        <w:t>)</w:t>
      </w:r>
      <w:r w:rsidR="00327A6F">
        <w:rPr>
          <w:lang w:val="en-US"/>
        </w:rPr>
        <w:fldChar w:fldCharType="end"/>
      </w:r>
      <w:r w:rsidR="00020BD8">
        <w:rPr>
          <w:lang w:val="en-US"/>
        </w:rPr>
        <w:t>,</w:t>
      </w:r>
      <w:r w:rsidR="00E36EC1">
        <w:rPr>
          <w:lang w:val="en-US"/>
        </w:rPr>
        <w:t xml:space="preserve"> </w:t>
      </w:r>
      <w:r w:rsidR="00667BDC">
        <w:rPr>
          <w:lang w:val="en-US"/>
        </w:rPr>
        <w:t>SDs</w:t>
      </w:r>
      <w:r w:rsidR="004E5960">
        <w:rPr>
          <w:lang w:val="en-US"/>
        </w:rPr>
        <w:t xml:space="preserve"> of influent </w:t>
      </w:r>
      <w:r w:rsidR="00BC48B2">
        <w:rPr>
          <w:lang w:val="en-US"/>
        </w:rPr>
        <w:t xml:space="preserve">macronutrients are </w:t>
      </w:r>
      <w:r w:rsidR="32AF646F" w:rsidRPr="32AF646F">
        <w:rPr>
          <w:lang w:val="en-US"/>
        </w:rPr>
        <w:t>propagated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297"/>
        <w:gridCol w:w="1448"/>
      </w:tblGrid>
      <w:tr w:rsidR="00EA1986" w14:paraId="77F560D8" w14:textId="77777777" w:rsidTr="00220152">
        <w:tc>
          <w:tcPr>
            <w:tcW w:w="157" w:type="pct"/>
            <w:vAlign w:val="center"/>
          </w:tcPr>
          <w:p w14:paraId="0EE86F38" w14:textId="77777777" w:rsidR="00EA1986" w:rsidRDefault="00EA1986">
            <w:pPr>
              <w:ind w:firstLine="0"/>
              <w:jc w:val="right"/>
              <w:rPr>
                <w:lang w:val="en-US"/>
              </w:rPr>
            </w:pPr>
          </w:p>
        </w:tc>
        <w:tc>
          <w:tcPr>
            <w:tcW w:w="4041" w:type="pct"/>
            <w:vAlign w:val="center"/>
          </w:tcPr>
          <w:p w14:paraId="05FF607C" w14:textId="5A8AB82C" w:rsidR="00EA1986" w:rsidRPr="00177C0F" w:rsidRDefault="003277B2" w:rsidP="00220152">
            <w:pPr>
              <w:spacing w:line="416" w:lineRule="auto"/>
              <w:ind w:right="30" w:firstLine="341"/>
              <w:jc w:val="left"/>
              <w:rPr>
                <w:rFonts w:eastAsia="Garamond" w:cs="Garamond"/>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w:proofErr w:type="spellStart"/>
                        <m:r>
                          <m:rPr>
                            <m:nor/>
                          </m:rPr>
                          <w:rPr>
                            <w:rFonts w:ascii="Cambria Math" w:hAnsi="Cambria Math"/>
                            <w:sz w:val="22"/>
                            <w:szCs w:val="21"/>
                            <w:lang w:val="en-US"/>
                          </w:rPr>
                          <m:t>ch</m:t>
                        </m:r>
                        <w:proofErr w:type="spellEnd"/>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hAnsi="Cambria Math"/>
                                <w:sz w:val="22"/>
                                <w:szCs w:val="21"/>
                                <w:lang w:val="en-US"/>
                              </w:rPr>
                              <m:t xml:space="preserve"> </m:t>
                            </m:r>
                            <m:r>
                              <w:rPr>
                                <w:rFonts w:ascii="Cambria Math" w:hAnsi="Cambria Math"/>
                                <w:sz w:val="22"/>
                                <w:szCs w:val="21"/>
                                <w:lang w:val="en-US"/>
                              </w:rPr>
                              <m:t>TS</m:t>
                            </m: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FQ</m:t>
                                    </m:r>
                                  </m:e>
                                  <m:sub>
                                    <w:proofErr w:type="spellStart"/>
                                    <m:r>
                                      <m:rPr>
                                        <m:nor/>
                                      </m:rPr>
                                      <w:rPr>
                                        <w:rFonts w:ascii="Cambria Math" w:hAnsi="Cambria Math"/>
                                        <w:sz w:val="22"/>
                                        <w:szCs w:val="21"/>
                                        <w:lang w:val="en-US"/>
                                      </w:rPr>
                                      <m:t>ch</m:t>
                                    </m:r>
                                    <w:proofErr w:type="spellEnd"/>
                                  </m:sub>
                                </m:sSub>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m:t>
                            </m:r>
                            <m:r>
                              <w:rPr>
                                <w:rFonts w:ascii="Cambria Math" w:hAnsi="Cambria Math"/>
                                <w:sz w:val="22"/>
                                <w:szCs w:val="21"/>
                                <w:lang w:val="en-US"/>
                              </w:rPr>
                              <m:t>TS</m:t>
                            </m: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 xml:space="preserve">, </m:t>
                </m:r>
              </m:oMath>
            </m:oMathPara>
          </w:p>
        </w:tc>
        <w:tc>
          <w:tcPr>
            <w:tcW w:w="802" w:type="pct"/>
            <w:vAlign w:val="center"/>
          </w:tcPr>
          <w:p w14:paraId="31251DCF" w14:textId="0C9EF7E2" w:rsidR="00EA1986" w:rsidRDefault="00EA1986">
            <w:pPr>
              <w:pStyle w:val="Beschriftung"/>
              <w:jc w:val="right"/>
              <w:rPr>
                <w:lang w:val="en-US"/>
              </w:rPr>
            </w:pPr>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13</w:t>
            </w:r>
            <w:r>
              <w:fldChar w:fldCharType="end"/>
            </w:r>
            <w:r>
              <w:t>)</w:t>
            </w:r>
          </w:p>
        </w:tc>
      </w:tr>
      <w:tr w:rsidR="000B78CD" w14:paraId="6C9D54A8" w14:textId="77777777" w:rsidTr="00220152">
        <w:tc>
          <w:tcPr>
            <w:tcW w:w="157" w:type="pct"/>
            <w:vAlign w:val="center"/>
          </w:tcPr>
          <w:p w14:paraId="0C16962F" w14:textId="77777777" w:rsidR="000B78CD" w:rsidRDefault="000B78CD" w:rsidP="000B78CD">
            <w:pPr>
              <w:ind w:firstLine="0"/>
              <w:jc w:val="right"/>
              <w:rPr>
                <w:lang w:val="en-US"/>
              </w:rPr>
            </w:pPr>
          </w:p>
        </w:tc>
        <w:tc>
          <w:tcPr>
            <w:tcW w:w="4041" w:type="pct"/>
            <w:vAlign w:val="center"/>
          </w:tcPr>
          <w:p w14:paraId="598C3B20" w14:textId="07F2C581" w:rsidR="000B78CD" w:rsidRPr="00177C0F" w:rsidRDefault="003277B2" w:rsidP="00220152">
            <w:pPr>
              <w:spacing w:line="416" w:lineRule="auto"/>
              <w:ind w:right="30" w:firstLine="341"/>
              <w:jc w:val="left"/>
              <w:rPr>
                <w:sz w:val="22"/>
                <w:szCs w:val="21"/>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en-US"/>
                          </w:rPr>
                          <m:t>pr</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m:t>
                            </m:r>
                            <m:r>
                              <w:rPr>
                                <w:rFonts w:ascii="Cambria Math" w:hAnsi="Cambria Math"/>
                                <w:sz w:val="22"/>
                                <w:szCs w:val="21"/>
                                <w:lang w:val="en-US"/>
                              </w:rPr>
                              <m:t>TS</m:t>
                            </m: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m:t>
                </m:r>
              </m:oMath>
            </m:oMathPara>
          </w:p>
        </w:tc>
        <w:tc>
          <w:tcPr>
            <w:tcW w:w="802" w:type="pct"/>
            <w:vAlign w:val="center"/>
          </w:tcPr>
          <w:p w14:paraId="73C52159" w14:textId="7608D58B" w:rsidR="000B78CD" w:rsidRDefault="000B78CD" w:rsidP="000B78CD">
            <w:pPr>
              <w:pStyle w:val="Beschriftung"/>
              <w:jc w:val="right"/>
            </w:pPr>
            <w:r>
              <w:t>(</w:t>
            </w:r>
            <w:r>
              <w:fldChar w:fldCharType="begin"/>
            </w:r>
            <w:r>
              <w:instrText xml:space="preserve"> STYLEREF 1 \s </w:instrText>
            </w:r>
            <w:r>
              <w:fldChar w:fldCharType="separate"/>
            </w:r>
            <w:r w:rsidR="00594FEF">
              <w:rPr>
                <w:noProof/>
              </w:rPr>
              <w:t>2</w:t>
            </w:r>
            <w:r>
              <w:fldChar w:fldCharType="end"/>
            </w:r>
            <w:r>
              <w:t>.13)</w:t>
            </w:r>
          </w:p>
        </w:tc>
      </w:tr>
      <w:tr w:rsidR="000B78CD" w14:paraId="51FDCBA0" w14:textId="77777777" w:rsidTr="00220152">
        <w:tc>
          <w:tcPr>
            <w:tcW w:w="157" w:type="pct"/>
            <w:vAlign w:val="center"/>
          </w:tcPr>
          <w:p w14:paraId="492C20D2" w14:textId="77777777" w:rsidR="000B78CD" w:rsidRDefault="000B78CD" w:rsidP="000B78CD">
            <w:pPr>
              <w:ind w:firstLine="0"/>
              <w:jc w:val="right"/>
              <w:rPr>
                <w:lang w:val="en-US"/>
              </w:rPr>
            </w:pPr>
          </w:p>
        </w:tc>
        <w:tc>
          <w:tcPr>
            <w:tcW w:w="4041" w:type="pct"/>
            <w:vAlign w:val="center"/>
          </w:tcPr>
          <w:p w14:paraId="3CF3EB63" w14:textId="5A407A6E" w:rsidR="000B78CD" w:rsidRPr="00220152" w:rsidRDefault="003277B2" w:rsidP="00220152">
            <w:pPr>
              <w:spacing w:line="416" w:lineRule="auto"/>
              <w:ind w:right="30" w:firstLine="341"/>
              <w:jc w:val="left"/>
              <w:rPr>
                <w:sz w:val="22"/>
                <w:szCs w:val="21"/>
                <w:lang w:val="de-DE"/>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de-DE"/>
                          </w:rPr>
                          <m:t>li</m:t>
                        </m:r>
                      </m:sub>
                    </m:sSub>
                  </m:sub>
                </m:sSub>
                <m:r>
                  <w:rPr>
                    <w:rFonts w:ascii="Cambria Math" w:hAnsi="Cambria Math"/>
                    <w:sz w:val="22"/>
                    <w:szCs w:val="21"/>
                    <w:lang w:val="de-DE"/>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r>
                              <w:rPr>
                                <w:rFonts w:ascii="Cambria Math" w:hAnsi="Cambria Math"/>
                                <w:sz w:val="22"/>
                                <w:szCs w:val="21"/>
                                <w:lang w:val="en-US"/>
                              </w:rPr>
                              <m:t>TS</m:t>
                            </m: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sub>
                            </m:sSub>
                          </m:e>
                        </m:d>
                      </m:e>
                      <m:sup>
                        <m:r>
                          <w:rPr>
                            <w:rFonts w:ascii="Cambria Math" w:hAnsi="Cambria Math"/>
                            <w:sz w:val="22"/>
                            <w:szCs w:val="21"/>
                            <w:lang w:val="de-DE"/>
                          </w:rPr>
                          <m:t>2</m:t>
                        </m:r>
                      </m:sup>
                    </m:sSup>
                    <m:r>
                      <w:rPr>
                        <w:rFonts w:ascii="Cambria Math" w:hAnsi="Cambria Math"/>
                        <w:sz w:val="22"/>
                        <w:szCs w:val="21"/>
                        <w:lang w:val="de-DE"/>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de-DE"/>
                                  </w:rPr>
                                  <m:t>TS</m:t>
                                </m:r>
                              </m:sub>
                            </m:sSub>
                          </m:e>
                        </m:d>
                      </m:e>
                      <m:sup>
                        <m:r>
                          <w:rPr>
                            <w:rFonts w:ascii="Cambria Math" w:hAnsi="Cambria Math"/>
                            <w:sz w:val="22"/>
                            <w:szCs w:val="21"/>
                            <w:lang w:val="de-DE"/>
                          </w:rPr>
                          <m:t>2</m:t>
                        </m:r>
                      </m:sup>
                    </m:sSup>
                  </m:e>
                </m:rad>
                <m:r>
                  <w:rPr>
                    <w:rFonts w:ascii="Cambria Math" w:hAnsi="Cambria Math"/>
                    <w:sz w:val="22"/>
                    <w:szCs w:val="21"/>
                    <w:lang w:val="de-DE"/>
                  </w:rPr>
                  <m:t>.</m:t>
                </m:r>
              </m:oMath>
            </m:oMathPara>
          </w:p>
        </w:tc>
        <w:tc>
          <w:tcPr>
            <w:tcW w:w="802" w:type="pct"/>
            <w:vAlign w:val="center"/>
          </w:tcPr>
          <w:p w14:paraId="7499F94C" w14:textId="5742BAC1" w:rsidR="000B78CD" w:rsidRDefault="000B78CD" w:rsidP="000B78CD">
            <w:pPr>
              <w:pStyle w:val="Beschriftung"/>
              <w:jc w:val="right"/>
            </w:pPr>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14</w:t>
            </w:r>
            <w:r>
              <w:fldChar w:fldCharType="end"/>
            </w:r>
            <w:r>
              <w:t>)</w:t>
            </w:r>
          </w:p>
        </w:tc>
      </w:tr>
    </w:tbl>
    <w:p w14:paraId="2DFAA56D" w14:textId="794EB338" w:rsidR="00EF63E2" w:rsidRDefault="00667BDC" w:rsidP="0BB509A2">
      <w:pPr>
        <w:rPr>
          <w:lang w:val="en-US"/>
        </w:rPr>
      </w:pPr>
      <w:r>
        <w:rPr>
          <w:lang w:val="en-US"/>
        </w:rPr>
        <w:t>SDs</w:t>
      </w:r>
      <w:r w:rsidR="001D3BAC">
        <w:rPr>
          <w:lang w:val="en-US"/>
        </w:rPr>
        <w:t xml:space="preserve"> were based on variation coefficients and nominal values</w:t>
      </w:r>
      <w:r w:rsidR="00177C0F">
        <w:rPr>
          <w:lang w:val="en-US"/>
        </w:rPr>
        <w:t xml:space="preserve"> of </w:t>
      </w:r>
      <w:r w:rsidR="00177C0F" w:rsidRPr="00EA494A">
        <w:rPr>
          <w:lang w:val="en-US"/>
        </w:rPr>
        <w:t>individual substrates</w:t>
      </w:r>
      <w:r>
        <w:rPr>
          <w:lang w:val="en-US"/>
        </w:rPr>
        <w:t xml:space="preserve">, which </w:t>
      </w:r>
      <w:r w:rsidR="001D3BAC" w:rsidRPr="00EA494A">
        <w:rPr>
          <w:lang w:val="en-US"/>
        </w:rPr>
        <w:t xml:space="preserve">are </w:t>
      </w:r>
      <w:r>
        <w:rPr>
          <w:lang w:val="en-US"/>
        </w:rPr>
        <w:t xml:space="preserve">both </w:t>
      </w:r>
      <w:r w:rsidR="001D3BAC" w:rsidRPr="00EA494A">
        <w:rPr>
          <w:lang w:val="en-US"/>
        </w:rPr>
        <w:t>summarized in Tab</w:t>
      </w:r>
      <w:r w:rsidR="001D3BAC">
        <w:rPr>
          <w:lang w:val="en-US"/>
        </w:rPr>
        <w:t>.</w:t>
      </w:r>
      <w:r w:rsidR="001D3BAC" w:rsidRPr="00EA494A">
        <w:rPr>
          <w:lang w:val="en-US"/>
        </w:rPr>
        <w:t xml:space="preserve"> </w:t>
      </w:r>
      <w:r w:rsidR="001D3BAC">
        <w:rPr>
          <w:lang w:val="en-US"/>
        </w:rPr>
        <w:t>1.</w:t>
      </w:r>
      <w:r w:rsidR="0BB509A2" w:rsidRPr="009A7C91">
        <w:rPr>
          <w:lang w:val="en-US"/>
        </w:rPr>
        <w:t xml:space="preserve"> </w:t>
      </w:r>
      <w:r w:rsidR="001D3BAC">
        <w:rPr>
          <w:lang w:val="en-US"/>
        </w:rPr>
        <w:t xml:space="preserve"> </w:t>
      </w:r>
      <w:r w:rsidR="00840FF9">
        <w:rPr>
          <w:lang w:val="en-US"/>
        </w:rPr>
        <w:t>R</w:t>
      </w:r>
      <w:r w:rsidR="0BB509A2" w:rsidRPr="009A7C91">
        <w:rPr>
          <w:lang w:val="en-US"/>
        </w:rPr>
        <w:t xml:space="preserve">esulting </w:t>
      </w:r>
      <w:r>
        <w:rPr>
          <w:lang w:val="en-US"/>
        </w:rPr>
        <w:t>SDs</w:t>
      </w:r>
      <w:r w:rsidR="0BB509A2" w:rsidRPr="009A7C91">
        <w:rPr>
          <w:lang w:val="en-US"/>
        </w:rPr>
        <w:t xml:space="preserve"> </w:t>
      </w:r>
      <w:r w:rsidR="00840FF9">
        <w:rPr>
          <w:lang w:val="en-US"/>
        </w:rPr>
        <w:t xml:space="preserve">of </w:t>
      </w:r>
      <w:r w:rsidR="00957178">
        <w:rPr>
          <w:lang w:val="en-US"/>
        </w:rPr>
        <w:t xml:space="preserve">influent macronutrients </w:t>
      </w:r>
      <w:r w:rsidR="0BB509A2" w:rsidRPr="009A7C91">
        <w:rPr>
          <w:lang w:val="en-US"/>
        </w:rPr>
        <w:t xml:space="preserve">are </w:t>
      </w:r>
      <w:commentRangeStart w:id="89"/>
      <w:r w:rsidR="00AB7DCF">
        <w:rPr>
          <w:lang w:val="en-US"/>
        </w:rPr>
        <w:t>provided in the SI</w:t>
      </w:r>
      <w:commentRangeEnd w:id="89"/>
      <w:r w:rsidR="00F64B6A">
        <w:rPr>
          <w:rStyle w:val="Kommentarzeichen"/>
        </w:rPr>
        <w:commentReference w:id="89"/>
      </w:r>
      <w:r w:rsidR="0BB509A2" w:rsidRPr="009A7C91">
        <w:rPr>
          <w:lang w:val="en-US"/>
        </w:rPr>
        <w:t>.</w:t>
      </w:r>
    </w:p>
    <w:p w14:paraId="407F77E9" w14:textId="730D1169" w:rsidR="00A7700F" w:rsidRDefault="0EF766E9" w:rsidP="00A7700F">
      <w:pPr>
        <w:pStyle w:val="berschrift2"/>
        <w:rPr>
          <w:lang w:val="en-US"/>
        </w:rPr>
      </w:pPr>
      <w:r w:rsidRPr="0EF766E9">
        <w:rPr>
          <w:lang w:val="en-US"/>
        </w:rPr>
        <w:t>2.3 Model predictive control</w:t>
      </w:r>
    </w:p>
    <w:p w14:paraId="43050636" w14:textId="2B77C7BD" w:rsidR="42E16D65" w:rsidRDefault="42E16D65" w:rsidP="42E16D65">
      <w:pPr>
        <w:rPr>
          <w:lang w:val="en-US"/>
        </w:rPr>
      </w:pPr>
      <w:commentRangeStart w:id="90"/>
      <w:r w:rsidRPr="42E16D65">
        <w:rPr>
          <w:lang w:val="en-US"/>
        </w:rPr>
        <w:t xml:space="preserve">MPC is an advanced model-based control </w:t>
      </w:r>
      <w:r w:rsidR="3A009AB9" w:rsidRPr="3A009AB9">
        <w:rPr>
          <w:lang w:val="en-US"/>
        </w:rPr>
        <w:t>approach</w:t>
      </w:r>
      <w:r w:rsidRPr="42E16D65">
        <w:rPr>
          <w:lang w:val="en-US"/>
        </w:rPr>
        <w:t xml:space="preserve"> that optimizes </w:t>
      </w:r>
      <w:r w:rsidR="3A009AB9" w:rsidRPr="3A009AB9">
        <w:rPr>
          <w:lang w:val="en-US"/>
        </w:rPr>
        <w:t>system</w:t>
      </w:r>
      <w:r w:rsidR="00657614">
        <w:rPr>
          <w:lang w:val="en-US"/>
        </w:rPr>
        <w:t xml:space="preserve"> </w:t>
      </w:r>
      <w:r w:rsidRPr="42E16D65">
        <w:rPr>
          <w:lang w:val="en-US"/>
        </w:rPr>
        <w:t xml:space="preserve">performance by using a mathematical model to predict the system’s behavior over a future </w:t>
      </w:r>
      <w:r w:rsidR="3A009AB9" w:rsidRPr="3A009AB9">
        <w:rPr>
          <w:lang w:val="en-US"/>
        </w:rPr>
        <w:t>time</w:t>
      </w:r>
      <w:r w:rsidRPr="42E16D65">
        <w:rPr>
          <w:lang w:val="en-US"/>
        </w:rPr>
        <w:t xml:space="preserve"> horizon. This horizon is divided into equidistant time </w:t>
      </w:r>
      <w:r w:rsidR="3A009AB9" w:rsidRPr="3A009AB9">
        <w:rPr>
          <w:lang w:val="en-US"/>
        </w:rPr>
        <w:t xml:space="preserve">intervals, during which </w:t>
      </w:r>
      <w:r w:rsidRPr="42E16D65">
        <w:rPr>
          <w:lang w:val="en-US"/>
        </w:rPr>
        <w:t>inputs</w:t>
      </w:r>
      <w:r w:rsidR="00657614">
        <w:rPr>
          <w:lang w:val="en-US"/>
        </w:rPr>
        <w:t xml:space="preserve"> </w:t>
      </w:r>
      <m:oMath>
        <m:r>
          <w:rPr>
            <w:rFonts w:ascii="Cambria Math" w:hAnsi="Cambria Math"/>
            <w:lang w:val="en-US"/>
          </w:rPr>
          <m:t>u</m:t>
        </m:r>
      </m:oMath>
      <w:r w:rsidR="00C83360">
        <w:rPr>
          <w:lang w:val="en-US"/>
        </w:rPr>
        <w:t xml:space="preserve"> </w:t>
      </w:r>
      <w:r w:rsidR="00C83360" w:rsidRPr="42E16D65">
        <w:rPr>
          <w:lang w:val="en-US"/>
        </w:rPr>
        <w:t>(</w:t>
      </w:r>
      <w:r w:rsidR="00C83360">
        <w:rPr>
          <w:lang w:val="en-US"/>
        </w:rPr>
        <w:t>here</w:t>
      </w:r>
      <w:r w:rsidR="00C83360" w:rsidRPr="42E16D65">
        <w:rPr>
          <w:lang w:val="en-US"/>
        </w:rPr>
        <w:t xml:space="preserve"> </w:t>
      </w:r>
      <w:r w:rsidR="00C83360" w:rsidRPr="3A009AB9">
        <w:rPr>
          <w:lang w:val="en-US"/>
        </w:rPr>
        <w:t>substrate</w:t>
      </w:r>
      <w:r w:rsidR="00C83360">
        <w:rPr>
          <w:lang w:val="en-US"/>
        </w:rPr>
        <w:t>s’</w:t>
      </w:r>
      <w:r w:rsidR="00C83360" w:rsidRPr="3A009AB9">
        <w:rPr>
          <w:lang w:val="en-US"/>
        </w:rPr>
        <w:t xml:space="preserve"> </w:t>
      </w:r>
      <w:r w:rsidR="00C83360">
        <w:rPr>
          <w:lang w:val="en-US"/>
        </w:rPr>
        <w:t>volume flows</w:t>
      </w:r>
      <w:r w:rsidR="00C83360" w:rsidRPr="3A009AB9">
        <w:rPr>
          <w:lang w:val="en-US"/>
        </w:rPr>
        <w:t xml:space="preserve">) </w:t>
      </w:r>
      <w:r w:rsidR="3A009AB9" w:rsidRPr="3A009AB9">
        <w:rPr>
          <w:lang w:val="en-US"/>
        </w:rPr>
        <w:t xml:space="preserve">are </w:t>
      </w:r>
      <w:r w:rsidR="00CB55E3">
        <w:rPr>
          <w:lang w:val="en-US"/>
        </w:rPr>
        <w:t xml:space="preserve">commonly </w:t>
      </w:r>
      <w:r w:rsidR="3A009AB9" w:rsidRPr="3A009AB9">
        <w:rPr>
          <w:lang w:val="en-US"/>
        </w:rPr>
        <w:t>assumed</w:t>
      </w:r>
      <w:r w:rsidR="00CB55E3">
        <w:rPr>
          <w:lang w:val="en-US"/>
        </w:rPr>
        <w:t xml:space="preserve"> to be constant</w:t>
      </w:r>
      <w:r w:rsidR="3A009AB9" w:rsidRPr="3A009AB9">
        <w:rPr>
          <w:lang w:val="en-US"/>
        </w:rPr>
        <w:t>.</w:t>
      </w:r>
      <w:r w:rsidR="00657614">
        <w:rPr>
          <w:lang w:val="en-US"/>
        </w:rPr>
        <w:t xml:space="preserve"> The interaction between controller, plant and </w:t>
      </w:r>
      <w:r w:rsidR="00C83360">
        <w:rPr>
          <w:lang w:val="en-US"/>
        </w:rPr>
        <w:t xml:space="preserve">an </w:t>
      </w:r>
      <w:r w:rsidR="00657614">
        <w:rPr>
          <w:lang w:val="en-US"/>
        </w:rPr>
        <w:lastRenderedPageBreak/>
        <w:t>estimator are shown in Fig. 1d.</w:t>
      </w:r>
      <w:r w:rsidRPr="42E16D65">
        <w:rPr>
          <w:lang w:val="en-US"/>
        </w:rPr>
        <w:t xml:space="preserve"> At each </w:t>
      </w:r>
      <w:r w:rsidR="3A009AB9" w:rsidRPr="3A009AB9">
        <w:rPr>
          <w:lang w:val="en-US"/>
        </w:rPr>
        <w:t>time step</w:t>
      </w:r>
      <w:r w:rsidRPr="42E16D65">
        <w:rPr>
          <w:lang w:val="en-US"/>
        </w:rPr>
        <w:t xml:space="preserve">, </w:t>
      </w:r>
      <w:r w:rsidR="00CB55E3">
        <w:rPr>
          <w:lang w:val="en-US"/>
        </w:rPr>
        <w:t xml:space="preserve">the </w:t>
      </w:r>
      <w:r w:rsidRPr="42E16D65">
        <w:rPr>
          <w:lang w:val="en-US"/>
        </w:rPr>
        <w:t xml:space="preserve">MPC solves an </w:t>
      </w:r>
      <w:r w:rsidR="00862FB9" w:rsidRPr="32AF646F">
        <w:rPr>
          <w:lang w:val="en-US"/>
        </w:rPr>
        <w:t>optimal control problem</w:t>
      </w:r>
      <w:r w:rsidR="00862FB9">
        <w:rPr>
          <w:lang w:val="en-US"/>
        </w:rPr>
        <w:t xml:space="preserve"> </w:t>
      </w:r>
      <w:r w:rsidR="00C0436A">
        <w:rPr>
          <w:lang w:val="en-US"/>
        </w:rPr>
        <w:t>(O</w:t>
      </w:r>
      <w:r w:rsidR="00862FB9">
        <w:rPr>
          <w:lang w:val="en-US"/>
        </w:rPr>
        <w:t>C</w:t>
      </w:r>
      <w:r w:rsidR="00C0436A">
        <w:rPr>
          <w:lang w:val="en-US"/>
        </w:rPr>
        <w:t>P)</w:t>
      </w:r>
      <w:r w:rsidR="00CB55E3">
        <w:rPr>
          <w:lang w:val="en-US"/>
        </w:rPr>
        <w:t xml:space="preserve">. This </w:t>
      </w:r>
      <w:r w:rsidR="3A009AB9" w:rsidRPr="3A009AB9">
        <w:rPr>
          <w:lang w:val="en-US"/>
        </w:rPr>
        <w:t>delivers</w:t>
      </w:r>
      <w:r w:rsidRPr="42E16D65">
        <w:rPr>
          <w:lang w:val="en-US"/>
        </w:rPr>
        <w:t xml:space="preserve"> the </w:t>
      </w:r>
      <w:r w:rsidR="3A009AB9" w:rsidRPr="3A009AB9">
        <w:rPr>
          <w:lang w:val="en-US"/>
        </w:rPr>
        <w:t>optimal</w:t>
      </w:r>
      <w:r w:rsidRPr="42E16D65">
        <w:rPr>
          <w:lang w:val="en-US"/>
        </w:rPr>
        <w:t xml:space="preserve"> </w:t>
      </w:r>
      <w:r w:rsidR="00D76F86" w:rsidRPr="42E16D65">
        <w:rPr>
          <w:lang w:val="en-US"/>
        </w:rPr>
        <w:t>input</w:t>
      </w:r>
      <w:r w:rsidR="00D76F86">
        <w:rPr>
          <w:lang w:val="en-US"/>
        </w:rPr>
        <w:t xml:space="preserve"> </w:t>
      </w:r>
      <w:r w:rsidRPr="42E16D65">
        <w:rPr>
          <w:lang w:val="en-US"/>
        </w:rPr>
        <w:t xml:space="preserve">trajectory </w:t>
      </w:r>
      <w:r w:rsidR="3A009AB9" w:rsidRPr="3A009AB9">
        <w:rPr>
          <w:lang w:val="en-US"/>
        </w:rPr>
        <w:t xml:space="preserve">for </w:t>
      </w:r>
      <w:r w:rsidR="7DC4B1C6" w:rsidRPr="7DC4B1C6">
        <w:rPr>
          <w:lang w:val="en-US"/>
        </w:rPr>
        <w:t xml:space="preserve">the </w:t>
      </w:r>
      <w:r w:rsidR="3A009AB9" w:rsidRPr="3A009AB9">
        <w:rPr>
          <w:lang w:val="en-US"/>
        </w:rPr>
        <w:t>entire prediction horizon</w:t>
      </w:r>
      <w:r w:rsidR="00CB55E3">
        <w:rPr>
          <w:lang w:val="en-US"/>
        </w:rPr>
        <w:t>, of which</w:t>
      </w:r>
      <w:r w:rsidR="004F1C8F">
        <w:rPr>
          <w:lang w:val="en-US"/>
        </w:rPr>
        <w:t xml:space="preserve"> o</w:t>
      </w:r>
      <w:r w:rsidRPr="42E16D65">
        <w:rPr>
          <w:lang w:val="en-US"/>
        </w:rPr>
        <w:t xml:space="preserve">nly the first </w:t>
      </w:r>
      <w:r w:rsidR="00C0436A">
        <w:rPr>
          <w:lang w:val="en-US"/>
        </w:rPr>
        <w:t xml:space="preserve">entry </w:t>
      </w:r>
      <w:r w:rsidR="3A009AB9" w:rsidRPr="3A009AB9">
        <w:rPr>
          <w:lang w:val="en-US"/>
        </w:rPr>
        <w:t xml:space="preserve">is </w:t>
      </w:r>
      <w:r w:rsidRPr="42E16D65">
        <w:rPr>
          <w:lang w:val="en-US"/>
        </w:rPr>
        <w:t>applied</w:t>
      </w:r>
      <w:r w:rsidR="008A0775">
        <w:rPr>
          <w:lang w:val="en-US"/>
        </w:rPr>
        <w:t xml:space="preserve"> to the plant</w:t>
      </w:r>
      <w:r w:rsidR="00657614">
        <w:rPr>
          <w:lang w:val="en-US"/>
        </w:rPr>
        <w:t xml:space="preserve"> (or a simulator)</w:t>
      </w:r>
      <w:r w:rsidR="00CB55E3">
        <w:rPr>
          <w:lang w:val="en-US"/>
        </w:rPr>
        <w:t xml:space="preserve">. Afterwards, </w:t>
      </w:r>
      <w:r w:rsidRPr="42E16D65">
        <w:rPr>
          <w:lang w:val="en-US"/>
        </w:rPr>
        <w:t xml:space="preserve">the horizon </w:t>
      </w:r>
      <w:r w:rsidR="3A009AB9" w:rsidRPr="3A009AB9">
        <w:rPr>
          <w:lang w:val="en-US"/>
        </w:rPr>
        <w:t>is shifted</w:t>
      </w:r>
      <w:r w:rsidRPr="42E16D65">
        <w:rPr>
          <w:lang w:val="en-US"/>
        </w:rPr>
        <w:t xml:space="preserve"> forward by </w:t>
      </w:r>
      <w:proofErr w:type="gramStart"/>
      <w:r w:rsidRPr="42E16D65">
        <w:rPr>
          <w:lang w:val="en-US"/>
        </w:rPr>
        <w:t>one</w:t>
      </w:r>
      <w:r w:rsidR="00C83360">
        <w:rPr>
          <w:lang w:val="en-US"/>
        </w:rPr>
        <w:t xml:space="preserve"> </w:t>
      </w:r>
      <w:r w:rsidRPr="42E16D65">
        <w:rPr>
          <w:lang w:val="en-US"/>
        </w:rPr>
        <w:t>time</w:t>
      </w:r>
      <w:proofErr w:type="gramEnd"/>
      <w:r w:rsidRPr="42E16D65">
        <w:rPr>
          <w:lang w:val="en-US"/>
        </w:rPr>
        <w:t xml:space="preserve"> step</w:t>
      </w:r>
      <w:r w:rsidR="00CB55E3">
        <w:rPr>
          <w:lang w:val="en-US"/>
        </w:rPr>
        <w:t xml:space="preserve"> and t</w:t>
      </w:r>
      <w:r w:rsidRPr="42E16D65">
        <w:rPr>
          <w:lang w:val="en-US"/>
        </w:rPr>
        <w:t xml:space="preserve">he </w:t>
      </w:r>
      <w:r w:rsidR="00C83360">
        <w:rPr>
          <w:lang w:val="en-US"/>
        </w:rPr>
        <w:t>O</w:t>
      </w:r>
      <w:r w:rsidR="00862FB9">
        <w:rPr>
          <w:lang w:val="en-US"/>
        </w:rPr>
        <w:t>C</w:t>
      </w:r>
      <w:r w:rsidR="00C83360">
        <w:rPr>
          <w:lang w:val="en-US"/>
        </w:rPr>
        <w:t xml:space="preserve">P </w:t>
      </w:r>
      <w:r w:rsidRPr="42E16D65">
        <w:rPr>
          <w:lang w:val="en-US"/>
        </w:rPr>
        <w:t xml:space="preserve">is </w:t>
      </w:r>
      <w:r w:rsidR="00CB55E3">
        <w:rPr>
          <w:lang w:val="en-US"/>
        </w:rPr>
        <w:t xml:space="preserve">re-initialized </w:t>
      </w:r>
      <w:r w:rsidRPr="42E16D65">
        <w:rPr>
          <w:lang w:val="en-US"/>
        </w:rPr>
        <w:t xml:space="preserve">with updated </w:t>
      </w:r>
      <w:r w:rsidR="0005624F">
        <w:rPr>
          <w:lang w:val="en-US"/>
        </w:rPr>
        <w:t>estimates</w:t>
      </w:r>
      <w:r w:rsidR="00657614">
        <w:rPr>
          <w:lang w:val="en-US"/>
        </w:rPr>
        <w:t xml:space="preserve"> of the process state </w:t>
      </w:r>
      <m:oMath>
        <m:r>
          <w:rPr>
            <w:rFonts w:ascii="Cambria Math" w:hAnsi="Cambria Math"/>
            <w:lang w:val="en-US"/>
          </w:rPr>
          <m:t>x</m:t>
        </m:r>
      </m:oMath>
      <w:r w:rsidR="0005624F">
        <w:rPr>
          <w:lang w:val="en-US"/>
        </w:rPr>
        <w:t xml:space="preserve"> based on the latest </w:t>
      </w:r>
      <w:r w:rsidRPr="42E16D65">
        <w:rPr>
          <w:lang w:val="en-US"/>
        </w:rPr>
        <w:t>measurements</w:t>
      </w:r>
      <w:r w:rsidR="00657614">
        <w:rPr>
          <w:lang w:val="en-US"/>
        </w:rPr>
        <w:t xml:space="preserve"> </w:t>
      </w:r>
      <m:oMath>
        <m:r>
          <w:rPr>
            <w:rFonts w:ascii="Cambria Math" w:hAnsi="Cambria Math"/>
            <w:szCs w:val="24"/>
            <w:lang w:val="en-US"/>
          </w:rPr>
          <m:t>y</m:t>
        </m:r>
      </m:oMath>
      <w:r w:rsidRPr="42E16D65">
        <w:rPr>
          <w:lang w:val="en-US"/>
        </w:rPr>
        <w:t>. This</w:t>
      </w:r>
      <w:r w:rsidR="00066AC9">
        <w:rPr>
          <w:lang w:val="en-US"/>
        </w:rPr>
        <w:t xml:space="preserve"> </w:t>
      </w:r>
      <w:r w:rsidRPr="42E16D65">
        <w:rPr>
          <w:lang w:val="en-US"/>
        </w:rPr>
        <w:t>is known as the receding horizon approach.</w:t>
      </w:r>
      <w:r w:rsidR="00D53AF0">
        <w:rPr>
          <w:lang w:val="en-US"/>
        </w:rPr>
        <w:t xml:space="preserve"> </w:t>
      </w:r>
      <w:commentRangeEnd w:id="90"/>
      <w:r w:rsidR="00F64B6A">
        <w:rPr>
          <w:rStyle w:val="Kommentarzeichen"/>
        </w:rPr>
        <w:commentReference w:id="90"/>
      </w:r>
    </w:p>
    <w:p w14:paraId="1FE1FDAA" w14:textId="3B49BA96" w:rsidR="00A7700F" w:rsidRDefault="42E16D65" w:rsidP="00A7700F">
      <w:pPr>
        <w:pStyle w:val="berschrift3"/>
        <w:rPr>
          <w:lang w:val="en-US"/>
        </w:rPr>
      </w:pPr>
      <w:r w:rsidRPr="42E16D65">
        <w:rPr>
          <w:lang w:val="en-US"/>
        </w:rPr>
        <w:t>2.3.1 Multi-stage nonlinear model predictive control</w:t>
      </w:r>
    </w:p>
    <w:p w14:paraId="1A93AF52" w14:textId="2902D086" w:rsidR="00A7700F" w:rsidRPr="00723AE3" w:rsidRDefault="32AF646F" w:rsidP="006D2250">
      <w:pPr>
        <w:rPr>
          <w:lang w:val="en-US"/>
        </w:rPr>
      </w:pPr>
      <w:r w:rsidRPr="32AF646F">
        <w:rPr>
          <w:lang w:val="en-US"/>
        </w:rPr>
        <w:t xml:space="preserve">Multi-stage </w:t>
      </w:r>
      <w:r w:rsidR="00EB491E">
        <w:rPr>
          <w:lang w:val="en-US"/>
        </w:rPr>
        <w:t>n</w:t>
      </w:r>
      <w:r w:rsidR="00EB491E" w:rsidRPr="32AF646F">
        <w:rPr>
          <w:lang w:val="en-US"/>
        </w:rPr>
        <w:t xml:space="preserve">onlinear </w:t>
      </w:r>
      <w:r w:rsidR="00EB491E">
        <w:rPr>
          <w:lang w:val="en-US"/>
        </w:rPr>
        <w:t xml:space="preserve">MPC </w:t>
      </w:r>
      <w:r w:rsidRPr="32AF646F">
        <w:rPr>
          <w:lang w:val="en-US"/>
        </w:rPr>
        <w:t>is a</w:t>
      </w:r>
      <w:r w:rsidR="00EB491E">
        <w:rPr>
          <w:lang w:val="en-US"/>
        </w:rPr>
        <w:t xml:space="preserve"> control </w:t>
      </w:r>
      <w:r w:rsidRPr="32AF646F">
        <w:rPr>
          <w:lang w:val="en-US"/>
        </w:rPr>
        <w:t xml:space="preserve">scheme </w:t>
      </w:r>
      <w:r w:rsidR="00A5360A">
        <w:rPr>
          <w:lang w:val="en-US"/>
        </w:rPr>
        <w:t xml:space="preserve">aimed at </w:t>
      </w:r>
      <w:r w:rsidR="00744468">
        <w:rPr>
          <w:lang w:val="en-US"/>
        </w:rPr>
        <w:t xml:space="preserve">robust </w:t>
      </w:r>
      <w:r w:rsidRPr="32AF646F">
        <w:rPr>
          <w:lang w:val="en-US"/>
        </w:rPr>
        <w:t>controller</w:t>
      </w:r>
      <w:r w:rsidR="00744468">
        <w:rPr>
          <w:lang w:val="en-US"/>
        </w:rPr>
        <w:t xml:space="preserve"> </w:t>
      </w:r>
      <w:r w:rsidRPr="32AF646F">
        <w:rPr>
          <w:lang w:val="en-US"/>
        </w:rPr>
        <w:t>performance with respect to parametric model uncertainties</w:t>
      </w:r>
      <w:r w:rsidR="002242FE">
        <w:rPr>
          <w:lang w:val="en-US"/>
        </w:rPr>
        <w:t xml:space="preserve"> </w:t>
      </w:r>
      <w:sdt>
        <w:sdtPr>
          <w:rPr>
            <w:lang w:val="en-US"/>
          </w:rPr>
          <w:alias w:val="To edit, see citavi.com/edit"/>
          <w:tag w:val="CitaviPlaceholder#856ef1f6-2c66-42a7-bbd2-37bcf72c77b7"/>
          <w:id w:val="1667669010"/>
          <w:placeholder>
            <w:docPart w:val="49209C706518B442B4548267B85C8A72"/>
          </w:placeholder>
        </w:sdtPr>
        <w:sdtEndPr/>
        <w:sdtContent>
          <w:r w:rsidR="002242FE">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mRiMTlmLTVjMDMtNDNlYS1iZTE3LTRhNGVjNTY3NmY2OS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QtMTBUMTQ6NDA6MzE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ODU2ZWYxZjYtMmM2Ni00MmE3LWJiZDItMzdiY2Y3MmM3N2I3IiwiVGV4dCI6IihMdWNpYSBldCBhbC4sIDIwMTMpIiwiV0FJVmVyc2lvbiI6IjYuMTUuMi4wIn0=}</w:instrText>
          </w:r>
          <w:r w:rsidR="002242FE">
            <w:rPr>
              <w:lang w:val="en-US"/>
            </w:rPr>
            <w:fldChar w:fldCharType="separate"/>
          </w:r>
          <w:r w:rsidR="00046EEC">
            <w:rPr>
              <w:lang w:val="en-US"/>
            </w:rPr>
            <w:t>(Lucia et al., 2013)</w:t>
          </w:r>
          <w:r w:rsidR="002242FE">
            <w:rPr>
              <w:lang w:val="en-US"/>
            </w:rPr>
            <w:fldChar w:fldCharType="end"/>
          </w:r>
        </w:sdtContent>
      </w:sdt>
      <w:r w:rsidRPr="32AF646F">
        <w:rPr>
          <w:lang w:val="en-US"/>
        </w:rPr>
        <w:t>.</w:t>
      </w:r>
      <w:r w:rsidR="0044151D">
        <w:rPr>
          <w:lang w:val="en-US"/>
        </w:rPr>
        <w:t xml:space="preserve"> </w:t>
      </w:r>
      <w:r w:rsidR="0044151D" w:rsidRPr="32AF646F">
        <w:rPr>
          <w:lang w:val="en-US"/>
        </w:rPr>
        <w:t>At the core of this method is the creation of a scenario tree</w:t>
      </w:r>
      <w:r w:rsidR="0044151D">
        <w:rPr>
          <w:lang w:val="en-US"/>
        </w:rPr>
        <w:t xml:space="preserve"> </w:t>
      </w:r>
      <w:r w:rsidR="00E31ACF">
        <w:rPr>
          <w:lang w:val="en-US"/>
        </w:rPr>
        <w:t>in which</w:t>
      </w:r>
      <w:r w:rsidR="0044151D">
        <w:rPr>
          <w:lang w:val="en-US"/>
        </w:rPr>
        <w:t xml:space="preserve"> </w:t>
      </w:r>
      <w:r w:rsidR="00C5326E">
        <w:rPr>
          <w:lang w:val="en-US"/>
        </w:rPr>
        <w:t>all explicitly defined</w:t>
      </w:r>
      <w:r w:rsidR="0044151D">
        <w:rPr>
          <w:lang w:val="en-US"/>
        </w:rPr>
        <w:t xml:space="preserve"> uncertainty realizations </w:t>
      </w:r>
      <w:r w:rsidR="00C5326E">
        <w:rPr>
          <w:lang w:val="en-US"/>
        </w:rPr>
        <w:t>are combined with each other</w:t>
      </w:r>
      <w:del w:id="91" w:author="Sören Weinrich" w:date="2025-04-25T13:36:00Z">
        <w:r w:rsidR="00DD7863" w:rsidDel="00F64B6A">
          <w:rPr>
            <w:lang w:val="en-US"/>
          </w:rPr>
          <w:delText>, cf.</w:delText>
        </w:r>
      </w:del>
      <w:ins w:id="92" w:author="Sören Weinrich" w:date="2025-04-25T13:36:00Z">
        <w:r w:rsidR="00F64B6A">
          <w:rPr>
            <w:lang w:val="en-US"/>
          </w:rPr>
          <w:t xml:space="preserve"> (Fig. 1d and</w:t>
        </w:r>
      </w:ins>
      <w:r w:rsidR="00DD7863">
        <w:rPr>
          <w:lang w:val="en-US"/>
        </w:rPr>
        <w:t xml:space="preserve"> Fig. 2</w:t>
      </w:r>
      <w:ins w:id="93" w:author="Sören Weinrich" w:date="2025-04-25T13:36:00Z">
        <w:r w:rsidR="00F64B6A">
          <w:rPr>
            <w:lang w:val="en-US"/>
          </w:rPr>
          <w:t>)</w:t>
        </w:r>
      </w:ins>
      <w:r w:rsidR="00DD1431">
        <w:rPr>
          <w:lang w:val="en-US"/>
        </w:rPr>
        <w:t>.</w:t>
      </w:r>
      <w:r w:rsidR="0044151D">
        <w:rPr>
          <w:lang w:val="en-US"/>
        </w:rPr>
        <w:t xml:space="preserve"> </w:t>
      </w:r>
      <w:r w:rsidR="00D92861" w:rsidRPr="32AF646F">
        <w:rPr>
          <w:lang w:val="en-US"/>
        </w:rPr>
        <w:t xml:space="preserve">Creation of </w:t>
      </w:r>
      <w:r w:rsidR="00EB491E">
        <w:rPr>
          <w:lang w:val="en-US"/>
        </w:rPr>
        <w:t>individual</w:t>
      </w:r>
      <w:r w:rsidR="00EB491E" w:rsidRPr="32AF646F">
        <w:rPr>
          <w:lang w:val="en-US"/>
        </w:rPr>
        <w:t xml:space="preserve"> </w:t>
      </w:r>
      <w:r w:rsidR="00D92861" w:rsidRPr="32AF646F">
        <w:rPr>
          <w:lang w:val="en-US"/>
        </w:rPr>
        <w:t xml:space="preserve">branches is repeated at </w:t>
      </w:r>
      <w:r w:rsidR="007E5BB6">
        <w:rPr>
          <w:lang w:val="en-US"/>
        </w:rPr>
        <w:t>each</w:t>
      </w:r>
      <w:r w:rsidR="00D92861" w:rsidRPr="32AF646F">
        <w:rPr>
          <w:lang w:val="en-US"/>
        </w:rPr>
        <w:t xml:space="preserve"> time step until a specified robust horizon</w:t>
      </w:r>
      <w:r w:rsidR="00D92861">
        <w:rPr>
          <w:lang w:val="en-US"/>
        </w:rPr>
        <w:t xml:space="preserve"> </w:t>
      </w:r>
      <m:oMath>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r</m:t>
            </m:r>
          </m:sub>
        </m:sSub>
      </m:oMath>
      <w:r w:rsidR="00D92861" w:rsidRPr="32AF646F">
        <w:rPr>
          <w:lang w:val="en-US"/>
        </w:rPr>
        <w:t xml:space="preserve">, after which the </w:t>
      </w:r>
      <w:r w:rsidR="001516E3">
        <w:rPr>
          <w:lang w:val="en-US"/>
        </w:rPr>
        <w:t xml:space="preserve">branches </w:t>
      </w:r>
      <w:r w:rsidR="00601F96">
        <w:rPr>
          <w:lang w:val="en-US"/>
        </w:rPr>
        <w:t xml:space="preserve">maintain </w:t>
      </w:r>
      <w:r w:rsidR="00256E7D">
        <w:rPr>
          <w:lang w:val="en-US"/>
        </w:rPr>
        <w:t xml:space="preserve">constant </w:t>
      </w:r>
      <w:r w:rsidR="00601F96">
        <w:rPr>
          <w:lang w:val="en-US"/>
        </w:rPr>
        <w:t xml:space="preserve">values </w:t>
      </w:r>
      <w:r w:rsidR="00256E7D">
        <w:rPr>
          <w:lang w:val="en-US"/>
        </w:rPr>
        <w:t>until the end of the prediction horizon</w:t>
      </w:r>
      <w:r w:rsidR="00D92861" w:rsidRPr="32AF646F">
        <w:rPr>
          <w:lang w:val="en-US"/>
        </w:rPr>
        <w:t>.</w:t>
      </w:r>
      <w:r w:rsidR="00D92861">
        <w:rPr>
          <w:lang w:val="en-US"/>
        </w:rPr>
        <w:t xml:space="preserve"> M</w:t>
      </w:r>
      <w:r w:rsidRPr="32AF646F">
        <w:rPr>
          <w:lang w:val="en-US"/>
        </w:rPr>
        <w:t xml:space="preserve">ulti-stage MPC </w:t>
      </w:r>
      <w:r w:rsidR="00D92861">
        <w:rPr>
          <w:lang w:val="en-US"/>
        </w:rPr>
        <w:t xml:space="preserve">then </w:t>
      </w:r>
      <w:r w:rsidRPr="32AF646F">
        <w:rPr>
          <w:lang w:val="en-US"/>
        </w:rPr>
        <w:t xml:space="preserve">minimizes </w:t>
      </w:r>
      <w:r w:rsidR="00D92861">
        <w:rPr>
          <w:lang w:val="en-US"/>
        </w:rPr>
        <w:t xml:space="preserve">the </w:t>
      </w:r>
      <w:r w:rsidRPr="32AF646F">
        <w:rPr>
          <w:lang w:val="en-US"/>
        </w:rPr>
        <w:t>weighted sum of the cost function</w:t>
      </w:r>
      <w:r w:rsidR="006D2250">
        <w:rPr>
          <w:lang w:val="en-US"/>
        </w:rPr>
        <w:t>s</w:t>
      </w:r>
      <w:r w:rsidRPr="32AF646F">
        <w:rPr>
          <w:lang w:val="en-US"/>
        </w:rPr>
        <w:t xml:space="preserve"> across all scenarios in the scenario tree.</w:t>
      </w:r>
      <w:r w:rsidR="00D92861">
        <w:rPr>
          <w:lang w:val="en-US"/>
        </w:rPr>
        <w:t xml:space="preserve"> In this </w:t>
      </w:r>
      <w:r w:rsidR="006D2250">
        <w:rPr>
          <w:lang w:val="en-US"/>
        </w:rPr>
        <w:t>study,</w:t>
      </w:r>
      <w:r w:rsidR="00D92861">
        <w:rPr>
          <w:lang w:val="en-US"/>
        </w:rPr>
        <w:t xml:space="preserve"> each scenario was weighted equally, reflecting equal probabilities </w:t>
      </w:r>
      <w:r w:rsidR="003F5638">
        <w:rPr>
          <w:lang w:val="en-US"/>
        </w:rPr>
        <w:t xml:space="preserve">of </w:t>
      </w:r>
      <w:r w:rsidR="00601F96">
        <w:rPr>
          <w:lang w:val="en-US"/>
        </w:rPr>
        <w:t xml:space="preserve">all </w:t>
      </w:r>
      <w:r w:rsidR="00D92861">
        <w:rPr>
          <w:lang w:val="en-US"/>
        </w:rPr>
        <w:t>scenario</w:t>
      </w:r>
      <w:r w:rsidR="00601F96">
        <w:rPr>
          <w:lang w:val="en-US"/>
        </w:rPr>
        <w:t>s</w:t>
      </w:r>
      <w:r w:rsidR="00D92861">
        <w:rPr>
          <w:lang w:val="en-US"/>
        </w:rPr>
        <w:t>.</w:t>
      </w:r>
    </w:p>
    <w:p w14:paraId="5442F243" w14:textId="27FC61D8" w:rsidR="00510AB0" w:rsidRPr="00510AB0" w:rsidRDefault="32AF646F">
      <w:pPr>
        <w:pStyle w:val="berschrift3"/>
        <w:rPr>
          <w:lang w:val="en-US"/>
        </w:rPr>
      </w:pPr>
      <w:r w:rsidRPr="32AF646F">
        <w:rPr>
          <w:lang w:val="en-US"/>
        </w:rPr>
        <w:t>2.3.2 Simplified scenario tree design for AD model</w:t>
      </w:r>
    </w:p>
    <w:commentRangeStart w:id="94"/>
    <w:p w14:paraId="702D3081" w14:textId="7DCF8EDC" w:rsidR="00E3538A" w:rsidRDefault="003277B2" w:rsidP="00E3538A">
      <w:pPr>
        <w:rPr>
          <w:lang w:val="en-US"/>
        </w:rPr>
      </w:pPr>
      <w:sdt>
        <w:sdtPr>
          <w:rPr>
            <w:lang w:val="en-US"/>
          </w:rPr>
          <w:alias w:val="To edit, see citavi.com/edit"/>
          <w:tag w:val="CitaviPlaceholder#6a9c971d-ac5d-4912-b3b3-dcf3f4cfb309"/>
          <w:id w:val="-339856806"/>
          <w:placeholder>
            <w:docPart w:val="C35F9F1035F4FA4DA052B609F8B565C0"/>
          </w:placeholder>
        </w:sdtPr>
        <w:sdtEndPr/>
        <w:sdtContent>
          <w:r w:rsidR="00ED65FB">
            <w:rPr>
              <w:lang w:val="en-US"/>
            </w:rPr>
            <w:fldChar w:fldCharType="begin"/>
          </w:r>
          <w:r w:rsidR="00ED65FB">
            <w:rPr>
              <w:lang w:val="en-US"/>
            </w:rPr>
            <w:instrText>ADDIN CitaviPlaceholder{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xMDkvRUNDLjIwMTQuNjg2MjMzN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pZWVleHBsb3JlLmllZWUub3JnL2RvY3VtZW50LzY4NjIzMzUvIiwiVXJpU3RyaW5nIjoiaHR0cDovL2llZWV4cGxvcmUuaWVlZS5vcmcvZG9jdW1lbnQvNjg2MjMzNS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}</w:instrText>
          </w:r>
          <w:r w:rsidR="00ED65FB">
            <w:rPr>
              <w:lang w:val="en-US"/>
            </w:rPr>
            <w:fldChar w:fldCharType="separate"/>
          </w:r>
          <w:r w:rsidR="00046EEC">
            <w:rPr>
              <w:lang w:val="en-US"/>
            </w:rPr>
            <w:t xml:space="preserve">Lucia and </w:t>
          </w:r>
          <w:proofErr w:type="spellStart"/>
          <w:r w:rsidR="00046EEC">
            <w:rPr>
              <w:lang w:val="en-US"/>
            </w:rPr>
            <w:t>Engell</w:t>
          </w:r>
          <w:proofErr w:type="spellEnd"/>
          <w:r w:rsidR="00ED65FB">
            <w:rPr>
              <w:lang w:val="en-US"/>
            </w:rPr>
            <w:fldChar w:fldCharType="end"/>
          </w:r>
        </w:sdtContent>
      </w:sdt>
      <w:r w:rsidR="00ED65FB">
        <w:rPr>
          <w:lang w:val="en-US"/>
        </w:rPr>
        <w:t xml:space="preserve"> </w:t>
      </w:r>
      <w:sdt>
        <w:sdtPr>
          <w:rPr>
            <w:lang w:val="en-US"/>
          </w:rPr>
          <w:alias w:val="To edit, see citavi.com/edit"/>
          <w:tag w:val="CitaviPlaceholder#ff9562c9-475f-46a0-8923-665d537bfc93"/>
          <w:id w:val="-539442198"/>
          <w:placeholder>
            <w:docPart w:val="C35F9F1035F4FA4DA052B609F8B565C0"/>
          </w:placeholder>
        </w:sdtPr>
        <w:sdtEndPr/>
        <w:sdtContent>
          <w:r w:rsidR="00ED65FB">
            <w:rPr>
              <w:lang w:val="en-US"/>
            </w:rPr>
            <w:fldChar w:fldCharType="begin"/>
          </w:r>
          <w:r w:rsidR="00ED65FB">
            <w:rPr>
              <w:lang w:val="en-US"/>
            </w:rPr>
            <w:instrText>ADDIN CitaviPlaceholder{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TA5L0VDQy4yMDE0LjY4NjIzMzUiLCJFZGl0b3JzIjpbXSwiRXZhbHVhdGlvbkNvbXBsZXhpdHkiOjAsIkV2YWx1YXRpb25Tb3VyY2VUZXh0Rm9ybWF0IjowLCJHcm91cHMiOlt7IiRpZCI6IjEw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82ODYyMzM1LyIsIlVyaVN0cmluZyI6Imh0dHA6Ly9pZWVleHBsb3JlLmllZWUub3JnL2RvY3VtZW50LzY4NjIzMz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E0KSJ9XX0sIlRhZyI6IkNpdGF2aVBsYWNlaG9sZGVyI2ZmOTU2MmM5LTQ3NWYtNDZhMC04OTIzLTY2NWQ1MzdiZmM5MyIsIlRleHQiOiIoMjAxNCkiLCJXQUlWZXJzaW9uIjoiNi4xNS4yLjAifQ==}</w:instrText>
          </w:r>
          <w:r w:rsidR="00ED65FB">
            <w:rPr>
              <w:lang w:val="en-US"/>
            </w:rPr>
            <w:fldChar w:fldCharType="separate"/>
          </w:r>
          <w:r w:rsidR="00046EEC">
            <w:rPr>
              <w:lang w:val="en-US"/>
            </w:rPr>
            <w:t>(2014)</w:t>
          </w:r>
          <w:r w:rsidR="00ED65FB">
            <w:rPr>
              <w:lang w:val="en-US"/>
            </w:rPr>
            <w:fldChar w:fldCharType="end"/>
          </w:r>
        </w:sdtContent>
      </w:sdt>
      <w:r w:rsidR="00E3538A">
        <w:rPr>
          <w:lang w:val="en-US"/>
        </w:rPr>
        <w:t xml:space="preserve"> </w:t>
      </w:r>
      <w:r w:rsidR="00136E3B">
        <w:rPr>
          <w:lang w:val="en-US"/>
        </w:rPr>
        <w:t>stated</w:t>
      </w:r>
      <w:r w:rsidR="00E3538A" w:rsidRPr="32AF646F">
        <w:rPr>
          <w:lang w:val="en-US"/>
        </w:rPr>
        <w:t xml:space="preserve"> that constraint satisfaction can only be guaranteed if parametric uncertainties </w:t>
      </w:r>
      <w:r w:rsidR="007A1A70">
        <w:rPr>
          <w:lang w:val="en-US"/>
        </w:rPr>
        <w:t>assume</w:t>
      </w:r>
      <w:r w:rsidR="00E3538A" w:rsidRPr="32AF646F">
        <w:rPr>
          <w:lang w:val="en-US"/>
        </w:rPr>
        <w:t xml:space="preserve"> the discrete values considered in the scenario tree. </w:t>
      </w:r>
      <w:r w:rsidR="00E3538A">
        <w:rPr>
          <w:lang w:val="en-US"/>
        </w:rPr>
        <w:t xml:space="preserve">Yet </w:t>
      </w:r>
      <w:r w:rsidR="00A64481">
        <w:rPr>
          <w:lang w:val="en-US"/>
        </w:rPr>
        <w:t xml:space="preserve">they report that </w:t>
      </w:r>
      <w:r w:rsidR="00E3538A" w:rsidRPr="32AF646F">
        <w:rPr>
          <w:lang w:val="en-US"/>
        </w:rPr>
        <w:t xml:space="preserve">even </w:t>
      </w:r>
      <w:r w:rsidR="00E3538A">
        <w:rPr>
          <w:lang w:val="en-US"/>
        </w:rPr>
        <w:t xml:space="preserve">for </w:t>
      </w:r>
      <w:r w:rsidR="00E3538A" w:rsidRPr="32AF646F">
        <w:rPr>
          <w:lang w:val="en-US"/>
        </w:rPr>
        <w:t xml:space="preserve">nonlinear systems </w:t>
      </w:r>
      <w:r w:rsidR="00CB5DDF" w:rsidRPr="32AF646F">
        <w:rPr>
          <w:lang w:val="en-US"/>
        </w:rPr>
        <w:t xml:space="preserve">scenario tree </w:t>
      </w:r>
      <w:r w:rsidR="007239AF">
        <w:rPr>
          <w:lang w:val="en-US"/>
        </w:rPr>
        <w:t xml:space="preserve">design </w:t>
      </w:r>
      <w:r w:rsidR="00E3538A" w:rsidRPr="32AF646F">
        <w:rPr>
          <w:lang w:val="en-US"/>
        </w:rPr>
        <w:t xml:space="preserve">with upper and lower limits of uncertain parameters </w:t>
      </w:r>
      <w:r w:rsidR="009E5EBA">
        <w:rPr>
          <w:lang w:val="en-US"/>
        </w:rPr>
        <w:t>often</w:t>
      </w:r>
      <w:r w:rsidR="009E5EBA" w:rsidRPr="32AF646F">
        <w:rPr>
          <w:lang w:val="en-US"/>
        </w:rPr>
        <w:t xml:space="preserve"> </w:t>
      </w:r>
      <w:r w:rsidR="00E3538A" w:rsidRPr="32AF646F">
        <w:rPr>
          <w:lang w:val="en-US"/>
        </w:rPr>
        <w:t xml:space="preserve">leads to constraint satisfaction </w:t>
      </w:r>
      <w:r w:rsidR="00E3538A">
        <w:rPr>
          <w:lang w:val="en-US"/>
        </w:rPr>
        <w:t xml:space="preserve">for </w:t>
      </w:r>
      <w:r w:rsidR="009E5EBA">
        <w:rPr>
          <w:lang w:val="en-US"/>
        </w:rPr>
        <w:t xml:space="preserve">possible </w:t>
      </w:r>
      <w:r w:rsidR="00E3538A">
        <w:rPr>
          <w:lang w:val="en-US"/>
        </w:rPr>
        <w:t>uncertain</w:t>
      </w:r>
      <w:r w:rsidR="00C9134A">
        <w:rPr>
          <w:lang w:val="en-US"/>
        </w:rPr>
        <w:t>ty</w:t>
      </w:r>
      <w:r w:rsidR="00E3538A">
        <w:rPr>
          <w:lang w:val="en-US"/>
        </w:rPr>
        <w:t xml:space="preserve"> realizations</w:t>
      </w:r>
      <w:r w:rsidR="002242FE">
        <w:rPr>
          <w:lang w:val="en-US"/>
        </w:rPr>
        <w:t xml:space="preserve"> </w:t>
      </w:r>
      <w:r w:rsidR="00BD5906">
        <w:rPr>
          <w:lang w:val="en-US"/>
        </w:rPr>
        <w:t xml:space="preserve">within </w:t>
      </w:r>
      <w:r w:rsidR="0069781D">
        <w:rPr>
          <w:lang w:val="en-US"/>
        </w:rPr>
        <w:t>the limits</w:t>
      </w:r>
      <w:r w:rsidR="00A64481">
        <w:rPr>
          <w:lang w:val="en-US"/>
        </w:rPr>
        <w:t>.</w:t>
      </w:r>
    </w:p>
    <w:p w14:paraId="6A4E3146" w14:textId="574C1EF7" w:rsidR="007C27FF" w:rsidRDefault="00EE330B" w:rsidP="00862CF7">
      <w:pPr>
        <w:rPr>
          <w:lang w:val="en-US"/>
        </w:rPr>
      </w:pPr>
      <w:r>
        <w:rPr>
          <w:lang w:val="en-US"/>
        </w:rPr>
        <w:t>In this study, only macronutrient inlet concentrations were considered uncertain</w:t>
      </w:r>
      <w:r w:rsidR="00B3346A">
        <w:rPr>
          <w:lang w:val="en-US"/>
        </w:rPr>
        <w:t xml:space="preserve">. </w:t>
      </w:r>
      <w:r w:rsidR="00ED6826">
        <w:rPr>
          <w:lang w:val="en-US"/>
        </w:rPr>
        <w:t>While</w:t>
      </w:r>
      <w:r w:rsidR="00862CF7">
        <w:rPr>
          <w:lang w:val="en-US"/>
        </w:rPr>
        <w:t xml:space="preserve"> these uncertainties are on a continuous scale</w:t>
      </w:r>
      <w:r w:rsidR="007239AF">
        <w:rPr>
          <w:lang w:val="en-US"/>
        </w:rPr>
        <w:t xml:space="preserve"> in real life</w:t>
      </w:r>
      <w:del w:id="95" w:author="Sören Weinrich" w:date="2025-04-25T13:38:00Z">
        <w:r w:rsidR="007239AF" w:rsidDel="00F64B6A">
          <w:rPr>
            <w:lang w:val="en-US"/>
          </w:rPr>
          <w:delText xml:space="preserve">, </w:delText>
        </w:r>
        <w:bookmarkStart w:id="96" w:name="_Hlk195179395"/>
        <w:r w:rsidR="007239AF" w:rsidDel="00F64B6A">
          <w:rPr>
            <w:lang w:val="en-US"/>
          </w:rPr>
          <w:delText>cf. Fig 1d</w:delText>
        </w:r>
      </w:del>
      <w:r w:rsidR="00FC6EFB">
        <w:rPr>
          <w:lang w:val="en-US"/>
        </w:rPr>
        <w:t xml:space="preserve"> (dotted line </w:t>
      </w:r>
      <w:ins w:id="97" w:author="Sören Weinrich" w:date="2025-04-25T13:38:00Z">
        <w:r w:rsidR="00F64B6A">
          <w:rPr>
            <w:lang w:val="en-US"/>
          </w:rPr>
          <w:t>within the</w:t>
        </w:r>
      </w:ins>
      <w:del w:id="98" w:author="Sören Weinrich" w:date="2025-04-25T13:38:00Z">
        <w:r w:rsidR="00FC6EFB" w:rsidDel="00F64B6A">
          <w:rPr>
            <w:lang w:val="en-US"/>
          </w:rPr>
          <w:delText>in</w:delText>
        </w:r>
      </w:del>
      <w:r w:rsidR="00FC6EFB">
        <w:rPr>
          <w:lang w:val="en-US"/>
        </w:rPr>
        <w:t xml:space="preserve"> Plant block</w:t>
      </w:r>
      <w:ins w:id="99" w:author="Sören Weinrich" w:date="2025-04-25T13:38:00Z">
        <w:r w:rsidR="00F64B6A">
          <w:rPr>
            <w:lang w:val="en-US"/>
          </w:rPr>
          <w:t xml:space="preserve"> in Fig 1d</w:t>
        </w:r>
      </w:ins>
      <w:r w:rsidR="00FC6EFB">
        <w:rPr>
          <w:lang w:val="en-US"/>
        </w:rPr>
        <w:t>)</w:t>
      </w:r>
      <w:bookmarkEnd w:id="96"/>
      <w:r w:rsidR="007239AF">
        <w:rPr>
          <w:lang w:val="en-US"/>
        </w:rPr>
        <w:t xml:space="preserve">, </w:t>
      </w:r>
      <w:r w:rsidR="00862CF7" w:rsidRPr="32AF646F">
        <w:rPr>
          <w:lang w:val="en-US"/>
        </w:rPr>
        <w:t>it often suffic</w:t>
      </w:r>
      <w:r w:rsidR="007239AF">
        <w:rPr>
          <w:lang w:val="en-US"/>
        </w:rPr>
        <w:t xml:space="preserve">es </w:t>
      </w:r>
      <w:r w:rsidR="00862CF7" w:rsidRPr="32AF646F">
        <w:rPr>
          <w:lang w:val="en-US"/>
        </w:rPr>
        <w:t xml:space="preserve">to consider </w:t>
      </w:r>
      <w:r w:rsidR="00862CF7">
        <w:rPr>
          <w:lang w:val="en-US"/>
        </w:rPr>
        <w:t xml:space="preserve">a limited number of </w:t>
      </w:r>
      <w:r w:rsidR="00ED6826">
        <w:rPr>
          <w:lang w:val="en-US"/>
        </w:rPr>
        <w:t xml:space="preserve">uncertainty </w:t>
      </w:r>
      <w:r w:rsidR="00862CF7" w:rsidRPr="32AF646F">
        <w:rPr>
          <w:lang w:val="en-US"/>
        </w:rPr>
        <w:t>realizations</w:t>
      </w:r>
      <w:r w:rsidR="00601F96">
        <w:rPr>
          <w:lang w:val="en-US"/>
        </w:rPr>
        <w:t xml:space="preserve"> </w:t>
      </w:r>
      <w:sdt>
        <w:sdtPr>
          <w:rPr>
            <w:lang w:val="en-US"/>
          </w:rPr>
          <w:alias w:val="To edit, see citavi.com/edit"/>
          <w:tag w:val="CitaviPlaceholder#bff01fbc-3966-45e7-98de-42e368677952"/>
          <w:id w:val="-292140185"/>
          <w:placeholder>
            <w:docPart w:val="DefaultPlaceholder_-1854013440"/>
          </w:placeholder>
        </w:sdtPr>
        <w:sdtEndPr/>
        <w:sdtContent>
          <w:r w:rsidR="00601F96">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jdjODc1LWNmOGItNDhkNi1iNjRiLTkzZjEzNDU0ZjA5NC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QtMTBUMTQ6NDA6MzE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YmZmMDFmYmMtMzk2Ni00NWU3LTk4ZGUtNDJlMzY4Njc3OTUyIiwiVGV4dCI6IihMdWNpYSBldCBhbC4sIDIwMTMpIiwiV0FJVmVyc2lvbiI6IjYuMTUuMi4wIn0=}</w:instrText>
          </w:r>
          <w:r w:rsidR="00601F96">
            <w:rPr>
              <w:lang w:val="en-US"/>
            </w:rPr>
            <w:fldChar w:fldCharType="separate"/>
          </w:r>
          <w:r w:rsidR="00046EEC">
            <w:rPr>
              <w:lang w:val="en-US"/>
            </w:rPr>
            <w:t>(Lucia et al., 2013)</w:t>
          </w:r>
          <w:r w:rsidR="00601F96">
            <w:rPr>
              <w:lang w:val="en-US"/>
            </w:rPr>
            <w:fldChar w:fldCharType="end"/>
          </w:r>
        </w:sdtContent>
      </w:sdt>
      <w:r w:rsidR="00862CF7" w:rsidRPr="32AF646F">
        <w:rPr>
          <w:lang w:val="en-US"/>
        </w:rPr>
        <w:t>.</w:t>
      </w:r>
      <w:commentRangeEnd w:id="94"/>
      <w:r w:rsidR="00F91497">
        <w:rPr>
          <w:rStyle w:val="Kommentarzeichen"/>
        </w:rPr>
        <w:commentReference w:id="94"/>
      </w:r>
      <w:r w:rsidR="00862CF7" w:rsidRPr="32AF646F">
        <w:rPr>
          <w:lang w:val="en-US"/>
        </w:rPr>
        <w:t xml:space="preserve"> </w:t>
      </w:r>
      <w:r w:rsidR="00FC6EFB">
        <w:rPr>
          <w:lang w:val="en-US"/>
        </w:rPr>
        <w:t>These</w:t>
      </w:r>
      <w:r w:rsidR="00ED6826">
        <w:rPr>
          <w:lang w:val="en-US"/>
        </w:rPr>
        <w:t xml:space="preserve"> </w:t>
      </w:r>
      <w:r w:rsidR="00966408">
        <w:rPr>
          <w:lang w:val="en-US"/>
        </w:rPr>
        <w:t xml:space="preserve">realizations were </w:t>
      </w:r>
      <w:r w:rsidR="00371D3A">
        <w:rPr>
          <w:lang w:val="en-US"/>
        </w:rPr>
        <w:t>modeled as</w:t>
      </w:r>
      <w:r w:rsidR="00966408">
        <w:rPr>
          <w:lang w:val="en-US"/>
        </w:rPr>
        <w:t xml:space="preserve"> </w:t>
      </w:r>
      <w:r w:rsidR="00F44759" w:rsidRPr="32AF646F">
        <w:rPr>
          <w:lang w:val="en-US"/>
        </w:rPr>
        <w:t>positive or negative deviations from their nominal values</w:t>
      </w:r>
      <w:r w:rsidR="00B166D2">
        <w:rPr>
          <w:lang w:val="en-US"/>
        </w:rPr>
        <w:t xml:space="preserve">, while </w:t>
      </w:r>
      <w:r w:rsidR="00E136CC">
        <w:rPr>
          <w:lang w:val="en-US"/>
        </w:rPr>
        <w:t xml:space="preserve">the </w:t>
      </w:r>
      <w:r w:rsidR="00BB59D4">
        <w:rPr>
          <w:lang w:val="en-US"/>
        </w:rPr>
        <w:t xml:space="preserve">deviations were chosen as </w:t>
      </w:r>
      <w:r w:rsidR="00966408">
        <w:rPr>
          <w:lang w:val="en-US"/>
        </w:rPr>
        <w:t xml:space="preserve">a certain number of </w:t>
      </w:r>
      <w:r w:rsidR="00667BDC">
        <w:rPr>
          <w:lang w:val="en-US"/>
        </w:rPr>
        <w:t>SDs</w:t>
      </w:r>
      <w:r w:rsidR="00B662F5">
        <w:rPr>
          <w:lang w:val="en-US"/>
        </w:rPr>
        <w:t xml:space="preserve"> based on the </w:t>
      </w:r>
      <w:r w:rsidR="00597B51">
        <w:rPr>
          <w:lang w:val="en-US"/>
        </w:rPr>
        <w:t xml:space="preserve">underlying </w:t>
      </w:r>
      <w:r w:rsidR="00B662F5">
        <w:rPr>
          <w:lang w:val="en-US"/>
        </w:rPr>
        <w:t>uncertainty propagation</w:t>
      </w:r>
      <w:r w:rsidR="00601F96">
        <w:rPr>
          <w:lang w:val="en-US"/>
        </w:rPr>
        <w:t xml:space="preserve">, </w:t>
      </w:r>
      <w:del w:id="100" w:author="Sören Weinrich" w:date="2025-04-25T13:39:00Z">
        <w:r w:rsidR="00601F96" w:rsidDel="00F64B6A">
          <w:rPr>
            <w:lang w:val="en-US"/>
          </w:rPr>
          <w:delText xml:space="preserve">cf. </w:delText>
        </w:r>
      </w:del>
      <w:ins w:id="101" w:author="Sören Weinrich" w:date="2025-04-25T13:39:00Z">
        <w:r w:rsidR="00F64B6A">
          <w:rPr>
            <w:lang w:val="en-US"/>
          </w:rPr>
          <w:t xml:space="preserve">as shown in </w:t>
        </w:r>
      </w:ins>
      <w:r w:rsidR="00601F96">
        <w:rPr>
          <w:lang w:val="en-US"/>
        </w:rPr>
        <w:t>Fig. 2 (right)</w:t>
      </w:r>
      <w:r w:rsidR="00966408">
        <w:rPr>
          <w:lang w:val="en-US"/>
        </w:rPr>
        <w:t>.</w:t>
      </w:r>
      <w:r w:rsidR="32AF646F" w:rsidRPr="32AF646F">
        <w:rPr>
          <w:lang w:val="en-US"/>
        </w:rPr>
        <w:t xml:space="preserve"> </w:t>
      </w:r>
    </w:p>
    <w:p w14:paraId="7271FC62" w14:textId="15FC0F13" w:rsidR="00510AB0" w:rsidRDefault="00C53726" w:rsidP="001955BD">
      <w:pPr>
        <w:rPr>
          <w:lang w:val="en-US"/>
        </w:rPr>
      </w:pPr>
      <w:r>
        <w:rPr>
          <w:lang w:val="en-US"/>
        </w:rPr>
        <w:t>Four</w:t>
      </w:r>
      <w:r w:rsidR="32AF646F" w:rsidRPr="32AF646F">
        <w:rPr>
          <w:lang w:val="en-US"/>
        </w:rPr>
        <w:t xml:space="preserve"> substrates </w:t>
      </w:r>
      <w:r>
        <w:rPr>
          <w:lang w:val="en-US"/>
        </w:rPr>
        <w:t xml:space="preserve">were </w:t>
      </w:r>
      <w:r w:rsidR="32AF646F" w:rsidRPr="32AF646F">
        <w:rPr>
          <w:lang w:val="en-US"/>
        </w:rPr>
        <w:t>considered for this study. Since each of them contained three macronutrients</w:t>
      </w:r>
      <w:r w:rsidR="00233FFC">
        <w:rPr>
          <w:lang w:val="en-US"/>
        </w:rPr>
        <w:t xml:space="preserve"> (</w:t>
      </w:r>
      <w:r>
        <w:rPr>
          <w:lang w:val="en-US"/>
        </w:rPr>
        <w:t>CH</w:t>
      </w:r>
      <w:r w:rsidR="00233FFC">
        <w:rPr>
          <w:lang w:val="en-US"/>
        </w:rPr>
        <w:t xml:space="preserve">, </w:t>
      </w:r>
      <w:r>
        <w:rPr>
          <w:lang w:val="en-US"/>
        </w:rPr>
        <w:t>PR</w:t>
      </w:r>
      <w:r w:rsidR="00233FFC">
        <w:rPr>
          <w:lang w:val="en-US"/>
        </w:rPr>
        <w:t xml:space="preserve">, </w:t>
      </w:r>
      <w:r>
        <w:rPr>
          <w:lang w:val="en-US"/>
        </w:rPr>
        <w:t>LI</w:t>
      </w:r>
      <w:r w:rsidR="00233FFC">
        <w:rPr>
          <w:lang w:val="en-US"/>
        </w:rPr>
        <w:t>)</w:t>
      </w:r>
      <w:r w:rsidR="32AF646F" w:rsidRPr="32AF646F">
        <w:rPr>
          <w:lang w:val="en-US"/>
        </w:rPr>
        <w:t xml:space="preserve">, this would result in 12 discrete uncertain values. Even for robust horizons of 1 this would lead to </w:t>
      </w:r>
      <m:oMath>
        <m:sSup>
          <m:sSupPr>
            <m:ctrlPr>
              <w:rPr>
                <w:rFonts w:ascii="Cambria Math" w:hAnsi="Cambria Math"/>
              </w:rPr>
            </m:ctrlPr>
          </m:sSupPr>
          <m:e>
            <m:r>
              <w:rPr>
                <w:rFonts w:ascii="Cambria Math" w:hAnsi="Cambria Math"/>
                <w:lang w:val="en-US"/>
              </w:rPr>
              <m:t>2</m:t>
            </m:r>
          </m:e>
          <m:sup>
            <m:r>
              <w:rPr>
                <w:rFonts w:ascii="Cambria Math" w:hAnsi="Cambria Math"/>
                <w:lang w:val="en-US"/>
              </w:rPr>
              <m:t>12</m:t>
            </m:r>
          </m:sup>
        </m:sSup>
        <m:r>
          <w:rPr>
            <w:rFonts w:ascii="Cambria Math" w:hAnsi="Cambria Math"/>
            <w:lang w:val="en-US"/>
          </w:rPr>
          <m:t>=4096</m:t>
        </m:r>
      </m:oMath>
      <w:r w:rsidR="32AF646F" w:rsidRPr="32AF646F">
        <w:rPr>
          <w:lang w:val="en-US"/>
        </w:rPr>
        <w:t xml:space="preserve"> different multi-stage scenarios</w:t>
      </w:r>
      <w:r w:rsidR="003E6529">
        <w:rPr>
          <w:lang w:val="en-US"/>
        </w:rPr>
        <w:t>, which</w:t>
      </w:r>
      <w:r w:rsidR="32AF646F" w:rsidRPr="32AF646F">
        <w:rPr>
          <w:lang w:val="en-US"/>
        </w:rPr>
        <w:t xml:space="preserve"> was deemed computationally infeasible. Instead, in a first step the </w:t>
      </w:r>
      <w:r w:rsidR="32AF646F" w:rsidRPr="003C1DD5">
        <w:rPr>
          <w:lang w:val="en-US"/>
        </w:rPr>
        <w:t xml:space="preserve">uncertain </w:t>
      </w:r>
      <w:r w:rsidR="32AF646F" w:rsidRPr="32AF646F">
        <w:rPr>
          <w:lang w:val="en-US"/>
        </w:rPr>
        <w:t xml:space="preserve">values for all macronutrients were grouped and varied simultaneously for all substrates. This led to a total of </w:t>
      </w:r>
      <m:oMath>
        <m:sSup>
          <m:sSupPr>
            <m:ctrlPr>
              <w:rPr>
                <w:rFonts w:ascii="Cambria Math" w:hAnsi="Cambria Math"/>
              </w:rPr>
            </m:ctrlPr>
          </m:sSupPr>
          <m:e>
            <m:r>
              <w:rPr>
                <w:rFonts w:ascii="Cambria Math" w:hAnsi="Cambria Math"/>
                <w:lang w:val="en-US"/>
              </w:rPr>
              <m:t>2</m:t>
            </m:r>
          </m:e>
          <m:sup>
            <m:r>
              <w:rPr>
                <w:rFonts w:ascii="Cambria Math" w:hAnsi="Cambria Math"/>
                <w:lang w:val="en-US"/>
              </w:rPr>
              <m:t>3</m:t>
            </m:r>
          </m:sup>
        </m:sSup>
        <m:r>
          <w:rPr>
            <w:rFonts w:ascii="Cambria Math" w:hAnsi="Cambria Math"/>
            <w:lang w:val="en-US"/>
          </w:rPr>
          <m:t>=8</m:t>
        </m:r>
      </m:oMath>
      <w:r w:rsidR="32AF646F" w:rsidRPr="32AF646F">
        <w:rPr>
          <w:lang w:val="en-US"/>
        </w:rPr>
        <w:t xml:space="preserve"> different multi-</w:t>
      </w:r>
      <w:r w:rsidR="32AF646F" w:rsidRPr="32AF646F">
        <w:rPr>
          <w:lang w:val="en-US"/>
        </w:rPr>
        <w:lastRenderedPageBreak/>
        <w:t>stage scenarios</w:t>
      </w:r>
      <w:r w:rsidR="008659CC">
        <w:rPr>
          <w:lang w:val="en-US"/>
        </w:rPr>
        <w:t xml:space="preserve"> and i</w:t>
      </w:r>
      <w:r w:rsidR="32AF646F" w:rsidRPr="32AF646F">
        <w:rPr>
          <w:lang w:val="en-US"/>
        </w:rPr>
        <w:t>s illustrated in Fig</w:t>
      </w:r>
      <w:r w:rsidR="00781824">
        <w:rPr>
          <w:lang w:val="en-US"/>
        </w:rPr>
        <w:t>.</w:t>
      </w:r>
      <w:r w:rsidR="32AF646F" w:rsidRPr="32AF646F">
        <w:rPr>
          <w:lang w:val="en-US"/>
        </w:rPr>
        <w:t xml:space="preserve"> 2 (</w:t>
      </w:r>
      <w:r w:rsidR="00781824">
        <w:rPr>
          <w:lang w:val="en-US"/>
        </w:rPr>
        <w:t>left</w:t>
      </w:r>
      <w:r w:rsidR="32AF646F" w:rsidRPr="32AF646F">
        <w:rPr>
          <w:lang w:val="en-US"/>
        </w:rPr>
        <w:t>)</w:t>
      </w:r>
      <w:r w:rsidR="32AF646F" w:rsidRPr="32AF646F">
        <w:rPr>
          <w:rFonts w:eastAsia="Garamond" w:cs="Garamond"/>
          <w:lang w:val="en-US"/>
        </w:rPr>
        <w:t>.</w:t>
      </w:r>
      <w:r w:rsidR="32AF646F" w:rsidRPr="32AF646F">
        <w:rPr>
          <w:lang w:val="en-US"/>
        </w:rPr>
        <w:t xml:space="preserve"> Sensitivity analysis (</w:t>
      </w:r>
      <w:r w:rsidR="00DD1431">
        <w:rPr>
          <w:lang w:val="en-US"/>
        </w:rPr>
        <w:t>cf. Sec. 3.2</w:t>
      </w:r>
      <w:r w:rsidR="32AF646F" w:rsidRPr="32AF646F">
        <w:rPr>
          <w:lang w:val="en-US"/>
        </w:rPr>
        <w:t>) though revealed that</w:t>
      </w:r>
      <w:r w:rsidR="00C820FD">
        <w:rPr>
          <w:lang w:val="en-US"/>
        </w:rPr>
        <w:t xml:space="preserve"> t</w:t>
      </w:r>
      <w:r w:rsidR="32AF646F" w:rsidRPr="32AF646F">
        <w:rPr>
          <w:lang w:val="en-US"/>
        </w:rPr>
        <w:t xml:space="preserve">he most significant influence on model predictions was caused by </w:t>
      </w:r>
      <w:r w:rsidR="00F32F32">
        <w:rPr>
          <w:lang w:val="en-US"/>
        </w:rPr>
        <w:t>uncertain</w:t>
      </w:r>
      <w:r w:rsidR="32AF646F" w:rsidRPr="32AF646F">
        <w:rPr>
          <w:lang w:val="en-US"/>
        </w:rPr>
        <w:t xml:space="preserve"> influent </w:t>
      </w:r>
      <w:r w:rsidR="00F32F32">
        <w:rPr>
          <w:lang w:val="en-US"/>
        </w:rPr>
        <w:t>CH</w:t>
      </w:r>
      <w:r w:rsidR="32AF646F" w:rsidRPr="32AF646F">
        <w:rPr>
          <w:lang w:val="en-US"/>
        </w:rPr>
        <w:t xml:space="preserve">. Therefore, the scenario tree was reduced </w:t>
      </w:r>
      <w:r w:rsidR="001955BD">
        <w:rPr>
          <w:lang w:val="en-US"/>
        </w:rPr>
        <w:t xml:space="preserve">to two scenarios </w:t>
      </w:r>
      <w:r w:rsidR="32AF646F" w:rsidRPr="32AF646F">
        <w:rPr>
          <w:lang w:val="en-US"/>
        </w:rPr>
        <w:t xml:space="preserve">as illustrated in </w:t>
      </w:r>
      <w:r w:rsidR="32AF646F" w:rsidRPr="32AF646F">
        <w:rPr>
          <w:rFonts w:eastAsia="Garamond" w:cs="Garamond"/>
          <w:lang w:val="en-US"/>
        </w:rPr>
        <w:t>Fi</w:t>
      </w:r>
      <w:r w:rsidR="00515C5F">
        <w:rPr>
          <w:rFonts w:eastAsia="Garamond" w:cs="Garamond"/>
          <w:lang w:val="en-US"/>
        </w:rPr>
        <w:t>g.</w:t>
      </w:r>
      <w:r w:rsidR="32AF646F" w:rsidRPr="32AF646F">
        <w:rPr>
          <w:rFonts w:eastAsia="Garamond" w:cs="Garamond"/>
          <w:lang w:val="en-US"/>
        </w:rPr>
        <w:t xml:space="preserve"> 2 (right). </w:t>
      </w:r>
    </w:p>
    <w:p w14:paraId="3D53D5EE" w14:textId="36E081E1" w:rsidR="00510AB0" w:rsidRDefault="32AF646F" w:rsidP="32AF646F">
      <w:pPr>
        <w:rPr>
          <w:lang w:val="en-US"/>
        </w:rPr>
      </w:pPr>
      <w:r w:rsidRPr="32AF646F">
        <w:rPr>
          <w:lang w:val="en-US"/>
        </w:rPr>
        <w:t>Robust horizons larger than one were not applied due to the scenario tree</w:t>
      </w:r>
      <w:r w:rsidR="001763DC">
        <w:rPr>
          <w:lang w:val="en-US"/>
        </w:rPr>
        <w:t xml:space="preserve">’s </w:t>
      </w:r>
      <w:r w:rsidR="001763DC" w:rsidRPr="32AF646F">
        <w:rPr>
          <w:lang w:val="en-US"/>
        </w:rPr>
        <w:t>exponential growth</w:t>
      </w:r>
      <w:r w:rsidRPr="32AF646F">
        <w:rPr>
          <w:lang w:val="en-US"/>
        </w:rPr>
        <w:t xml:space="preserve"> and </w:t>
      </w:r>
      <w:r w:rsidR="007F3236">
        <w:rPr>
          <w:lang w:val="en-US"/>
        </w:rPr>
        <w:t xml:space="preserve">associated </w:t>
      </w:r>
      <w:r w:rsidRPr="32AF646F">
        <w:rPr>
          <w:lang w:val="en-US"/>
        </w:rPr>
        <w:t>computational costs</w:t>
      </w:r>
      <w:r w:rsidR="007F3236">
        <w:rPr>
          <w:lang w:val="en-US"/>
        </w:rPr>
        <w:t xml:space="preserve"> </w:t>
      </w:r>
      <w:sdt>
        <w:sdtPr>
          <w:rPr>
            <w:lang w:val="en-US"/>
          </w:rPr>
          <w:alias w:val="To edit, see citavi.com/edit"/>
          <w:tag w:val="CitaviPlaceholder#2a4143ec-a532-4444-9505-4234bb34390d"/>
          <w:id w:val="-1614287896"/>
          <w:placeholder>
            <w:docPart w:val="035D6EDDA704B542B97DFCC82DCE7679"/>
          </w:placeholder>
        </w:sdtPr>
        <w:sdtEndPr/>
        <w:sdtContent>
          <w:r w:rsidR="007F3236">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YyNjRhLWI3ZTktNDRhNy05MDYzLWJlYzE1YzFkZDQwMy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QtMTBUMTQ6NDA6MzE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MmE0MTQzZWMtYTUzMi00NDQ0LTk1MDUtNDIzNGJiMzQzOTBkIiwiVGV4dCI6IihMdWNpYSBldCBhbC4sIDIwMTMpIiwiV0FJVmVyc2lvbiI6IjYuMTUuMi4wIn0=}</w:instrText>
          </w:r>
          <w:r w:rsidR="007F3236">
            <w:rPr>
              <w:lang w:val="en-US"/>
            </w:rPr>
            <w:fldChar w:fldCharType="separate"/>
          </w:r>
          <w:r w:rsidR="00046EEC">
            <w:rPr>
              <w:lang w:val="en-US"/>
            </w:rPr>
            <w:t>(Lucia et al., 2013)</w:t>
          </w:r>
          <w:r w:rsidR="007F3236">
            <w:rPr>
              <w:lang w:val="en-US"/>
            </w:rPr>
            <w:fldChar w:fldCharType="end"/>
          </w:r>
        </w:sdtContent>
      </w:sdt>
      <w:r w:rsidRPr="32AF646F">
        <w:rPr>
          <w:lang w:val="en-US"/>
        </w:rPr>
        <w:t xml:space="preserve">, and by assuming </w:t>
      </w:r>
      <w:r w:rsidR="007F3236">
        <w:rPr>
          <w:lang w:val="en-US"/>
        </w:rPr>
        <w:t xml:space="preserve">uncertainty </w:t>
      </w:r>
      <w:r w:rsidRPr="32AF646F">
        <w:rPr>
          <w:lang w:val="en-US"/>
        </w:rPr>
        <w:t xml:space="preserve">realizations </w:t>
      </w:r>
      <w:r w:rsidR="007F3236">
        <w:rPr>
          <w:lang w:val="en-US"/>
        </w:rPr>
        <w:t xml:space="preserve">as </w:t>
      </w:r>
      <w:r w:rsidRPr="32AF646F">
        <w:rPr>
          <w:lang w:val="en-US"/>
        </w:rPr>
        <w:t xml:space="preserve">unknown but approximately </w:t>
      </w:r>
      <w:r w:rsidR="00F113D1">
        <w:rPr>
          <w:lang w:val="en-US"/>
        </w:rPr>
        <w:t>time-invariant across the prediction horizon</w:t>
      </w:r>
      <w:del w:id="102" w:author="Sören Weinrich" w:date="2025-04-25T13:43:00Z">
        <w:r w:rsidR="007239AF" w:rsidDel="00356497">
          <w:rPr>
            <w:lang w:val="en-US"/>
          </w:rPr>
          <w:delText>, cf.</w:delText>
        </w:r>
      </w:del>
      <w:ins w:id="103" w:author="Sören Weinrich" w:date="2025-04-25T13:43:00Z">
        <w:r w:rsidR="00356497">
          <w:rPr>
            <w:lang w:val="en-US"/>
          </w:rPr>
          <w:t xml:space="preserve"> (</w:t>
        </w:r>
      </w:ins>
      <w:del w:id="104" w:author="Sören Weinrich" w:date="2025-04-25T13:43:00Z">
        <w:r w:rsidR="007239AF" w:rsidDel="00356497">
          <w:rPr>
            <w:lang w:val="en-US"/>
          </w:rPr>
          <w:delText xml:space="preserve"> </w:delText>
        </w:r>
      </w:del>
      <w:r w:rsidR="007239AF">
        <w:rPr>
          <w:lang w:val="en-US"/>
        </w:rPr>
        <w:t>Fig. 2</w:t>
      </w:r>
      <w:ins w:id="105" w:author="Sören Weinrich" w:date="2025-04-25T13:43:00Z">
        <w:r w:rsidR="00356497">
          <w:rPr>
            <w:lang w:val="en-US"/>
          </w:rPr>
          <w:t>).</w:t>
        </w:r>
      </w:ins>
      <w:del w:id="106" w:author="Sören Weinrich" w:date="2025-04-25T13:43:00Z">
        <w:r w:rsidR="007239AF" w:rsidDel="00356497">
          <w:rPr>
            <w:lang w:val="en-US"/>
          </w:rPr>
          <w:delText>.</w:delText>
        </w:r>
      </w:del>
    </w:p>
    <w:p w14:paraId="0AD93606" w14:textId="077A6A33" w:rsidR="00F04FA5" w:rsidRPr="00F04FA5" w:rsidRDefault="00F04FA5" w:rsidP="00F04FA5">
      <w:pPr>
        <w:pStyle w:val="berschrift2"/>
        <w:rPr>
          <w:lang w:val="en-US"/>
        </w:rPr>
      </w:pPr>
      <w:r w:rsidRPr="00F04FA5">
        <w:rPr>
          <w:lang w:val="en-US"/>
        </w:rPr>
        <w:t>2.</w:t>
      </w:r>
      <w:r w:rsidR="006D555D">
        <w:rPr>
          <w:lang w:val="en-US"/>
        </w:rPr>
        <w:t>4</w:t>
      </w:r>
      <w:r>
        <w:rPr>
          <w:lang w:val="en-US"/>
        </w:rPr>
        <w:t xml:space="preserve"> </w:t>
      </w:r>
      <w:r w:rsidR="00EE7B82">
        <w:rPr>
          <w:lang w:val="en-US"/>
        </w:rPr>
        <w:t>Case studies</w:t>
      </w:r>
    </w:p>
    <w:p w14:paraId="2B732734" w14:textId="2ADB4490" w:rsidR="0BB509A2" w:rsidRDefault="004867B4" w:rsidP="00594B4B">
      <w:pPr>
        <w:rPr>
          <w:lang w:val="en-US"/>
        </w:rPr>
      </w:pPr>
      <w:r>
        <w:rPr>
          <w:lang w:val="en-US"/>
        </w:rPr>
        <w:t>T</w:t>
      </w:r>
      <w:r w:rsidR="32AF646F" w:rsidRPr="32AF646F">
        <w:rPr>
          <w:lang w:val="en-US"/>
        </w:rPr>
        <w:t xml:space="preserve">wo case studies </w:t>
      </w:r>
      <w:r>
        <w:rPr>
          <w:lang w:val="en-US"/>
        </w:rPr>
        <w:t xml:space="preserve">were considered </w:t>
      </w:r>
      <w:r w:rsidR="009751EE">
        <w:rPr>
          <w:lang w:val="en-US"/>
        </w:rPr>
        <w:t>in</w:t>
      </w:r>
      <w:r w:rsidR="009751EE" w:rsidRPr="32AF646F">
        <w:rPr>
          <w:lang w:val="en-US"/>
        </w:rPr>
        <w:t xml:space="preserve"> </w:t>
      </w:r>
      <w:r w:rsidR="32AF646F" w:rsidRPr="32AF646F">
        <w:rPr>
          <w:lang w:val="en-US"/>
        </w:rPr>
        <w:t>this</w:t>
      </w:r>
      <w:r w:rsidR="00A9631D">
        <w:rPr>
          <w:lang w:val="en-US"/>
        </w:rPr>
        <w:t xml:space="preserve"> </w:t>
      </w:r>
      <w:r w:rsidR="009751EE">
        <w:rPr>
          <w:lang w:val="en-US"/>
        </w:rPr>
        <w:t>investigation</w:t>
      </w:r>
      <w:r w:rsidR="00C043CA">
        <w:rPr>
          <w:lang w:val="en-US"/>
        </w:rPr>
        <w:t>, shown as two different pathways in Fig. 1a</w:t>
      </w:r>
      <w:r w:rsidR="00A9631D" w:rsidRPr="32AF646F">
        <w:rPr>
          <w:lang w:val="en-US"/>
        </w:rPr>
        <w:t>.</w:t>
      </w:r>
      <w:r w:rsidR="00A9631D">
        <w:rPr>
          <w:lang w:val="en-US"/>
        </w:rPr>
        <w:t xml:space="preserve"> </w:t>
      </w:r>
      <w:r w:rsidR="32AF646F" w:rsidRPr="32AF646F">
        <w:rPr>
          <w:lang w:val="en-US"/>
        </w:rPr>
        <w:t xml:space="preserve">Case study 1 addresses </w:t>
      </w:r>
      <w:r w:rsidR="0040451B">
        <w:rPr>
          <w:lang w:val="en-US"/>
        </w:rPr>
        <w:t>constant</w:t>
      </w:r>
      <w:r w:rsidR="005B7A37">
        <w:rPr>
          <w:lang w:val="en-US"/>
        </w:rPr>
        <w:t xml:space="preserve"> methane production</w:t>
      </w:r>
      <w:r w:rsidR="32AF646F" w:rsidRPr="32AF646F">
        <w:rPr>
          <w:lang w:val="en-US"/>
        </w:rPr>
        <w:t xml:space="preserve"> through the AD process for subsequent biogas upgrading and feed-in into the natural gas grid. </w:t>
      </w:r>
      <w:r w:rsidR="395B2C39" w:rsidRPr="395B2C39">
        <w:rPr>
          <w:lang w:val="en-US"/>
        </w:rPr>
        <w:t>In practical application</w:t>
      </w:r>
      <w:r w:rsidR="004324EF">
        <w:rPr>
          <w:lang w:val="en-US"/>
        </w:rPr>
        <w:t>s</w:t>
      </w:r>
      <w:r w:rsidR="32AF646F" w:rsidRPr="32AF646F">
        <w:rPr>
          <w:lang w:val="en-US"/>
        </w:rPr>
        <w:t xml:space="preserve">, this requires </w:t>
      </w:r>
      <w:r w:rsidR="009234FC">
        <w:rPr>
          <w:lang w:val="en-US"/>
        </w:rPr>
        <w:t>separating</w:t>
      </w:r>
      <w:r w:rsidR="005765B4">
        <w:rPr>
          <w:lang w:val="en-US"/>
        </w:rPr>
        <w:t xml:space="preserve"> </w:t>
      </w:r>
      <w:r w:rsidR="00454DEF">
        <w:rPr>
          <w:lang w:val="en-US"/>
        </w:rPr>
        <w:t>CO</w:t>
      </w:r>
      <w:r w:rsidR="00454DEF" w:rsidRPr="00454DEF">
        <w:rPr>
          <w:vertAlign w:val="subscript"/>
          <w:lang w:val="en-US"/>
        </w:rPr>
        <w:t>2</w:t>
      </w:r>
      <w:r w:rsidR="00454DEF">
        <w:rPr>
          <w:lang w:val="en-US"/>
        </w:rPr>
        <w:t xml:space="preserve"> </w:t>
      </w:r>
      <w:r w:rsidR="32AF646F" w:rsidRPr="32AF646F">
        <w:rPr>
          <w:lang w:val="en-US"/>
        </w:rPr>
        <w:t>from the generated biogas in a biogas upgrading unit, which is not modeled here. Since biogas upgrading processes are typically run at steady state</w:t>
      </w:r>
      <w:r w:rsidR="004324EF">
        <w:rPr>
          <w:lang w:val="en-US"/>
        </w:rPr>
        <w:t xml:space="preserve"> </w:t>
      </w:r>
      <w:sdt>
        <w:sdtPr>
          <w:rPr>
            <w:lang w:val="en-US"/>
          </w:rPr>
          <w:alias w:val="To edit, see citavi.com/edit"/>
          <w:tag w:val="CitaviPlaceholder#6fad0f7a-df5e-4954-a723-ae83783f521e"/>
          <w:id w:val="36789255"/>
          <w:placeholder>
            <w:docPart w:val="44D619B04422744895D7127D60163D22"/>
          </w:placeholder>
        </w:sdtPr>
        <w:sdtEndPr/>
        <w:sdtContent>
          <w:r w:rsidR="004324EF">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C0xMFQxNDo0MDozM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ZmYWQwZjdhLWRmNWUtNDk1NC1hNzIzLWFlODM3ODNmNTIxZSIsIlRleHQiOiIoSsO4bnNvbiBldCBhbC4sIDIwMjIpIiwiV0FJVmVyc2lvbiI6IjYuMTUuMi4wIn0=}</w:instrText>
          </w:r>
          <w:r w:rsidR="004324EF">
            <w:rPr>
              <w:lang w:val="en-US"/>
            </w:rPr>
            <w:fldChar w:fldCharType="separate"/>
          </w:r>
          <w:r w:rsidR="00046EEC">
            <w:rPr>
              <w:lang w:val="en-US"/>
            </w:rPr>
            <w:t>(Jønson et al., 2022)</w:t>
          </w:r>
          <w:r w:rsidR="004324EF">
            <w:rPr>
              <w:lang w:val="en-US"/>
            </w:rPr>
            <w:fldChar w:fldCharType="end"/>
          </w:r>
        </w:sdtContent>
      </w:sdt>
      <w:r w:rsidR="32AF646F" w:rsidRPr="32AF646F">
        <w:rPr>
          <w:lang w:val="en-US"/>
        </w:rPr>
        <w:t xml:space="preserve">, the </w:t>
      </w:r>
      <w:r w:rsidR="004324EF">
        <w:rPr>
          <w:lang w:val="en-US"/>
        </w:rPr>
        <w:t xml:space="preserve">aim </w:t>
      </w:r>
      <w:r w:rsidR="32AF646F" w:rsidRPr="32AF646F">
        <w:rPr>
          <w:lang w:val="en-US"/>
        </w:rPr>
        <w:t xml:space="preserve">was to track piecewise constant setpoints of methane flow rate. Case study 2 considers cogeneration </w:t>
      </w:r>
      <w:r w:rsidR="004324EF">
        <w:rPr>
          <w:lang w:val="en-US"/>
        </w:rPr>
        <w:t xml:space="preserve">with </w:t>
      </w:r>
      <w:r w:rsidR="32AF646F" w:rsidRPr="32AF646F">
        <w:rPr>
          <w:lang w:val="en-US"/>
        </w:rPr>
        <w:t xml:space="preserve">a CHP </w:t>
      </w:r>
      <w:r w:rsidR="009751EE">
        <w:rPr>
          <w:lang w:val="en-US"/>
        </w:rPr>
        <w:t xml:space="preserve">unit </w:t>
      </w:r>
      <w:r w:rsidR="32AF646F" w:rsidRPr="32AF646F">
        <w:rPr>
          <w:lang w:val="en-US"/>
        </w:rPr>
        <w:t xml:space="preserve">and a </w:t>
      </w:r>
      <w:r w:rsidR="005C4C9C">
        <w:rPr>
          <w:lang w:val="en-US"/>
        </w:rPr>
        <w:t>GS</w:t>
      </w:r>
      <w:r w:rsidR="32AF646F" w:rsidRPr="32AF646F">
        <w:rPr>
          <w:lang w:val="en-US"/>
        </w:rPr>
        <w:t xml:space="preserve"> for buffering, whose filling levels must remain within safe operational limits. Both case studies were investigated </w:t>
      </w:r>
      <w:r w:rsidR="002864C9">
        <w:rPr>
          <w:lang w:val="en-US"/>
        </w:rPr>
        <w:t xml:space="preserve">with and </w:t>
      </w:r>
      <w:r w:rsidR="32AF646F" w:rsidRPr="32AF646F">
        <w:rPr>
          <w:lang w:val="en-US"/>
        </w:rPr>
        <w:t xml:space="preserve">without disturbances, which model the feeding of a large amount of highly uncertain substrate (case study 1 </w:t>
      </w:r>
      <w:r w:rsidR="00EA7975">
        <w:rPr>
          <w:lang w:val="en-US"/>
        </w:rPr>
        <w:t>and</w:t>
      </w:r>
      <w:r w:rsidR="32AF646F" w:rsidRPr="32AF646F">
        <w:rPr>
          <w:lang w:val="en-US"/>
        </w:rPr>
        <w:t xml:space="preserve"> 2) </w:t>
      </w:r>
      <w:r w:rsidR="00EA7975">
        <w:rPr>
          <w:lang w:val="en-US"/>
        </w:rPr>
        <w:t>as well as</w:t>
      </w:r>
      <w:r w:rsidR="32AF646F" w:rsidRPr="32AF646F">
        <w:rPr>
          <w:lang w:val="en-US"/>
        </w:rPr>
        <w:t xml:space="preserve"> </w:t>
      </w:r>
      <w:r w:rsidR="005C4C9C">
        <w:rPr>
          <w:lang w:val="en-US"/>
        </w:rPr>
        <w:t>GS</w:t>
      </w:r>
      <w:r w:rsidR="32AF646F" w:rsidRPr="32AF646F">
        <w:rPr>
          <w:lang w:val="en-US"/>
        </w:rPr>
        <w:t xml:space="preserve"> </w:t>
      </w:r>
      <w:r w:rsidR="00937FF1">
        <w:rPr>
          <w:lang w:val="en-US"/>
        </w:rPr>
        <w:t xml:space="preserve">measurement noise </w:t>
      </w:r>
      <w:r w:rsidR="32AF646F" w:rsidRPr="32AF646F">
        <w:rPr>
          <w:lang w:val="en-US"/>
        </w:rPr>
        <w:t>(case study 2</w:t>
      </w:r>
      <w:r w:rsidR="00975669">
        <w:rPr>
          <w:lang w:val="en-US"/>
        </w:rPr>
        <w:t xml:space="preserve"> only</w:t>
      </w:r>
      <w:r w:rsidR="32AF646F" w:rsidRPr="32AF646F">
        <w:rPr>
          <w:lang w:val="en-US"/>
        </w:rPr>
        <w:t xml:space="preserve">). </w:t>
      </w:r>
    </w:p>
    <w:p w14:paraId="1597B11C" w14:textId="35FA3D93" w:rsidR="00510AB0" w:rsidRPr="00692A81" w:rsidRDefault="32AF646F" w:rsidP="32AF646F">
      <w:pPr>
        <w:pStyle w:val="berschrift3"/>
        <w:rPr>
          <w:lang w:val="en-US"/>
        </w:rPr>
      </w:pPr>
      <w:bookmarkStart w:id="107" w:name="_u5p8oevj25wv"/>
      <w:bookmarkEnd w:id="107"/>
      <w:r w:rsidRPr="32AF646F">
        <w:rPr>
          <w:lang w:val="en-US"/>
        </w:rPr>
        <w:t xml:space="preserve">2.4.1 </w:t>
      </w:r>
      <w:r w:rsidR="00217DBF">
        <w:rPr>
          <w:lang w:val="en-US"/>
        </w:rPr>
        <w:t>Constant methane production</w:t>
      </w:r>
      <w:r w:rsidRPr="32AF646F">
        <w:rPr>
          <w:lang w:val="en-US"/>
        </w:rPr>
        <w:t xml:space="preserve"> (case study 1)</w:t>
      </w:r>
    </w:p>
    <w:p w14:paraId="3E3A3BBE" w14:textId="55CC4945" w:rsidR="0BB509A2" w:rsidRDefault="32AF646F" w:rsidP="00BB347A">
      <w:pPr>
        <w:rPr>
          <w:lang w:val="en-US"/>
        </w:rPr>
      </w:pPr>
      <w:r w:rsidRPr="32AF646F">
        <w:rPr>
          <w:lang w:val="en-US"/>
        </w:rPr>
        <w:t>The ADM1-R3</w:t>
      </w:r>
      <w:r w:rsidR="00255E78">
        <w:rPr>
          <w:lang w:val="en-US"/>
        </w:rPr>
        <w:t xml:space="preserve"> </w:t>
      </w:r>
      <w:r w:rsidRPr="32AF646F">
        <w:rPr>
          <w:lang w:val="en-US"/>
        </w:rPr>
        <w:t xml:space="preserve">was used without an additional </w:t>
      </w:r>
      <w:r w:rsidR="005C4C9C">
        <w:rPr>
          <w:lang w:val="en-US"/>
        </w:rPr>
        <w:t>GS</w:t>
      </w:r>
      <w:r w:rsidR="005A3FE0">
        <w:rPr>
          <w:lang w:val="en-US"/>
        </w:rPr>
        <w:t xml:space="preserve"> and simulated for a total of 30 days. </w:t>
      </w:r>
      <w:r w:rsidRPr="32AF646F">
        <w:rPr>
          <w:lang w:val="en-US"/>
        </w:rPr>
        <w:t xml:space="preserve"> </w:t>
      </w:r>
      <w:commentRangeStart w:id="108"/>
      <w:r w:rsidR="00E6232B">
        <w:rPr>
          <w:lang w:val="en-US"/>
        </w:rPr>
        <w:t>T</w:t>
      </w:r>
      <w:r w:rsidRPr="32AF646F">
        <w:rPr>
          <w:lang w:val="en-US"/>
        </w:rPr>
        <w:t xml:space="preserve">hree different setpoint changes of methane volume flow were </w:t>
      </w:r>
      <w:r w:rsidR="00AA383E">
        <w:rPr>
          <w:lang w:val="en-US"/>
        </w:rPr>
        <w:t>imposed</w:t>
      </w:r>
      <w:r w:rsidR="005A3FE0">
        <w:rPr>
          <w:lang w:val="en-US"/>
        </w:rPr>
        <w:t xml:space="preserve"> at days </w:t>
      </w:r>
      <w:r w:rsidR="00EB6554" w:rsidRPr="32AF646F">
        <w:rPr>
          <w:lang w:val="en-US"/>
        </w:rPr>
        <w:t>3, 6 and 9</w:t>
      </w:r>
      <w:r w:rsidR="00EB6554">
        <w:rPr>
          <w:lang w:val="en-US"/>
        </w:rPr>
        <w:t xml:space="preserve">, </w:t>
      </w:r>
      <w:r w:rsidR="00EB6554" w:rsidRPr="32AF646F">
        <w:rPr>
          <w:lang w:val="en-US"/>
        </w:rPr>
        <w:t>followed by 21 days of constant operation</w:t>
      </w:r>
      <w:r w:rsidR="00EB6554">
        <w:rPr>
          <w:lang w:val="en-US"/>
        </w:rPr>
        <w:t>. The set</w:t>
      </w:r>
      <w:r w:rsidR="0035025A">
        <w:rPr>
          <w:lang w:val="en-US"/>
        </w:rPr>
        <w:t>point</w:t>
      </w:r>
      <w:r w:rsidR="00525DD3">
        <w:rPr>
          <w:lang w:val="en-US"/>
        </w:rPr>
        <w:t>s</w:t>
      </w:r>
      <w:r w:rsidR="0035025A">
        <w:rPr>
          <w:lang w:val="en-US"/>
        </w:rPr>
        <w:t xml:space="preserve"> were </w:t>
      </w:r>
      <w:r w:rsidR="00BB347A">
        <w:rPr>
          <w:lang w:val="en-US"/>
        </w:rPr>
        <w:t xml:space="preserve">heuristically </w:t>
      </w:r>
      <w:r w:rsidR="0035025A">
        <w:rPr>
          <w:lang w:val="en-US"/>
        </w:rPr>
        <w:t>chosen a</w:t>
      </w:r>
      <w:r w:rsidR="00525DD3">
        <w:rPr>
          <w:lang w:val="en-US"/>
        </w:rPr>
        <w:t>s 350, 550, 450 and 350</w:t>
      </w:r>
      <w:r w:rsidR="0035025A">
        <w:rPr>
          <w:lang w:val="en-US"/>
        </w:rPr>
        <w:t xml:space="preserve"> </w:t>
      </w:r>
      <w:r w:rsidR="00382BA7">
        <w:rPr>
          <w:lang w:val="en-US"/>
        </w:rPr>
        <w:t>m</w:t>
      </w:r>
      <w:r w:rsidR="00382BA7">
        <w:rPr>
          <w:vertAlign w:val="superscript"/>
          <w:lang w:val="en-US"/>
        </w:rPr>
        <w:t>3</w:t>
      </w:r>
      <w:r w:rsidR="00382BA7">
        <w:rPr>
          <w:lang w:val="en-US"/>
        </w:rPr>
        <w:t xml:space="preserve"> </w:t>
      </w:r>
      <w:r w:rsidR="009751EE">
        <w:rPr>
          <w:lang w:val="en-US"/>
        </w:rPr>
        <w:t>CH</w:t>
      </w:r>
      <w:r w:rsidR="009751EE" w:rsidRPr="00220152">
        <w:rPr>
          <w:vertAlign w:val="subscript"/>
          <w:lang w:val="en-US"/>
        </w:rPr>
        <w:t>4</w:t>
      </w:r>
      <w:r w:rsidR="009751EE">
        <w:rPr>
          <w:lang w:val="en-US"/>
        </w:rPr>
        <w:t xml:space="preserve"> </w:t>
      </w:r>
      <w:r w:rsidR="00382BA7">
        <w:rPr>
          <w:lang w:val="en-US"/>
        </w:rPr>
        <w:t>d</w:t>
      </w:r>
      <w:r w:rsidR="00382BA7">
        <w:rPr>
          <w:vertAlign w:val="superscript"/>
          <w:lang w:val="en-US"/>
        </w:rPr>
        <w:t>-1</w:t>
      </w:r>
      <w:r w:rsidR="00382BA7">
        <w:rPr>
          <w:lang w:val="en-US"/>
        </w:rPr>
        <w:t>.</w:t>
      </w:r>
      <w:r w:rsidR="00BB347A">
        <w:rPr>
          <w:lang w:val="en-US"/>
        </w:rPr>
        <w:t xml:space="preserve"> </w:t>
      </w:r>
      <w:r w:rsidRPr="32AF646F">
        <w:rPr>
          <w:lang w:val="en-US"/>
        </w:rPr>
        <w:t>The MPC was not informed on upcoming setpoint changes</w:t>
      </w:r>
      <w:r w:rsidR="00C32DC2">
        <w:rPr>
          <w:lang w:val="en-US"/>
        </w:rPr>
        <w:t>, which</w:t>
      </w:r>
      <w:r w:rsidR="00FC0302">
        <w:rPr>
          <w:lang w:val="en-US"/>
        </w:rPr>
        <w:t xml:space="preserve"> </w:t>
      </w:r>
      <w:r w:rsidR="00CC38F7">
        <w:rPr>
          <w:lang w:val="en-US"/>
        </w:rPr>
        <w:t xml:space="preserve">reflects that in </w:t>
      </w:r>
      <w:r w:rsidRPr="32AF646F">
        <w:rPr>
          <w:lang w:val="en-US"/>
        </w:rPr>
        <w:t>real-life scenarios no</w:t>
      </w:r>
      <w:r w:rsidR="00D40C9C">
        <w:rPr>
          <w:lang w:val="en-US"/>
        </w:rPr>
        <w:t>n-</w:t>
      </w:r>
      <w:r w:rsidRPr="32AF646F">
        <w:rPr>
          <w:lang w:val="en-US"/>
        </w:rPr>
        <w:t xml:space="preserve">foreseeable setpoint changes </w:t>
      </w:r>
      <w:r w:rsidR="00B4505C">
        <w:rPr>
          <w:lang w:val="en-US"/>
        </w:rPr>
        <w:t xml:space="preserve">may </w:t>
      </w:r>
      <w:r w:rsidR="00D40C9C">
        <w:rPr>
          <w:lang w:val="en-US"/>
        </w:rPr>
        <w:t xml:space="preserve">suddenly </w:t>
      </w:r>
      <w:r w:rsidRPr="32AF646F">
        <w:rPr>
          <w:lang w:val="en-US"/>
        </w:rPr>
        <w:t xml:space="preserve">be </w:t>
      </w:r>
      <w:r w:rsidR="00975669">
        <w:rPr>
          <w:lang w:val="en-US"/>
        </w:rPr>
        <w:t>required</w:t>
      </w:r>
      <w:r w:rsidRPr="32AF646F">
        <w:rPr>
          <w:lang w:val="en-US"/>
        </w:rPr>
        <w:t>.</w:t>
      </w:r>
      <w:commentRangeEnd w:id="108"/>
      <w:r w:rsidR="00510C9E">
        <w:rPr>
          <w:rStyle w:val="Kommentarzeichen"/>
        </w:rPr>
        <w:commentReference w:id="108"/>
      </w:r>
    </w:p>
    <w:p w14:paraId="458EB72D" w14:textId="0C594CE1" w:rsidR="008E32FF" w:rsidRDefault="00582FD0" w:rsidP="008E32FF">
      <w:pPr>
        <w:rPr>
          <w:lang w:val="en-US"/>
        </w:rPr>
      </w:pPr>
      <w:r>
        <w:rPr>
          <w:lang w:val="en-US"/>
        </w:rPr>
        <w:t>I</w:t>
      </w:r>
      <w:r w:rsidR="003528C9">
        <w:rPr>
          <w:lang w:val="en-US"/>
        </w:rPr>
        <w:t>n the framework of MPC</w:t>
      </w:r>
      <w:r>
        <w:rPr>
          <w:lang w:val="en-US"/>
        </w:rPr>
        <w:t xml:space="preserve">, </w:t>
      </w:r>
      <w:r w:rsidR="008950CF">
        <w:rPr>
          <w:lang w:val="en-US"/>
        </w:rPr>
        <w:t>case study 1</w:t>
      </w:r>
      <w:r>
        <w:rPr>
          <w:lang w:val="en-US"/>
        </w:rPr>
        <w:t xml:space="preserve"> </w:t>
      </w:r>
      <w:r w:rsidR="00975669">
        <w:rPr>
          <w:lang w:val="en-US"/>
        </w:rPr>
        <w:t>was</w:t>
      </w:r>
      <w:r>
        <w:rPr>
          <w:lang w:val="en-US"/>
        </w:rPr>
        <w:t xml:space="preserve"> modeled </w:t>
      </w:r>
      <w:r w:rsidR="001B40B4">
        <w:rPr>
          <w:lang w:val="en-US"/>
        </w:rPr>
        <w:t>through</w:t>
      </w:r>
      <w:r w:rsidR="003528C9">
        <w:rPr>
          <w:lang w:val="en-US"/>
        </w:rPr>
        <w:t xml:space="preserve"> </w:t>
      </w:r>
      <w:r w:rsidR="00905BA9">
        <w:rPr>
          <w:lang w:val="en-US"/>
        </w:rPr>
        <w:t xml:space="preserve">a cost function </w:t>
      </w:r>
      <w:r w:rsidR="008950CF">
        <w:rPr>
          <w:lang w:val="en-US"/>
        </w:rPr>
        <w:t>which</w:t>
      </w:r>
      <w:r w:rsidR="00905BA9">
        <w:rPr>
          <w:lang w:val="en-US"/>
        </w:rPr>
        <w:t xml:space="preserve"> penalizes </w:t>
      </w:r>
      <w:r w:rsidR="00BC2A98">
        <w:rPr>
          <w:lang w:val="en-US"/>
        </w:rPr>
        <w:t xml:space="preserve">squared </w:t>
      </w:r>
      <w:r w:rsidR="00905BA9">
        <w:rPr>
          <w:lang w:val="en-US"/>
        </w:rPr>
        <w:t>deviations between the realized and required methane production</w:t>
      </w:r>
      <w:r w:rsidR="00BF395F">
        <w:rPr>
          <w:lang w:val="en-US"/>
        </w:rPr>
        <w:t xml:space="preserve"> </w:t>
      </w:r>
      <w:r w:rsidR="00E6232B">
        <w:rPr>
          <w:lang w:val="en-US"/>
        </w:rPr>
        <w:t xml:space="preserve">across </w:t>
      </w:r>
      <w:r w:rsidR="00BF395F">
        <w:rPr>
          <w:lang w:val="en-US"/>
        </w:rPr>
        <w:t xml:space="preserve">the prediction horizon of length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+1</m:t>
        </m:r>
      </m:oMath>
      <w:r w:rsidR="00207A69">
        <w:rPr>
          <w:lang w:val="en-US"/>
        </w:rPr>
        <w:t xml:space="preserve"> </w:t>
      </w:r>
      <w:r w:rsidR="001B40B4">
        <w:rPr>
          <w:lang w:val="en-US"/>
        </w:rPr>
        <w:t xml:space="preserve">as </w:t>
      </w:r>
      <w:r w:rsidR="00207A69">
        <w:rPr>
          <w:lang w:val="en-US"/>
        </w:rPr>
        <w:t>shown in</w:t>
      </w:r>
      <w:r w:rsidR="009751EE">
        <w:rPr>
          <w:lang w:val="en-US"/>
        </w:rPr>
        <w:t xml:space="preserve"> 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15</w:t>
      </w:r>
      <w:r w:rsidR="00A63B13">
        <w:rPr>
          <w:lang w:val="en-US"/>
        </w:rPr>
        <w:fldChar w:fldCharType="end"/>
      </w:r>
      <w:r w:rsidR="00A63B13">
        <w:rPr>
          <w:lang w:val="en-US"/>
        </w:rPr>
        <w:t>)</w:t>
      </w:r>
      <w:r>
        <w:rPr>
          <w:lang w:val="en-US"/>
        </w:rPr>
        <w:t>.</w:t>
      </w:r>
      <w:r w:rsidR="00A94BA6">
        <w:rPr>
          <w:lang w:val="en-US"/>
        </w:rPr>
        <w:t xml:space="preserve"> </w:t>
      </w:r>
      <w:r w:rsidR="002342D4">
        <w:rPr>
          <w:lang w:val="en-US"/>
        </w:rPr>
        <w:t>A</w:t>
      </w:r>
      <w:r w:rsidR="00DE5956">
        <w:rPr>
          <w:lang w:val="en-US"/>
        </w:rPr>
        <w:t xml:space="preserve">n additional </w:t>
      </w:r>
      <w:r w:rsidR="32AF646F" w:rsidRPr="32AF646F">
        <w:rPr>
          <w:lang w:val="en-US"/>
        </w:rPr>
        <w:t xml:space="preserve">terminal cost </w:t>
      </w:r>
      <w:r w:rsidR="00DE5956">
        <w:rPr>
          <w:lang w:val="en-US"/>
        </w:rPr>
        <w:t xml:space="preserve">term </w:t>
      </w:r>
      <w:r w:rsidR="002342D4">
        <w:rPr>
          <w:lang w:val="en-US"/>
        </w:rPr>
        <w:t xml:space="preserve">puts emphasis on </w:t>
      </w:r>
      <w:r w:rsidR="00B36DC0">
        <w:rPr>
          <w:lang w:val="en-US"/>
        </w:rPr>
        <w:t xml:space="preserve">the end of </w:t>
      </w:r>
      <w:r w:rsidR="00BC2A98">
        <w:rPr>
          <w:lang w:val="en-US"/>
        </w:rPr>
        <w:t>the horizon</w:t>
      </w:r>
      <w:r w:rsidR="00360F88">
        <w:rPr>
          <w:lang w:val="en-US"/>
        </w:rPr>
        <w:t xml:space="preserve"> and is used to ensure </w:t>
      </w:r>
      <w:r w:rsidR="00AE063F">
        <w:rPr>
          <w:lang w:val="en-US"/>
        </w:rPr>
        <w:t xml:space="preserve">controller </w:t>
      </w:r>
      <w:r w:rsidR="00360F88">
        <w:rPr>
          <w:lang w:val="en-US"/>
        </w:rPr>
        <w:t>stability</w:t>
      </w:r>
      <w:r w:rsidR="001419D6">
        <w:rPr>
          <w:lang w:val="en-US"/>
        </w:rPr>
        <w:t xml:space="preserve">. </w:t>
      </w:r>
      <w:r w:rsidR="00C6413C">
        <w:rPr>
          <w:lang w:val="en-US"/>
        </w:rPr>
        <w:t>Further</w:t>
      </w:r>
      <w:ins w:id="109" w:author="Sören Weinrich" w:date="2025-04-25T13:46:00Z">
        <w:r w:rsidR="00521731">
          <w:rPr>
            <w:lang w:val="en-US"/>
          </w:rPr>
          <w:t>more</w:t>
        </w:r>
      </w:ins>
      <w:r w:rsidR="00C6413C">
        <w:rPr>
          <w:lang w:val="en-US"/>
        </w:rPr>
        <w:t xml:space="preserve">, the </w:t>
      </w:r>
      <w:r w:rsidR="008950CF">
        <w:rPr>
          <w:lang w:val="en-US"/>
        </w:rPr>
        <w:t xml:space="preserve">feed </w:t>
      </w:r>
      <w:r w:rsidR="008131AB">
        <w:rPr>
          <w:lang w:val="en-US"/>
        </w:rPr>
        <w:t xml:space="preserve">volume flow </w:t>
      </w:r>
      <w:r w:rsidR="00C6413C">
        <w:rPr>
          <w:lang w:val="en-US"/>
        </w:rPr>
        <w:t xml:space="preserve">of substrates </w:t>
      </w:r>
      <w:r w:rsidR="008950CF">
        <w:rPr>
          <w:lang w:val="en-US"/>
        </w:rPr>
        <w:t>(</w:t>
      </w:r>
      <w:r w:rsidR="00BC49A5">
        <w:rPr>
          <w:lang w:val="en-US"/>
        </w:rPr>
        <w:t>system input</w:t>
      </w:r>
      <w:r w:rsidR="008950CF">
        <w:rPr>
          <w:lang w:val="en-US"/>
        </w:rPr>
        <w:t xml:space="preserve"> </w:t>
      </w:r>
      <m:oMath>
        <m:r>
          <w:rPr>
            <w:rFonts w:ascii="Cambria Math" w:hAnsi="Cambria Math"/>
            <w:lang w:val="en-US"/>
          </w:rPr>
          <m:t>u</m:t>
        </m:r>
      </m:oMath>
      <w:r w:rsidR="008950CF">
        <w:rPr>
          <w:lang w:val="en-US"/>
        </w:rPr>
        <w:t>)</w:t>
      </w:r>
      <w:r w:rsidR="00AE063F">
        <w:rPr>
          <w:lang w:val="en-US"/>
        </w:rPr>
        <w:t xml:space="preserve"> </w:t>
      </w:r>
      <w:r w:rsidR="00C6413C">
        <w:rPr>
          <w:lang w:val="en-US"/>
        </w:rPr>
        <w:t xml:space="preserve">is </w:t>
      </w:r>
      <w:r w:rsidR="00E57625">
        <w:rPr>
          <w:lang w:val="en-US"/>
        </w:rPr>
        <w:t>incorporated</w:t>
      </w:r>
      <w:r w:rsidR="007E7E49">
        <w:rPr>
          <w:lang w:val="en-US"/>
        </w:rPr>
        <w:t xml:space="preserve"> </w:t>
      </w:r>
      <w:r w:rsidR="00A33B85" w:rsidRPr="32AF646F">
        <w:rPr>
          <w:lang w:val="en-US"/>
        </w:rPr>
        <w:t>to incentivize economic substrate usage</w:t>
      </w:r>
      <w:r w:rsidR="009E5792">
        <w:rPr>
          <w:lang w:val="en-US"/>
        </w:rPr>
        <w:t>. The</w:t>
      </w:r>
      <w:r w:rsidR="00870E05">
        <w:rPr>
          <w:lang w:val="en-US"/>
        </w:rPr>
        <w:t>ir</w:t>
      </w:r>
      <w:r w:rsidR="009E5792">
        <w:rPr>
          <w:lang w:val="en-US"/>
        </w:rPr>
        <w:t xml:space="preserve"> total amount is penalized </w:t>
      </w:r>
      <w:r w:rsidR="009E5792" w:rsidRPr="32AF646F">
        <w:rPr>
          <w:lang w:val="en-US"/>
        </w:rPr>
        <w:t>proportionally to their respective cost</w:t>
      </w:r>
      <w:r w:rsidR="005F6EEE">
        <w:rPr>
          <w:lang w:val="en-US"/>
        </w:rPr>
        <w:t xml:space="preserve">, </w:t>
      </w:r>
      <w:r w:rsidR="00975669">
        <w:rPr>
          <w:lang w:val="en-US"/>
        </w:rPr>
        <w:t xml:space="preserve">where </w:t>
      </w:r>
      <m:oMath>
        <m:r>
          <w:rPr>
            <w:rFonts w:ascii="Cambria Math" w:hAnsi="Cambria Math"/>
            <w:lang w:val="en-US"/>
          </w:rPr>
          <m:t>M</m:t>
        </m:r>
      </m:oMath>
      <w:r w:rsidR="005F6EEE">
        <w:rPr>
          <w:lang w:val="en-US"/>
        </w:rPr>
        <w:t xml:space="preserve"> denotes the number of substrates</w:t>
      </w:r>
      <w:r w:rsidR="006D3A55">
        <w:rPr>
          <w:lang w:val="en-US"/>
        </w:rPr>
        <w:t>.</w:t>
      </w:r>
      <w:r w:rsidR="008B2B9C">
        <w:rPr>
          <w:lang w:val="en-US"/>
        </w:rPr>
        <w:t xml:space="preserve"> </w:t>
      </w:r>
      <w:r w:rsidR="008B2B9C" w:rsidRPr="32AF646F">
        <w:rPr>
          <w:lang w:val="en-US"/>
        </w:rPr>
        <w:t xml:space="preserve">Both linear and quadratic input </w:t>
      </w:r>
      <w:r w:rsidR="00A80D89">
        <w:rPr>
          <w:lang w:val="en-US"/>
        </w:rPr>
        <w:t xml:space="preserve">weighting </w:t>
      </w:r>
      <w:r w:rsidR="008B2B9C" w:rsidRPr="32AF646F">
        <w:rPr>
          <w:lang w:val="en-US"/>
        </w:rPr>
        <w:t>were tested</w:t>
      </w:r>
      <w:r w:rsidR="00A80D89">
        <w:rPr>
          <w:lang w:val="en-US"/>
        </w:rPr>
        <w:t>, with</w:t>
      </w:r>
      <w:r w:rsidR="002E14BB">
        <w:rPr>
          <w:lang w:val="en-US"/>
        </w:rPr>
        <w:t xml:space="preserve"> quadratic weighting </w:t>
      </w:r>
      <w:r w:rsidR="002E14BB">
        <w:rPr>
          <w:lang w:val="en-US"/>
        </w:rPr>
        <w:lastRenderedPageBreak/>
        <w:t>deliver</w:t>
      </w:r>
      <w:r w:rsidR="00A80D89">
        <w:rPr>
          <w:lang w:val="en-US"/>
        </w:rPr>
        <w:t>ing</w:t>
      </w:r>
      <w:r w:rsidR="002E14BB">
        <w:rPr>
          <w:lang w:val="en-US"/>
        </w:rPr>
        <w:t xml:space="preserve"> significantly smoother </w:t>
      </w:r>
      <w:r w:rsidR="00BC6856">
        <w:rPr>
          <w:lang w:val="en-US"/>
        </w:rPr>
        <w:t>setpoint tracking during initial tests</w:t>
      </w:r>
      <w:r w:rsidR="008B2B9C">
        <w:rPr>
          <w:lang w:val="en-US"/>
        </w:rPr>
        <w:t>.</w:t>
      </w:r>
      <w:r w:rsidR="009E5792">
        <w:rPr>
          <w:lang w:val="en-US"/>
        </w:rPr>
        <w:t xml:space="preserve"> </w:t>
      </w:r>
      <w:r w:rsidR="00A33B85">
        <w:rPr>
          <w:lang w:val="en-US"/>
        </w:rPr>
        <w:t xml:space="preserve">Moreover, the </w:t>
      </w:r>
      <w:r w:rsidR="00B65C7B">
        <w:rPr>
          <w:lang w:val="en-US"/>
        </w:rPr>
        <w:t xml:space="preserve">squared </w:t>
      </w:r>
      <w:r w:rsidR="00A33B85">
        <w:rPr>
          <w:lang w:val="en-US"/>
        </w:rPr>
        <w:t xml:space="preserve">changes of </w:t>
      </w:r>
      <w:r w:rsidR="006D3A55">
        <w:rPr>
          <w:lang w:val="en-US"/>
        </w:rPr>
        <w:t xml:space="preserve">substrate feed volume flow </w:t>
      </w:r>
      <w:r w:rsidR="00BC6856">
        <w:rPr>
          <w:lang w:val="en-US"/>
        </w:rPr>
        <w:t xml:space="preserve">are </w:t>
      </w:r>
      <w:r w:rsidR="004C304E">
        <w:rPr>
          <w:lang w:val="en-US"/>
        </w:rPr>
        <w:t>penalized to</w:t>
      </w:r>
      <w:r w:rsidR="00206D1D" w:rsidRPr="32AF646F">
        <w:rPr>
          <w:lang w:val="en-US"/>
        </w:rPr>
        <w:t xml:space="preserve"> prevent the controller from acting too erratically</w:t>
      </w:r>
      <w:r w:rsidR="00206D1D">
        <w:rPr>
          <w:lang w:val="en-US"/>
        </w:rPr>
        <w:t xml:space="preserve">. Otherwise, </w:t>
      </w:r>
      <w:r w:rsidR="007F56E0">
        <w:rPr>
          <w:lang w:val="en-US"/>
        </w:rPr>
        <w:t xml:space="preserve">initial trials showed that </w:t>
      </w:r>
      <w:r w:rsidR="00206D1D">
        <w:rPr>
          <w:lang w:val="en-US"/>
        </w:rPr>
        <w:t>this</w:t>
      </w:r>
      <w:r w:rsidR="00206D1D" w:rsidRPr="32AF646F">
        <w:rPr>
          <w:lang w:val="en-US"/>
        </w:rPr>
        <w:t xml:space="preserve"> </w:t>
      </w:r>
      <w:r w:rsidR="00975669">
        <w:rPr>
          <w:lang w:val="en-US"/>
        </w:rPr>
        <w:t xml:space="preserve">erratic controller behavior </w:t>
      </w:r>
      <w:r w:rsidR="00206D1D" w:rsidRPr="32AF646F">
        <w:rPr>
          <w:lang w:val="en-US"/>
        </w:rPr>
        <w:t>led to</w:t>
      </w:r>
      <w:r w:rsidR="00206D1D">
        <w:rPr>
          <w:lang w:val="en-US"/>
        </w:rPr>
        <w:t xml:space="preserve"> </w:t>
      </w:r>
      <w:r w:rsidR="00A727CC">
        <w:rPr>
          <w:lang w:val="en-US"/>
        </w:rPr>
        <w:t xml:space="preserve">deep </w:t>
      </w:r>
      <w:r w:rsidR="00206D1D" w:rsidRPr="32AF646F">
        <w:rPr>
          <w:lang w:val="en-US"/>
        </w:rPr>
        <w:t>pH drop</w:t>
      </w:r>
      <w:r w:rsidR="00206D1D">
        <w:rPr>
          <w:lang w:val="en-US"/>
        </w:rPr>
        <w:t>s</w:t>
      </w:r>
      <w:r w:rsidR="00206D1D" w:rsidRPr="32AF646F">
        <w:rPr>
          <w:lang w:val="en-US"/>
        </w:rPr>
        <w:t xml:space="preserve">, from which the </w:t>
      </w:r>
      <w:r w:rsidR="00784743">
        <w:rPr>
          <w:lang w:val="en-US"/>
        </w:rPr>
        <w:t xml:space="preserve">AD </w:t>
      </w:r>
      <w:r w:rsidR="00975669">
        <w:rPr>
          <w:lang w:val="en-US"/>
        </w:rPr>
        <w:t xml:space="preserve">process </w:t>
      </w:r>
      <w:r w:rsidR="00206D1D" w:rsidRPr="32AF646F">
        <w:rPr>
          <w:lang w:val="en-US"/>
        </w:rPr>
        <w:t>did not recover.</w:t>
      </w:r>
      <w:r w:rsidR="002A39A4">
        <w:rPr>
          <w:lang w:val="en-US"/>
        </w:rPr>
        <w:t xml:space="preserve"> To </w:t>
      </w:r>
      <w:r w:rsidR="00E57625">
        <w:rPr>
          <w:lang w:val="en-US"/>
        </w:rPr>
        <w:t xml:space="preserve">consider the individual cost function components </w:t>
      </w:r>
      <w:r w:rsidR="00864B62">
        <w:rPr>
          <w:lang w:val="en-US"/>
        </w:rPr>
        <w:t xml:space="preserve">in </w:t>
      </w:r>
      <w:r w:rsidR="00E57625">
        <w:rPr>
          <w:lang w:val="en-US"/>
        </w:rPr>
        <w:t>similar</w:t>
      </w:r>
      <w:r w:rsidR="00864B62">
        <w:rPr>
          <w:lang w:val="en-US"/>
        </w:rPr>
        <w:t xml:space="preserve"> orders of magnitude, they were normalized to </w:t>
      </w:r>
      <w:r w:rsidR="003421BB">
        <w:rPr>
          <w:lang w:val="en-US"/>
        </w:rPr>
        <w:t xml:space="preserve">their setpoint and maximum substrate cost, </w:t>
      </w:r>
      <w:ins w:id="110" w:author="Sören Weinrich" w:date="2025-04-25T13:48:00Z">
        <w:r w:rsidR="00521731">
          <w:rPr>
            <w:lang w:val="en-US"/>
          </w:rPr>
          <w:t>as described in Eq</w:t>
        </w:r>
      </w:ins>
      <w:ins w:id="111" w:author="Sören Weinrich" w:date="2025-04-25T13:49:00Z">
        <w:r w:rsidR="00521731">
          <w:rPr>
            <w:lang w:val="en-US"/>
          </w:rPr>
          <w:t>.</w:t>
        </w:r>
      </w:ins>
      <w:ins w:id="112" w:author="Sören Weinrich" w:date="2025-04-25T13:48:00Z">
        <w:r w:rsidR="00521731">
          <w:rPr>
            <w:lang w:val="en-US"/>
          </w:rPr>
          <w:t xml:space="preserve"> X and X </w:t>
        </w:r>
      </w:ins>
      <w:r w:rsidR="003421BB">
        <w:rPr>
          <w:lang w:val="en-US"/>
        </w:rPr>
        <w:t>respectively</w:t>
      </w:r>
      <w:commentRangeStart w:id="113"/>
      <w:r w:rsidR="00975669" w:rsidRPr="00521731">
        <w:rPr>
          <w:strike/>
          <w:lang w:val="en-US"/>
          <w:rPrChange w:id="114" w:author="Sören Weinrich" w:date="2025-04-25T13:49:00Z">
            <w:rPr>
              <w:lang w:val="en-US"/>
            </w:rPr>
          </w:rPrChange>
        </w:rPr>
        <w:t xml:space="preserve">, cf. </w:t>
      </w:r>
      <w:r w:rsidR="00975669" w:rsidRPr="00521731">
        <w:rPr>
          <w:strike/>
          <w:lang w:val="en-US"/>
          <w:rPrChange w:id="115" w:author="Sören Weinrich" w:date="2025-04-25T13:49:00Z">
            <w:rPr>
              <w:lang w:val="en-US"/>
            </w:rPr>
          </w:rPrChange>
        </w:rPr>
        <w:fldChar w:fldCharType="begin"/>
      </w:r>
      <w:r w:rsidR="00975669" w:rsidRPr="00521731">
        <w:rPr>
          <w:strike/>
          <w:lang w:val="en-US"/>
          <w:rPrChange w:id="116" w:author="Sören Weinrich" w:date="2025-04-25T13:49:00Z">
            <w:rPr>
              <w:lang w:val="en-US"/>
            </w:rPr>
          </w:rPrChange>
        </w:rPr>
        <w:instrText xml:space="preserve"> REF _Ref194920531 \h </w:instrText>
      </w:r>
      <w:r w:rsidR="00521731">
        <w:rPr>
          <w:strike/>
          <w:lang w:val="en-US"/>
        </w:rPr>
        <w:instrText xml:space="preserve"> \* MERGEFORMAT </w:instrText>
      </w:r>
      <w:r w:rsidR="00975669" w:rsidRPr="00521731">
        <w:rPr>
          <w:strike/>
          <w:lang w:val="en-US"/>
          <w:rPrChange w:id="117" w:author="Sören Weinrich" w:date="2025-04-25T13:49:00Z">
            <w:rPr>
              <w:strike/>
              <w:lang w:val="en-US"/>
            </w:rPr>
          </w:rPrChange>
        </w:rPr>
      </w:r>
      <w:r w:rsidR="00975669" w:rsidRPr="00521731">
        <w:rPr>
          <w:strike/>
          <w:lang w:val="en-US"/>
          <w:rPrChange w:id="118" w:author="Sören Weinrich" w:date="2025-04-25T13:49:00Z">
            <w:rPr>
              <w:lang w:val="en-US"/>
            </w:rPr>
          </w:rPrChange>
        </w:rPr>
        <w:fldChar w:fldCharType="separate"/>
      </w:r>
      <w:r w:rsidR="00594FEF" w:rsidRPr="00521731">
        <w:rPr>
          <w:strike/>
          <w:lang w:val="en-US"/>
          <w:rPrChange w:id="119" w:author="Sören Weinrich" w:date="2025-04-25T13:49:00Z">
            <w:rPr>
              <w:lang w:val="en-US"/>
            </w:rPr>
          </w:rPrChange>
        </w:rPr>
        <w:t>(</w:t>
      </w:r>
      <w:r w:rsidR="00594FEF" w:rsidRPr="00521731">
        <w:rPr>
          <w:strike/>
          <w:noProof/>
          <w:lang w:val="en-US"/>
          <w:rPrChange w:id="120" w:author="Sören Weinrich" w:date="2025-04-25T13:49:00Z">
            <w:rPr>
              <w:noProof/>
              <w:lang w:val="en-US"/>
            </w:rPr>
          </w:rPrChange>
        </w:rPr>
        <w:t>2</w:t>
      </w:r>
      <w:r w:rsidR="00594FEF" w:rsidRPr="00521731">
        <w:rPr>
          <w:strike/>
          <w:lang w:val="en-US"/>
          <w:rPrChange w:id="121" w:author="Sören Weinrich" w:date="2025-04-25T13:49:00Z">
            <w:rPr>
              <w:lang w:val="en-US"/>
            </w:rPr>
          </w:rPrChange>
        </w:rPr>
        <w:t>.</w:t>
      </w:r>
      <w:r w:rsidR="00594FEF" w:rsidRPr="00521731">
        <w:rPr>
          <w:strike/>
          <w:noProof/>
          <w:lang w:val="en-US"/>
          <w:rPrChange w:id="122" w:author="Sören Weinrich" w:date="2025-04-25T13:49:00Z">
            <w:rPr>
              <w:noProof/>
              <w:lang w:val="en-US"/>
            </w:rPr>
          </w:rPrChange>
        </w:rPr>
        <w:t>15</w:t>
      </w:r>
      <w:r w:rsidR="00975669" w:rsidRPr="00521731">
        <w:rPr>
          <w:strike/>
          <w:lang w:val="en-US"/>
          <w:rPrChange w:id="123" w:author="Sören Weinrich" w:date="2025-04-25T13:49:00Z">
            <w:rPr>
              <w:lang w:val="en-US"/>
            </w:rPr>
          </w:rPrChange>
        </w:rPr>
        <w:fldChar w:fldCharType="end"/>
      </w:r>
      <w:r w:rsidR="00975669" w:rsidRPr="00521731">
        <w:rPr>
          <w:strike/>
          <w:lang w:val="en-US"/>
          <w:rPrChange w:id="124" w:author="Sören Weinrich" w:date="2025-04-25T13:49:00Z">
            <w:rPr>
              <w:lang w:val="en-US"/>
            </w:rPr>
          </w:rPrChange>
        </w:rPr>
        <w:fldChar w:fldCharType="begin"/>
      </w:r>
      <w:r w:rsidR="00975669" w:rsidRPr="00521731">
        <w:rPr>
          <w:strike/>
          <w:lang w:val="en-US"/>
          <w:rPrChange w:id="125" w:author="Sören Weinrich" w:date="2025-04-25T13:49:00Z">
            <w:rPr>
              <w:lang w:val="en-US"/>
            </w:rPr>
          </w:rPrChange>
        </w:rPr>
        <w:instrText xml:space="preserve"> REF _Ref195099090 \h </w:instrText>
      </w:r>
      <w:r w:rsidR="00521731">
        <w:rPr>
          <w:strike/>
          <w:lang w:val="en-US"/>
        </w:rPr>
        <w:instrText xml:space="preserve"> \* MERGEFORMAT </w:instrText>
      </w:r>
      <w:r w:rsidR="00975669" w:rsidRPr="00521731">
        <w:rPr>
          <w:strike/>
          <w:lang w:val="en-US"/>
          <w:rPrChange w:id="126" w:author="Sören Weinrich" w:date="2025-04-25T13:49:00Z">
            <w:rPr>
              <w:strike/>
              <w:lang w:val="en-US"/>
            </w:rPr>
          </w:rPrChange>
        </w:rPr>
      </w:r>
      <w:r w:rsidR="00975669" w:rsidRPr="00521731">
        <w:rPr>
          <w:strike/>
          <w:lang w:val="en-US"/>
          <w:rPrChange w:id="127" w:author="Sören Weinrich" w:date="2025-04-25T13:49:00Z">
            <w:rPr>
              <w:lang w:val="en-US"/>
            </w:rPr>
          </w:rPrChange>
        </w:rPr>
        <w:fldChar w:fldCharType="separate"/>
      </w:r>
      <w:r w:rsidR="00594FEF" w:rsidRPr="00521731">
        <w:rPr>
          <w:strike/>
          <w:lang w:val="en-US"/>
          <w:rPrChange w:id="128" w:author="Sören Weinrich" w:date="2025-04-25T13:49:00Z">
            <w:rPr>
              <w:lang w:val="en-US"/>
            </w:rPr>
          </w:rPrChange>
        </w:rPr>
        <w:t>(</w:t>
      </w:r>
      <w:r w:rsidR="00594FEF" w:rsidRPr="00521731">
        <w:rPr>
          <w:strike/>
          <w:noProof/>
          <w:lang w:val="en-US"/>
          <w:rPrChange w:id="129" w:author="Sören Weinrich" w:date="2025-04-25T13:49:00Z">
            <w:rPr>
              <w:noProof/>
              <w:lang w:val="en-US"/>
            </w:rPr>
          </w:rPrChange>
        </w:rPr>
        <w:t>2</w:t>
      </w:r>
      <w:r w:rsidR="00594FEF" w:rsidRPr="00521731">
        <w:rPr>
          <w:strike/>
          <w:lang w:val="en-US"/>
          <w:rPrChange w:id="130" w:author="Sören Weinrich" w:date="2025-04-25T13:49:00Z">
            <w:rPr>
              <w:lang w:val="en-US"/>
            </w:rPr>
          </w:rPrChange>
        </w:rPr>
        <w:t>.</w:t>
      </w:r>
      <w:r w:rsidR="00594FEF" w:rsidRPr="00521731">
        <w:rPr>
          <w:strike/>
          <w:noProof/>
          <w:lang w:val="en-US"/>
          <w:rPrChange w:id="131" w:author="Sören Weinrich" w:date="2025-04-25T13:49:00Z">
            <w:rPr>
              <w:noProof/>
              <w:lang w:val="en-US"/>
            </w:rPr>
          </w:rPrChange>
        </w:rPr>
        <w:t>17</w:t>
      </w:r>
      <w:r w:rsidR="00975669" w:rsidRPr="00521731">
        <w:rPr>
          <w:strike/>
          <w:lang w:val="en-US"/>
          <w:rPrChange w:id="132" w:author="Sören Weinrich" w:date="2025-04-25T13:49:00Z">
            <w:rPr>
              <w:lang w:val="en-US"/>
            </w:rPr>
          </w:rPrChange>
        </w:rPr>
        <w:fldChar w:fldCharType="end"/>
      </w:r>
      <w:r w:rsidR="00975669" w:rsidRPr="00521731">
        <w:rPr>
          <w:strike/>
          <w:lang w:val="en-US"/>
          <w:rPrChange w:id="133" w:author="Sören Weinrich" w:date="2025-04-25T13:49:00Z">
            <w:rPr>
              <w:lang w:val="en-US"/>
            </w:rPr>
          </w:rPrChange>
        </w:rPr>
        <w:t>)</w:t>
      </w:r>
      <w:commentRangeEnd w:id="113"/>
      <w:r w:rsidR="00521731">
        <w:rPr>
          <w:rStyle w:val="Kommentarzeichen"/>
        </w:rPr>
        <w:commentReference w:id="113"/>
      </w:r>
      <w:r w:rsidR="00975669">
        <w:rPr>
          <w:lang w:val="en-US"/>
        </w:rPr>
        <w:t>.</w:t>
      </w:r>
    </w:p>
    <w:p w14:paraId="19FBE1F0" w14:textId="47140DA8" w:rsidR="00462140" w:rsidRPr="00462140" w:rsidRDefault="00B71ADF" w:rsidP="000F4AAE">
      <w:pPr>
        <w:rPr>
          <w:lang w:val="en-US"/>
        </w:rPr>
      </w:pPr>
      <w:r w:rsidRPr="32AF646F">
        <w:rPr>
          <w:lang w:val="en-US"/>
        </w:rPr>
        <w:t xml:space="preserve">The </w:t>
      </w:r>
      <w:r w:rsidR="00386421">
        <w:rPr>
          <w:lang w:val="en-US"/>
        </w:rPr>
        <w:t>AD model equa</w:t>
      </w:r>
      <w:r w:rsidR="00D40B25">
        <w:rPr>
          <w:lang w:val="en-US"/>
        </w:rPr>
        <w:t xml:space="preserve">tions were </w:t>
      </w:r>
      <w:r w:rsidRPr="32AF646F">
        <w:rPr>
          <w:lang w:val="en-US"/>
        </w:rPr>
        <w:t>discretized by orthogonal collocation on finite elements (OCFE, cf. Sec</w:t>
      </w:r>
      <w:r w:rsidR="00871B09">
        <w:rPr>
          <w:lang w:val="en-US"/>
        </w:rPr>
        <w:t>.</w:t>
      </w:r>
      <w:r w:rsidRPr="32AF646F">
        <w:rPr>
          <w:lang w:val="en-US"/>
        </w:rPr>
        <w:t xml:space="preserve"> 2.5) and denoted</w:t>
      </w:r>
      <w:r w:rsidR="008E32FF">
        <w:rPr>
          <w:lang w:val="en-US"/>
        </w:rPr>
        <w:t xml:space="preserve"> as</w:t>
      </w:r>
      <w:r w:rsidRPr="32AF646F">
        <w:rPr>
          <w:lang w:val="en-US"/>
        </w:rPr>
        <w:t xml:space="preserve"> </w:t>
      </w:r>
      <w:r w:rsidR="00871B09">
        <w:rPr>
          <w:lang w:val="en-US"/>
        </w:rPr>
        <w:t xml:space="preserve">discretized dynamic and measurement </w:t>
      </w:r>
      <w:r w:rsidR="00CC0D6C">
        <w:rPr>
          <w:lang w:val="en-US"/>
        </w:rPr>
        <w:t>equation</w:t>
      </w:r>
      <w:r w:rsidR="001C5FD8">
        <w:rPr>
          <w:lang w:val="en-US"/>
        </w:rPr>
        <w:t>s</w:t>
      </w:r>
      <w:r w:rsidRPr="32AF646F">
        <w:rPr>
          <w:lang w:val="en-US"/>
        </w:rPr>
        <w:t xml:space="preserve"> </w:t>
      </w:r>
      <m:oMath>
        <m:bar>
          <m:barPr>
            <m:ctrlPr>
              <w:rPr>
                <w:rFonts w:ascii="Cambria Math" w:hAnsi="Cambria Math"/>
                <w:i/>
                <w:lang w:val="en-US"/>
              </w:rPr>
            </m:ctrlPr>
          </m:barPr>
          <m:e>
            <m:r>
              <w:rPr>
                <w:rFonts w:ascii="Cambria Math" w:hAnsi="Cambria Math"/>
                <w:lang w:val="en-US"/>
              </w:rPr>
              <m:t>f</m:t>
            </m:r>
          </m:e>
        </m:bar>
      </m:oMath>
      <w:r w:rsidR="00D40B25">
        <w:rPr>
          <w:lang w:val="en-US"/>
        </w:rPr>
        <w:t xml:space="preserve"> </w:t>
      </w:r>
      <w:r w:rsidR="00871B09">
        <w:rPr>
          <w:lang w:val="en-US"/>
        </w:rPr>
        <w:t xml:space="preserve">and </w:t>
      </w:r>
      <m:oMath>
        <m:bar>
          <m:barPr>
            <m:ctrlPr>
              <w:rPr>
                <w:rFonts w:ascii="Cambria Math" w:hAnsi="Cambria Math"/>
                <w:i/>
                <w:lang w:val="en-US"/>
              </w:rPr>
            </m:ctrlPr>
          </m:barPr>
          <m:e>
            <m:r>
              <w:rPr>
                <w:rFonts w:ascii="Cambria Math" w:hAnsi="Cambria Math"/>
                <w:lang w:val="en-US"/>
              </w:rPr>
              <m:t>h</m:t>
            </m:r>
          </m:e>
        </m:bar>
      </m:oMath>
      <w:r w:rsidRPr="32AF646F">
        <w:rPr>
          <w:lang w:val="en-US"/>
        </w:rPr>
        <w:t>.</w:t>
      </w:r>
      <w:r w:rsidR="002B172E">
        <w:rPr>
          <w:lang w:val="en-US"/>
        </w:rPr>
        <w:t xml:space="preserve"> </w:t>
      </w:r>
      <w:r w:rsidR="004A1F2D" w:rsidRPr="32AF646F">
        <w:rPr>
          <w:lang w:val="en-US"/>
        </w:rPr>
        <w:t xml:space="preserve">Enforcing </w:t>
      </w:r>
      <w:r w:rsidR="004A1F2D">
        <w:rPr>
          <w:lang w:val="en-US"/>
        </w:rPr>
        <w:t xml:space="preserve">positive states </w:t>
      </w:r>
      <w:r w:rsidR="004A1F2D" w:rsidRPr="32AF646F">
        <w:rPr>
          <w:lang w:val="en-US"/>
        </w:rPr>
        <w:t>through non-negativity constraints proved to be unnecessary during initial tests</w:t>
      </w:r>
      <w:r w:rsidR="004A1F2D">
        <w:rPr>
          <w:lang w:val="en-US"/>
        </w:rPr>
        <w:t xml:space="preserve">, which was </w:t>
      </w:r>
      <w:r w:rsidR="004A1F2D" w:rsidRPr="32AF646F">
        <w:rPr>
          <w:lang w:val="en-US"/>
        </w:rPr>
        <w:t>thus omitted.</w:t>
      </w:r>
      <w:r w:rsidR="004A1F2D">
        <w:rPr>
          <w:lang w:val="en-US"/>
        </w:rPr>
        <w:t xml:space="preserve"> </w:t>
      </w:r>
      <w:r w:rsidR="004A1F2D" w:rsidRPr="32AF646F">
        <w:rPr>
          <w:lang w:val="en-US"/>
        </w:rPr>
        <w:t>Normalized inputs were constrained between 0 and 1.</w:t>
      </w:r>
      <w:r w:rsidR="004A1F2D">
        <w:rPr>
          <w:lang w:val="en-US"/>
        </w:rPr>
        <w:t xml:space="preserve"> </w:t>
      </w:r>
      <w:r w:rsidR="32AF646F" w:rsidRPr="32AF646F">
        <w:rPr>
          <w:lang w:val="en-US"/>
        </w:rPr>
        <w:t xml:space="preserve">The </w:t>
      </w:r>
      <w:r w:rsidR="007F2F67">
        <w:rPr>
          <w:lang w:val="en-US"/>
        </w:rPr>
        <w:t xml:space="preserve">cost function for a single multi-stage scenario and the </w:t>
      </w:r>
      <w:r w:rsidR="32AF646F" w:rsidRPr="32AF646F">
        <w:rPr>
          <w:lang w:val="en-US"/>
        </w:rPr>
        <w:t xml:space="preserve">resulting </w:t>
      </w:r>
      <w:r w:rsidR="00C10618" w:rsidRPr="32AF646F">
        <w:rPr>
          <w:lang w:val="en-US"/>
        </w:rPr>
        <w:t>OCP</w:t>
      </w:r>
      <w:r w:rsidR="00787336">
        <w:rPr>
          <w:lang w:val="en-US"/>
        </w:rPr>
        <w:t xml:space="preserve"> </w:t>
      </w:r>
      <w:r w:rsidR="00A80D89">
        <w:rPr>
          <w:lang w:val="en-US"/>
        </w:rPr>
        <w:t>are</w:t>
      </w:r>
      <w:r w:rsidR="0022239E">
        <w:rPr>
          <w:lang w:val="en-US"/>
        </w:rPr>
        <w:t xml:space="preserve"> shown in </w:t>
      </w:r>
      <w:commentRangeStart w:id="134"/>
      <w:r w:rsidR="00DA45A9">
        <w:rPr>
          <w:lang w:val="en-US"/>
        </w:rPr>
        <w:t>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r w:rsidR="00594FEF">
        <w:t>(</w:t>
      </w:r>
      <w:r w:rsidR="00594FEF">
        <w:rPr>
          <w:noProof/>
        </w:rPr>
        <w:t>2</w:t>
      </w:r>
      <w:r w:rsidR="00594FEF">
        <w:t>.</w:t>
      </w:r>
      <w:r w:rsidR="00594FEF">
        <w:rPr>
          <w:noProof/>
        </w:rPr>
        <w:t>15</w:t>
      </w:r>
      <w:r w:rsidR="00A63B13">
        <w:rPr>
          <w:lang w:val="en-US"/>
        </w:rPr>
        <w:fldChar w:fldCharType="end"/>
      </w:r>
      <w:r w:rsidR="00A63B13">
        <w:rPr>
          <w:lang w:val="en-US"/>
        </w:rPr>
        <w:t xml:space="preserve">) </w:t>
      </w:r>
      <w:commentRangeEnd w:id="134"/>
      <w:r w:rsidR="00E23F4F">
        <w:rPr>
          <w:rStyle w:val="Kommentarzeichen"/>
        </w:rPr>
        <w:commentReference w:id="134"/>
      </w:r>
      <w:r w:rsidR="0022239E">
        <w:rPr>
          <w:lang w:val="en-US"/>
        </w:rPr>
        <w:t xml:space="preserve">and </w:t>
      </w:r>
      <w:r w:rsidR="00A63B13">
        <w:rPr>
          <w:lang w:val="en-US"/>
        </w:rPr>
        <w:fldChar w:fldCharType="begin"/>
      </w:r>
      <w:r w:rsidR="00A63B13">
        <w:rPr>
          <w:lang w:val="en-US"/>
        </w:rPr>
        <w:instrText xml:space="preserve"> REF _Ref194920594 \h </w:instrText>
      </w:r>
      <w:r w:rsidR="00A63B13">
        <w:rPr>
          <w:lang w:val="en-US"/>
        </w:rPr>
      </w:r>
      <w:r w:rsidR="00A63B13">
        <w:rPr>
          <w:lang w:val="en-US"/>
        </w:rPr>
        <w:fldChar w:fldCharType="separate"/>
      </w:r>
      <w:r w:rsidR="00594FEF">
        <w:t>(</w:t>
      </w:r>
      <w:r w:rsidR="00594FEF">
        <w:rPr>
          <w:noProof/>
        </w:rPr>
        <w:t>2</w:t>
      </w:r>
      <w:r w:rsidR="00594FEF">
        <w:t>.</w:t>
      </w:r>
      <w:r w:rsidR="00594FEF">
        <w:rPr>
          <w:noProof/>
        </w:rPr>
        <w:t>16</w:t>
      </w:r>
      <w:r w:rsidR="00A63B13">
        <w:rPr>
          <w:lang w:val="en-US"/>
        </w:rPr>
        <w:fldChar w:fldCharType="end"/>
      </w:r>
      <w:r w:rsidR="00A63B13">
        <w:rPr>
          <w:lang w:val="en-US"/>
        </w:rPr>
        <w:t>)</w:t>
      </w:r>
      <w:r w:rsidR="006B4EAF">
        <w:rPr>
          <w:lang w:val="en-US"/>
        </w:rPr>
        <w:t>.</w:t>
      </w:r>
      <w:r w:rsidR="00AA2B45">
        <w:rPr>
          <w:lang w:val="en-US"/>
        </w:rPr>
        <w:t xml:space="preserve"> </w:t>
      </w:r>
      <w:r w:rsidR="00871B09">
        <w:rPr>
          <w:lang w:val="en-US"/>
        </w:rPr>
        <w:t>Tab. 2 summarizes r</w:t>
      </w:r>
      <w:r w:rsidR="00DA45A9">
        <w:rPr>
          <w:lang w:val="en-US"/>
        </w:rPr>
        <w:t xml:space="preserve">equired </w:t>
      </w:r>
      <w:r w:rsidR="0022239E" w:rsidRPr="32AF646F">
        <w:rPr>
          <w:lang w:val="en-US"/>
        </w:rPr>
        <w:t xml:space="preserve">coefficients used </w:t>
      </w:r>
      <w:r w:rsidR="00A80D89">
        <w:rPr>
          <w:lang w:val="en-US"/>
        </w:rPr>
        <w:t xml:space="preserve">for </w:t>
      </w:r>
      <w:r w:rsidR="0022239E" w:rsidRPr="32AF646F">
        <w:rPr>
          <w:lang w:val="en-US"/>
        </w:rPr>
        <w:t>case study 1.</w:t>
      </w:r>
      <w:r>
        <w:rPr>
          <w:lang w:val="en-US"/>
        </w:rP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
        <w:gridCol w:w="7521"/>
        <w:gridCol w:w="1194"/>
      </w:tblGrid>
      <w:tr w:rsidR="007F2F67" w14:paraId="45348B93" w14:textId="77777777" w:rsidTr="007F2F67">
        <w:tc>
          <w:tcPr>
            <w:tcW w:w="174" w:type="pct"/>
            <w:vAlign w:val="center"/>
          </w:tcPr>
          <w:p w14:paraId="77CBDBDA" w14:textId="77777777" w:rsidR="007F2F67" w:rsidRDefault="007F2F67">
            <w:pPr>
              <w:ind w:firstLine="0"/>
              <w:jc w:val="right"/>
              <w:rPr>
                <w:lang w:val="en-US"/>
              </w:rPr>
            </w:pPr>
          </w:p>
        </w:tc>
        <w:tc>
          <w:tcPr>
            <w:tcW w:w="4165" w:type="pct"/>
            <w:vAlign w:val="center"/>
          </w:tcPr>
          <w:p w14:paraId="62BE2AD0" w14:textId="20CD27E1" w:rsidR="007F2F67" w:rsidRPr="0009714C" w:rsidRDefault="007F2F67" w:rsidP="00BC3C86">
            <w:pPr>
              <w:jc w:val="left"/>
              <w:rPr>
                <w:color w:val="000000" w:themeColor="text1"/>
                <w:sz w:val="22"/>
                <w:szCs w:val="21"/>
                <w:lang w:val="en-US"/>
              </w:rPr>
            </w:pPr>
            <w:r>
              <w:rPr>
                <w:color w:val="000000" w:themeColor="text1"/>
                <w:sz w:val="22"/>
                <w:szCs w:val="21"/>
                <w:lang w:val="en-US"/>
              </w:rPr>
              <w:t xml:space="preserve"> </w:t>
            </w:r>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r>
                <w:rPr>
                  <w:rFonts w:ascii="Cambria Math" w:hAnsi="Cambria Math"/>
                  <w:color w:val="000000" w:themeColor="text1"/>
                  <w:sz w:val="22"/>
                  <w:szCs w:val="21"/>
                  <w:lang w:val="en-US"/>
                </w:rPr>
                <m:t>=</m:t>
              </m:r>
              <m:r>
                <m:rPr>
                  <m:sty m:val="p"/>
                </m:rPr>
                <w:rPr>
                  <w:rFonts w:ascii="Cambria Math" w:hAnsi="Cambria Math"/>
                  <w:color w:val="000000" w:themeColor="text1"/>
                  <w:sz w:val="22"/>
                  <w:szCs w:val="21"/>
                  <w:lang w:val="en-US"/>
                </w:rPr>
                <w:br/>
              </m:r>
            </m:oMath>
            <m:oMathPara>
              <m:oMath>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num>
                                  <m:den>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den>
                                </m:f>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3</m:t>
                                    </m:r>
                                  </m:sub>
                                </m:sSub>
                                <m:r>
                                  <w:rPr>
                                    <w:rFonts w:ascii="Cambria Math" w:hAnsi="Cambria Math"/>
                                    <w:color w:val="000000" w:themeColor="text1"/>
                                    <w:sz w:val="22"/>
                                    <w:szCs w:val="21"/>
                                    <w:lang w:val="en-US"/>
                                  </w:rPr>
                                  <m:t xml:space="preserve"> </m:t>
                                </m:r>
                                <m:sSubSup>
                                  <m:sSubSupPr>
                                    <m:ctrlPr>
                                      <w:rPr>
                                        <w:rFonts w:ascii="Cambria Math" w:hAnsi="Cambria Math"/>
                                        <w:i/>
                                        <w:color w:val="000000" w:themeColor="text1"/>
                                        <w:sz w:val="22"/>
                                        <w:szCs w:val="21"/>
                                        <w:lang w:val="en-US"/>
                                      </w:rPr>
                                    </m:ctrlPr>
                                  </m:sSubSup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up>
                                    <m:r>
                                      <w:rPr>
                                        <w:rFonts w:ascii="Cambria Math" w:hAnsi="Cambria Math"/>
                                        <w:color w:val="000000" w:themeColor="text1"/>
                                        <w:sz w:val="22"/>
                                        <w:szCs w:val="21"/>
                                        <w:lang w:val="en-US"/>
                                      </w:rPr>
                                      <m:t>2</m:t>
                                    </m:r>
                                  </m:sup>
                                </m:sSubSup>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Sup>
                                  <m:sSubSupPr>
                                    <m:ctrlPr>
                                      <w:rPr>
                                        <w:rFonts w:ascii="Cambria Math" w:hAnsi="Cambria Math"/>
                                        <w:i/>
                                        <w:color w:val="000000" w:themeColor="text1"/>
                                        <w:sz w:val="22"/>
                                        <w:szCs w:val="21"/>
                                        <w:lang w:val="en-US"/>
                                      </w:rPr>
                                    </m:ctrlPr>
                                  </m:sSubSup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up>
                                    <m:r>
                                      <w:rPr>
                                        <w:rFonts w:ascii="Cambria Math" w:hAnsi="Cambria Math"/>
                                        <w:color w:val="000000" w:themeColor="text1"/>
                                        <w:sz w:val="22"/>
                                        <w:szCs w:val="21"/>
                                        <w:lang w:val="en-US"/>
                                      </w:rPr>
                                      <m:t>2</m:t>
                                    </m:r>
                                  </m:sup>
                                </m:sSubSup>
                              </m:e>
                            </m:d>
                          </m:e>
                        </m:nary>
                      </m:e>
                    </m:d>
                  </m:e>
                </m:nary>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sub>
                              <m:sup>
                                <m:r>
                                  <m:rPr>
                                    <m:sty m:val="p"/>
                                  </m:rPr>
                                  <w:rPr>
                                    <w:rFonts w:ascii="Cambria Math" w:hAnsi="Cambria Math"/>
                                    <w:color w:val="000000" w:themeColor="text1"/>
                                    <w:sz w:val="22"/>
                                    <w:szCs w:val="21"/>
                                    <w:lang w:val="en-US"/>
                                  </w:rPr>
                                  <m:t>set</m:t>
                                </m:r>
                              </m:sup>
                            </m:sSubSup>
                          </m:num>
                          <m:den>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sub>
                              <m:sup>
                                <m:r>
                                  <m:rPr>
                                    <m:sty m:val="p"/>
                                  </m:rPr>
                                  <w:rPr>
                                    <w:rFonts w:ascii="Cambria Math" w:hAnsi="Cambria Math"/>
                                    <w:color w:val="000000" w:themeColor="text1"/>
                                    <w:sz w:val="22"/>
                                    <w:szCs w:val="21"/>
                                    <w:lang w:val="en-US"/>
                                  </w:rPr>
                                  <m:t>set</m:t>
                                </m:r>
                              </m:sup>
                            </m:sSubSup>
                          </m:den>
                        </m:f>
                      </m:e>
                    </m:d>
                  </m:e>
                  <m:sup>
                    <m:r>
                      <w:rPr>
                        <w:rFonts w:ascii="Cambria Math" w:hAnsi="Cambria Math"/>
                        <w:color w:val="000000" w:themeColor="text1"/>
                        <w:sz w:val="22"/>
                        <w:szCs w:val="21"/>
                        <w:lang w:val="en-US"/>
                      </w:rPr>
                      <m:t>2</m:t>
                    </m:r>
                  </m:sup>
                </m:sSup>
              </m:oMath>
            </m:oMathPara>
          </w:p>
        </w:tc>
        <w:tc>
          <w:tcPr>
            <w:tcW w:w="661" w:type="pct"/>
            <w:vAlign w:val="center"/>
          </w:tcPr>
          <w:p w14:paraId="347D47B4" w14:textId="3295BED8" w:rsidR="007F2F67" w:rsidRDefault="007F2F67" w:rsidP="00220152">
            <w:pPr>
              <w:pStyle w:val="Beschriftung"/>
              <w:jc w:val="right"/>
              <w:rPr>
                <w:lang w:val="en-US"/>
              </w:rPr>
            </w:pPr>
            <w:bookmarkStart w:id="135" w:name="_Ref194920531"/>
            <w:bookmarkStart w:id="136" w:name="_Ref188105785"/>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15</w:t>
            </w:r>
            <w:r>
              <w:fldChar w:fldCharType="end"/>
            </w:r>
            <w:bookmarkEnd w:id="135"/>
            <w:r>
              <w:t>)</w:t>
            </w:r>
            <w:bookmarkEnd w:id="136"/>
          </w:p>
        </w:tc>
      </w:tr>
      <w:tr w:rsidR="007F2F67" w:rsidRPr="00FE05FF" w14:paraId="1B36C416" w14:textId="77777777" w:rsidTr="007F2F67">
        <w:tc>
          <w:tcPr>
            <w:tcW w:w="174" w:type="pct"/>
            <w:vAlign w:val="center"/>
          </w:tcPr>
          <w:p w14:paraId="49C9A1BD" w14:textId="77777777" w:rsidR="007F2F67" w:rsidRDefault="007F2F67">
            <w:pPr>
              <w:ind w:firstLine="0"/>
              <w:jc w:val="right"/>
              <w:rPr>
                <w:lang w:val="en-US"/>
              </w:rPr>
            </w:pPr>
          </w:p>
        </w:tc>
        <w:tc>
          <w:tcPr>
            <w:tcW w:w="4165" w:type="pct"/>
            <w:vAlign w:val="center"/>
          </w:tcPr>
          <w:p w14:paraId="5E19FBBC" w14:textId="77777777" w:rsidR="007F2F67" w:rsidRDefault="003277B2" w:rsidP="007F2F67">
            <w:pPr>
              <w:jc w:val="center"/>
              <w:rPr>
                <w:color w:val="000000" w:themeColor="text1"/>
                <w:sz w:val="22"/>
                <w:szCs w:val="21"/>
                <w:lang w:val="en-US"/>
              </w:rPr>
            </w:pPr>
            <m:oMath>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lang w:val="en-US"/>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lim>
              </m:limLow>
              <m:r>
                <w:rPr>
                  <w:rFonts w:ascii="Cambria Math" w:hAnsi="Cambria Math"/>
                  <w:color w:val="000000" w:themeColor="text1"/>
                  <w:sz w:val="22"/>
                  <w:szCs w:val="21"/>
                  <w:lang w:val="en-US"/>
                </w:rPr>
                <m:t xml:space="preserve">  </m:t>
              </m:r>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m:t>
                  </m:r>
                  <m:r>
                    <w:rPr>
                      <w:rFonts w:ascii="Cambria Math" w:hAnsi="Cambria Math"/>
                      <w:color w:val="000000" w:themeColor="text1"/>
                      <w:sz w:val="22"/>
                      <w:szCs w:val="21"/>
                      <w:lang w:val="en-US"/>
                    </w:rPr>
                    <m:t>,</m:t>
                  </m:r>
                  <m:r>
                    <w:rPr>
                      <w:rFonts w:ascii="Cambria Math" w:hAnsi="Cambria Math"/>
                      <w:color w:val="000000" w:themeColor="text1"/>
                      <w:sz w:val="22"/>
                      <w:szCs w:val="21"/>
                      <w:lang w:val="en-US"/>
                    </w:rPr>
                    <m:t>u</m:t>
                  </m:r>
                </m:e>
              </m:d>
            </m:oMath>
            <w:r w:rsidR="007F2F67">
              <w:rPr>
                <w:color w:val="000000" w:themeColor="text1"/>
                <w:sz w:val="22"/>
                <w:szCs w:val="21"/>
                <w:lang w:val="en-US"/>
              </w:rPr>
              <w:t xml:space="preserve"> </w:t>
            </w:r>
          </w:p>
          <w:p w14:paraId="574EB4AA" w14:textId="1580604B" w:rsidR="00A363F7" w:rsidRPr="005C1626" w:rsidRDefault="003277B2" w:rsidP="00A363F7">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m:t>
                          </m:r>
                          <m:r>
                            <w:rPr>
                              <w:rFonts w:ascii="Cambria Math" w:hAnsi="Cambria Math"/>
                              <w:color w:val="000000" w:themeColor="text1"/>
                              <w:sz w:val="22"/>
                              <w:szCs w:val="21"/>
                              <w:lang w:val="en-US"/>
                            </w:rPr>
                            <m:t>,</m:t>
                          </m:r>
                          <m:r>
                            <w:rPr>
                              <w:rFonts w:ascii="Cambria Math" w:hAnsi="Cambria Math"/>
                              <w:color w:val="000000" w:themeColor="text1"/>
                              <w:sz w:val="22"/>
                              <w:szCs w:val="21"/>
                              <w:lang w:val="en-US"/>
                            </w:rPr>
                            <m:t>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xml:space="preserve">∀  </m:t>
                      </m:r>
                      <m:r>
                        <w:rPr>
                          <w:rFonts w:ascii="Cambria Math" w:hAnsi="Cambria Math"/>
                          <w:color w:val="000000" w:themeColor="text1"/>
                          <w:sz w:val="22"/>
                          <w:szCs w:val="21"/>
                          <w:lang w:val="en-US"/>
                        </w:rPr>
                        <m:t>i</m:t>
                      </m:r>
                      <m:r>
                        <w:rPr>
                          <w:rFonts w:ascii="Cambria Math" w:hAnsi="Cambria Math"/>
                          <w:color w:val="000000" w:themeColor="text1"/>
                          <w:sz w:val="22"/>
                          <w:szCs w:val="21"/>
                          <w:lang w:val="en-US"/>
                        </w:rPr>
                        <m:t xml:space="preserve">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xml:space="preserve">, </m:t>
                      </m:r>
                      <m:r>
                        <w:rPr>
                          <w:rFonts w:ascii="Cambria Math" w:hAnsi="Cambria Math"/>
                          <w:color w:val="000000" w:themeColor="text1"/>
                          <w:sz w:val="22"/>
                          <w:szCs w:val="21"/>
                          <w:lang w:val="en-US"/>
                        </w:rPr>
                        <m:t>k</m:t>
                      </m:r>
                      <m:r>
                        <w:rPr>
                          <w:rFonts w:ascii="Cambria Math" w:hAnsi="Cambria Math"/>
                          <w:color w:val="000000" w:themeColor="text1"/>
                          <w:sz w:val="22"/>
                          <w:szCs w:val="21"/>
                          <w:lang w:val="en-US"/>
                        </w:rPr>
                        <m:t xml:space="preserve">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e>
                      </m:d>
                      <m:r>
                        <w:rPr>
                          <w:rFonts w:ascii="Cambria Math" w:eastAsia="Cambria Math" w:hAnsi="Cambria Math" w:cs="Cambria Math"/>
                          <w:color w:val="000000" w:themeColor="text1"/>
                          <w:sz w:val="22"/>
                          <w:szCs w:val="21"/>
                          <w:lang w:val="en-US"/>
                        </w:rPr>
                        <m:t xml:space="preserve">. </m:t>
                      </m:r>
                    </m:e>
                  </m:mr>
                </m:m>
              </m:oMath>
            </m:oMathPara>
          </w:p>
        </w:tc>
        <w:tc>
          <w:tcPr>
            <w:tcW w:w="661" w:type="pct"/>
            <w:vAlign w:val="center"/>
          </w:tcPr>
          <w:p w14:paraId="0175B1E8" w14:textId="47F7FE0B" w:rsidR="007F2F67" w:rsidRPr="00FE05FF" w:rsidRDefault="007F2F67">
            <w:pPr>
              <w:pStyle w:val="Beschriftung"/>
              <w:jc w:val="right"/>
              <w:rPr>
                <w:lang w:val="en-US"/>
              </w:rPr>
            </w:pPr>
            <w:bookmarkStart w:id="137" w:name="_Ref194920594"/>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16</w:t>
            </w:r>
            <w:r>
              <w:fldChar w:fldCharType="end"/>
            </w:r>
            <w:bookmarkEnd w:id="137"/>
            <w:r>
              <w:t>)</w:t>
            </w:r>
          </w:p>
        </w:tc>
      </w:tr>
    </w:tbl>
    <w:p w14:paraId="75D20111" w14:textId="337C853A" w:rsidR="00510AB0" w:rsidRPr="00692A81" w:rsidRDefault="32AF646F" w:rsidP="008B6E95">
      <w:pPr>
        <w:pStyle w:val="berschrift3"/>
        <w:ind w:left="0" w:firstLine="0"/>
        <w:rPr>
          <w:lang w:val="en-US"/>
        </w:rPr>
      </w:pPr>
      <w:bookmarkStart w:id="138" w:name="_2bb10dj2xkze"/>
      <w:bookmarkEnd w:id="138"/>
      <w:r w:rsidRPr="32AF646F">
        <w:rPr>
          <w:lang w:val="en-US"/>
        </w:rPr>
        <w:t>2.4.2 Cogeneration (case study 2)</w:t>
      </w:r>
    </w:p>
    <w:p w14:paraId="2316DAA8" w14:textId="211B6D3F" w:rsidR="001046F1" w:rsidRDefault="32AF646F" w:rsidP="32AF646F">
      <w:pPr>
        <w:rPr>
          <w:lang w:val="en-US"/>
        </w:rPr>
      </w:pPr>
      <w:r w:rsidRPr="32AF646F">
        <w:rPr>
          <w:lang w:val="en-US"/>
        </w:rPr>
        <w:t xml:space="preserve">Case study 2 </w:t>
      </w:r>
      <w:r w:rsidR="00ED5986">
        <w:rPr>
          <w:lang w:val="en-US"/>
        </w:rPr>
        <w:t>addresses</w:t>
      </w:r>
      <w:r w:rsidRPr="32AF646F">
        <w:rPr>
          <w:lang w:val="en-US"/>
        </w:rPr>
        <w:t xml:space="preserve"> </w:t>
      </w:r>
      <w:r w:rsidR="00C8026B">
        <w:rPr>
          <w:lang w:val="en-US"/>
        </w:rPr>
        <w:t>demand-oriented</w:t>
      </w:r>
      <w:r w:rsidRPr="32AF646F">
        <w:rPr>
          <w:lang w:val="en-US"/>
        </w:rPr>
        <w:t xml:space="preserve"> cogeneration. For this purpose, the ADM1-R3 was augmented by the </w:t>
      </w:r>
      <w:r w:rsidR="008153E1">
        <w:rPr>
          <w:lang w:val="en-US"/>
        </w:rPr>
        <w:t>GS</w:t>
      </w:r>
      <w:r w:rsidRPr="32AF646F">
        <w:rPr>
          <w:lang w:val="en-US"/>
        </w:rPr>
        <w:t xml:space="preserve"> model described in Sec</w:t>
      </w:r>
      <w:r w:rsidR="00833053">
        <w:rPr>
          <w:lang w:val="en-US"/>
        </w:rPr>
        <w:t>.</w:t>
      </w:r>
      <w:r w:rsidRPr="32AF646F">
        <w:rPr>
          <w:lang w:val="en-US"/>
        </w:rPr>
        <w:t xml:space="preserve"> 2.1</w:t>
      </w:r>
      <w:r w:rsidR="004B3280">
        <w:rPr>
          <w:lang w:val="en-US"/>
        </w:rPr>
        <w:t>.</w:t>
      </w:r>
      <w:r w:rsidRPr="32AF646F">
        <w:rPr>
          <w:lang w:val="en-US"/>
        </w:rPr>
        <w:t xml:space="preserve"> Since CHP</w:t>
      </w:r>
      <w:r w:rsidR="00833053">
        <w:rPr>
          <w:lang w:val="en-US"/>
        </w:rPr>
        <w:t xml:space="preserve"> unit</w:t>
      </w:r>
      <w:r w:rsidRPr="32AF646F">
        <w:rPr>
          <w:lang w:val="en-US"/>
        </w:rPr>
        <w:t xml:space="preserve">s typically have an operation point of optimal electrical efficiency, the CHP </w:t>
      </w:r>
      <w:r w:rsidR="00833053">
        <w:rPr>
          <w:lang w:val="en-US"/>
        </w:rPr>
        <w:t xml:space="preserve">unit </w:t>
      </w:r>
      <w:r w:rsidRPr="32AF646F">
        <w:rPr>
          <w:lang w:val="en-US"/>
        </w:rPr>
        <w:t xml:space="preserve">was assumed to be either turned on at 100% capacity or turned off. A weekly CHP operating schedule </w:t>
      </w:r>
      <w:r w:rsidR="005C6F30">
        <w:rPr>
          <w:lang w:val="en-US"/>
        </w:rPr>
        <w:t>inspired by</w:t>
      </w:r>
      <w:r w:rsidR="002554AE">
        <w:rPr>
          <w:lang w:val="en-US"/>
        </w:rPr>
        <w:t xml:space="preserve"> </w:t>
      </w:r>
      <w:sdt>
        <w:sdtPr>
          <w:rPr>
            <w:lang w:val="en-US"/>
          </w:rPr>
          <w:alias w:val="To edit, see citavi.com/edit"/>
          <w:tag w:val="CitaviPlaceholder#138a95ce-7b51-4605-8801-506630a74645"/>
          <w:id w:val="1969618529"/>
          <w:placeholder>
            <w:docPart w:val="365698D23745DA4C807A609F4B17DE6F"/>
          </w:placeholder>
        </w:sdtPr>
        <w:sdtEndPr/>
        <w:sdtContent>
          <w:r w:rsidR="002554AE">
            <w:rPr>
              <w:lang w:val="en-US"/>
            </w:rPr>
            <w:fldChar w:fldCharType="begin"/>
          </w:r>
          <w:r w:rsidR="002554AE">
            <w:rPr>
              <w:lang w:val="en-US"/>
            </w:rPr>
            <w:instrText>ADDIN CitaviPlaceholder{eyIkaWQiOiIxIiwiJHR5cGUiOiJTd2lzc0FjYWRlbWljLkNpdGF2aS5DaXRhdGlvbnMuV29yZFBsYWNlaG9sZGVyLCBTd2lzc0FjYWRlbWljLkNpdGF2aSIsIkFzc29jaWF0ZVdpdGhQbGFjZWhvbGRlclRhZyI6IkNpdGF2aVBsYWNlaG9sZGVyIzM5ODg0MGQ1LThhZDgtNDA3Yi05YWUxLTE1NDQ1OTk1NzNlMyIsIkVudHJpZXMiOlt7IiRpZCI6IjIiLCIkdHlwZSI6IlN3aXNzQWNhZGVtaWMuQ2l0YXZpLkNpdGF0aW9ucy5Xb3JkUGxhY2Vob2xkZXJFbnRyeSwgU3dpc3NBY2FkZW1pYy5DaXRhdmkiLCJJZCI6ImJkOWIwZmFjLWI5ZmMtNGIyNC1hNmUwLWI3YzczNGQ2N2E2M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EzOGE5NWNlLTdiNTEtNDYwNS04ODAxLTUwNjYzMGE3NDY0NSIsIlRleHQiOiJNYXVreSBldCBhbC4iLCJXQUlWZXJzaW9uIjoiNi4xNS4yLjAifQ==}</w:instrText>
          </w:r>
          <w:r w:rsidR="002554AE">
            <w:rPr>
              <w:lang w:val="en-US"/>
            </w:rPr>
            <w:fldChar w:fldCharType="separate"/>
          </w:r>
          <w:r w:rsidR="00046EEC">
            <w:rPr>
              <w:lang w:val="en-US"/>
            </w:rPr>
            <w:t>Mauky et al.</w:t>
          </w:r>
          <w:r w:rsidR="002554AE">
            <w:rPr>
              <w:lang w:val="en-US"/>
            </w:rPr>
            <w:fldChar w:fldCharType="end"/>
          </w:r>
        </w:sdtContent>
      </w:sdt>
      <w:r w:rsidR="002554AE">
        <w:rPr>
          <w:lang w:val="en-US"/>
        </w:rPr>
        <w:t xml:space="preserve"> </w:t>
      </w:r>
      <w:sdt>
        <w:sdtPr>
          <w:rPr>
            <w:lang w:val="en-US"/>
          </w:rPr>
          <w:alias w:val="To edit, see citavi.com/edit"/>
          <w:tag w:val="CitaviPlaceholder#398840d5-8ad8-407b-9ae1-1544599573e3"/>
          <w:id w:val="1375968200"/>
          <w:placeholder>
            <w:docPart w:val="365698D23745DA4C807A609F4B17DE6F"/>
          </w:placeholder>
        </w:sdtPr>
        <w:sdtEndPr/>
        <w:sdtContent>
          <w:r w:rsidR="002554AE">
            <w:rPr>
              <w:lang w:val="en-US"/>
            </w:rPr>
            <w:fldChar w:fldCharType="begin"/>
          </w:r>
          <w:r w:rsidR="002554AE">
            <w:rPr>
              <w:lang w:val="en-US"/>
            </w:rPr>
            <w:instrText>ADDIN CitaviPlaceholder{eyIkaWQiOiIxIiwiJHR5cGUiOiJTd2lzc0FjYWRlbWljLkNpdGF2aS5DaXRhdGlvbnMuV29yZFBsYWNlaG9sZGVyLCBTd2lzc0FjYWRlbWljLkNpdGF2aSIsIkFzc29jaWF0ZVdpdGhQbGFjZWhvbGRlclRhZyI6IkNpdGF2aVBsYWNlaG9sZGVyIzEzOGE5NWNlLTdiNTEtNDYwNS04ODAxLTUwNjYzMGE3NDY0NSIsIkVudHJpZXMiOlt7IiRpZCI6IjIiLCIkdHlwZSI6IlN3aXNzQWNhZGVtaWMuQ2l0YXZpLkNpdGF0aW9ucy5Xb3JkUGxhY2Vob2xkZXJFbnRyeSwgU3dpc3NBY2FkZW1pYy5DaXRhdmkiLCJJZCI6ImUxOTljNDAzLWU0MmUtNDExOS05MDg0LWRiZmY0MDYzNmQwZ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zk4ODQwZDUtOGFkOC00MDdiLTlhZTEtMTU0NDU5OTU3M2UzIiwiVGV4dCI6IigyMDE2KSIsIldBSVZlcnNpb24iOiI2LjE1LjIuMCJ9}</w:instrText>
          </w:r>
          <w:r w:rsidR="002554AE">
            <w:rPr>
              <w:lang w:val="en-US"/>
            </w:rPr>
            <w:fldChar w:fldCharType="separate"/>
          </w:r>
          <w:r w:rsidR="00046EEC">
            <w:rPr>
              <w:lang w:val="en-US"/>
            </w:rPr>
            <w:t>(2016)</w:t>
          </w:r>
          <w:r w:rsidR="002554AE">
            <w:rPr>
              <w:lang w:val="en-US"/>
            </w:rPr>
            <w:fldChar w:fldCharType="end"/>
          </w:r>
        </w:sdtContent>
      </w:sdt>
      <w:r w:rsidR="005C6F30">
        <w:rPr>
          <w:lang w:val="en-US"/>
        </w:rPr>
        <w:t xml:space="preserve"> was</w:t>
      </w:r>
      <w:r w:rsidRPr="32AF646F">
        <w:rPr>
          <w:lang w:val="en-US"/>
        </w:rPr>
        <w:t xml:space="preserve"> repeated for </w:t>
      </w:r>
      <w:r w:rsidR="009306DC">
        <w:rPr>
          <w:lang w:val="en-US"/>
        </w:rPr>
        <w:t>a total of 30 days</w:t>
      </w:r>
      <w:del w:id="139" w:author="Sören Weinrich" w:date="2025-04-25T13:56:00Z">
        <w:r w:rsidRPr="32AF646F" w:rsidDel="00F37EE6">
          <w:rPr>
            <w:lang w:val="en-US"/>
          </w:rPr>
          <w:delText>, cf.</w:delText>
        </w:r>
      </w:del>
      <w:ins w:id="140" w:author="Sören Weinrich" w:date="2025-04-25T13:56:00Z">
        <w:r w:rsidR="00F37EE6">
          <w:rPr>
            <w:lang w:val="en-US"/>
          </w:rPr>
          <w:t>, as illustrated in</w:t>
        </w:r>
      </w:ins>
      <w:r w:rsidRPr="32AF646F">
        <w:rPr>
          <w:lang w:val="en-US"/>
        </w:rPr>
        <w:t xml:space="preserve"> </w:t>
      </w:r>
      <w:r w:rsidR="00D9136D">
        <w:rPr>
          <w:lang w:val="en-US"/>
        </w:rPr>
        <w:t>Fig. 1b</w:t>
      </w:r>
      <w:r w:rsidRPr="32AF646F">
        <w:rPr>
          <w:lang w:val="en-US"/>
        </w:rPr>
        <w:t>.</w:t>
      </w:r>
    </w:p>
    <w:p w14:paraId="3CD92877" w14:textId="4F403994" w:rsidR="004A1F2D" w:rsidRDefault="00BA3E22" w:rsidP="004A1F2D">
      <w:pPr>
        <w:rPr>
          <w:lang w:val="en-US"/>
        </w:rPr>
      </w:pPr>
      <w:r>
        <w:rPr>
          <w:lang w:val="en-US"/>
        </w:rPr>
        <w:t>T</w:t>
      </w:r>
      <w:r w:rsidR="32AF646F" w:rsidRPr="32AF646F">
        <w:rPr>
          <w:lang w:val="en-US"/>
        </w:rPr>
        <w:t xml:space="preserve">o keep the </w:t>
      </w:r>
      <w:r w:rsidR="008153E1">
        <w:rPr>
          <w:lang w:val="en-US"/>
        </w:rPr>
        <w:t>GS</w:t>
      </w:r>
      <w:r w:rsidR="32AF646F" w:rsidRPr="32AF646F">
        <w:rPr>
          <w:lang w:val="en-US"/>
        </w:rPr>
        <w:t xml:space="preserve"> filling level within the specified bounds, the cost function</w:t>
      </w:r>
      <w:r w:rsidR="004B3280">
        <w:rPr>
          <w:lang w:val="en-US"/>
        </w:rPr>
        <w:t xml:space="preserve"> </w:t>
      </w:r>
      <w:r w:rsidR="004B3280">
        <w:rPr>
          <w:lang w:val="en-US"/>
        </w:rPr>
        <w:fldChar w:fldCharType="begin"/>
      </w:r>
      <w:r w:rsidR="004B3280">
        <w:rPr>
          <w:lang w:val="en-US"/>
        </w:rPr>
        <w:instrText xml:space="preserve"> REF _Ref188110671 \h </w:instrText>
      </w:r>
      <w:r w:rsidR="004B3280">
        <w:rPr>
          <w:lang w:val="en-US"/>
        </w:rPr>
      </w:r>
      <w:r w:rsidR="004B3280">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17</w:t>
      </w:r>
      <w:r w:rsidR="00594FEF" w:rsidRPr="00594FEF">
        <w:rPr>
          <w:lang w:val="en-US"/>
        </w:rPr>
        <w:t>)</w:t>
      </w:r>
      <w:r w:rsidR="004B3280">
        <w:rPr>
          <w:lang w:val="en-US"/>
        </w:rPr>
        <w:fldChar w:fldCharType="end"/>
      </w:r>
      <w:r w:rsidR="004B3280">
        <w:rPr>
          <w:lang w:val="en-US"/>
        </w:rPr>
        <w:t xml:space="preserve"> </w:t>
      </w:r>
      <w:r w:rsidR="32AF646F" w:rsidRPr="32AF646F">
        <w:rPr>
          <w:lang w:val="en-US"/>
        </w:rPr>
        <w:t xml:space="preserve">penalizes the squared deviation </w:t>
      </w:r>
      <w:r w:rsidR="004C6617">
        <w:rPr>
          <w:lang w:val="en-US"/>
        </w:rPr>
        <w:t xml:space="preserve">between </w:t>
      </w:r>
      <w:r w:rsidR="32AF646F" w:rsidRPr="32AF646F">
        <w:rPr>
          <w:lang w:val="en-US"/>
        </w:rPr>
        <w:t>the</w:t>
      </w:r>
      <w:r w:rsidR="00965031">
        <w:rPr>
          <w:lang w:val="en-US"/>
        </w:rPr>
        <w:t xml:space="preserve"> actual</w:t>
      </w:r>
      <w:r w:rsidR="32AF646F" w:rsidRPr="32AF646F">
        <w:rPr>
          <w:lang w:val="en-US"/>
        </w:rPr>
        <w:t xml:space="preserve"> filling level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oMath>
      <w:r w:rsidR="00965031">
        <w:rPr>
          <w:color w:val="000000" w:themeColor="text1"/>
          <w:sz w:val="22"/>
          <w:szCs w:val="21"/>
          <w:lang w:val="en-US"/>
        </w:rPr>
        <w:t xml:space="preserve"> </w:t>
      </w:r>
      <w:r w:rsidR="004C6617">
        <w:rPr>
          <w:lang w:val="en-US"/>
        </w:rPr>
        <w:t xml:space="preserve">and </w:t>
      </w:r>
      <w:r w:rsidR="32AF646F" w:rsidRPr="32AF646F">
        <w:rPr>
          <w:lang w:val="en-US"/>
        </w:rPr>
        <w:t xml:space="preserve">a constant </w:t>
      </w:r>
      <w:r w:rsidR="00FA29C1">
        <w:rPr>
          <w:lang w:val="en-US"/>
        </w:rPr>
        <w:t>setpoint</w:t>
      </w:r>
      <w:r w:rsidR="00CA5BA4">
        <w:rPr>
          <w:lang w:val="en-US"/>
        </w:rPr>
        <w:t xml:space="preserve"> level</w:t>
      </w:r>
      <w:r w:rsidR="00FA29C1">
        <w:rPr>
          <w:lang w:val="en-US"/>
        </w:rPr>
        <w:t xml:space="preserve"> </w:t>
      </w:r>
      <m:oMath>
        <m:sSup>
          <m:sSupPr>
            <m:ctrlPr>
              <w:rPr>
                <w:rFonts w:ascii="Cambria Math" w:hAnsi="Cambria Math"/>
                <w:i/>
                <w:lang w:val="en-US"/>
              </w:rPr>
            </m:ctrlPr>
          </m:sSupPr>
          <m:e>
            <m:r>
              <w:rPr>
                <w:rFonts w:ascii="Cambria Math" w:hAnsi="Cambria Math"/>
                <w:lang w:val="en-US"/>
              </w:rPr>
              <m:t>l</m:t>
            </m:r>
          </m:e>
          <m:sup>
            <m:r>
              <m:rPr>
                <m:sty m:val="p"/>
              </m:rPr>
              <w:rPr>
                <w:rFonts w:ascii="Cambria Math" w:hAnsi="Cambria Math"/>
                <w:lang w:val="en-US"/>
              </w:rPr>
              <m:t>set</m:t>
            </m:r>
          </m:sup>
        </m:sSup>
      </m:oMath>
      <w:r w:rsidR="32AF646F" w:rsidRPr="32AF646F">
        <w:rPr>
          <w:lang w:val="en-US"/>
        </w:rPr>
        <w:t xml:space="preserve"> </w:t>
      </w:r>
      <w:sdt>
        <w:sdtPr>
          <w:rPr>
            <w:lang w:val="en-US"/>
          </w:rPr>
          <w:alias w:val="To edit, see citavi.com/edit"/>
          <w:tag w:val="CitaviPlaceholder#d426c04e-c8f1-4ced-8b7f-393fe281ebf7"/>
          <w:id w:val="1388296227"/>
          <w:placeholder>
            <w:docPart w:val="033F582A257C4E4BBC8ABED034ECC703"/>
          </w:placeholder>
        </w:sdtPr>
        <w:sdtEndPr/>
        <w:sdtContent>
          <w:r w:rsidR="008131AB">
            <w:rPr>
              <w:lang w:val="en-US"/>
            </w:rPr>
            <w:fldChar w:fldCharType="begin"/>
          </w:r>
          <w:r w:rsidR="008131A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jY4MmYyLTA1ODYtNDlhYS05NTEyLWRhZDllZmViMDVhNS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NkNDI2YzA0ZS1jOGYxLTRjZWQtOGI3Zi0zOTNmZTI4MWViZjciLCJUZXh0IjoiKE1hdWt5IGV0IGFsLiwgMjAxNikiLCJXQUlWZXJzaW9uIjoiNi4xNS4yLjAifQ==}</w:instrText>
          </w:r>
          <w:r w:rsidR="008131AB">
            <w:rPr>
              <w:lang w:val="en-US"/>
            </w:rPr>
            <w:fldChar w:fldCharType="separate"/>
          </w:r>
          <w:r w:rsidR="00046EEC">
            <w:rPr>
              <w:lang w:val="en-US"/>
            </w:rPr>
            <w:t>(Mauky et al., 2016)</w:t>
          </w:r>
          <w:r w:rsidR="008131AB">
            <w:rPr>
              <w:lang w:val="en-US"/>
            </w:rPr>
            <w:fldChar w:fldCharType="end"/>
          </w:r>
        </w:sdtContent>
      </w:sdt>
      <w:r w:rsidR="32AF646F" w:rsidRPr="32AF646F">
        <w:rPr>
          <w:lang w:val="en-US"/>
        </w:rPr>
        <w:t xml:space="preserve">. This deviation </w:t>
      </w:r>
      <w:r w:rsidR="002554AE">
        <w:rPr>
          <w:lang w:val="en-US"/>
        </w:rPr>
        <w:t>was</w:t>
      </w:r>
      <w:r w:rsidR="32AF646F" w:rsidRPr="32AF646F">
        <w:rPr>
          <w:lang w:val="en-US"/>
        </w:rPr>
        <w:t xml:space="preserve"> additionally penalized by the power of four to increase the steepness </w:t>
      </w:r>
      <w:r w:rsidR="32AF646F" w:rsidRPr="32AF646F">
        <w:rPr>
          <w:lang w:val="en-US"/>
        </w:rPr>
        <w:lastRenderedPageBreak/>
        <w:t xml:space="preserve">of the deviation function </w:t>
      </w:r>
      <w:r w:rsidR="00223408">
        <w:rPr>
          <w:lang w:val="en-US"/>
        </w:rPr>
        <w:t>close to</w:t>
      </w:r>
      <w:r w:rsidR="32AF646F" w:rsidRPr="32AF646F">
        <w:rPr>
          <w:lang w:val="en-US"/>
        </w:rPr>
        <w:t xml:space="preserve"> the </w:t>
      </w:r>
      <w:r w:rsidR="008153E1">
        <w:rPr>
          <w:lang w:val="en-US"/>
        </w:rPr>
        <w:t>GS</w:t>
      </w:r>
      <w:r w:rsidR="32AF646F" w:rsidRPr="32AF646F">
        <w:rPr>
          <w:lang w:val="en-US"/>
        </w:rPr>
        <w:t xml:space="preserve"> </w:t>
      </w:r>
      <w:r w:rsidR="00223408">
        <w:rPr>
          <w:lang w:val="en-US"/>
        </w:rPr>
        <w:t>limits</w:t>
      </w:r>
      <w:r w:rsidR="32AF646F" w:rsidRPr="32AF646F">
        <w:rPr>
          <w:lang w:val="en-US"/>
        </w:rPr>
        <w:t xml:space="preserve">. </w:t>
      </w:r>
      <w:r w:rsidR="005544B4">
        <w:rPr>
          <w:lang w:val="en-US"/>
        </w:rPr>
        <w:t xml:space="preserve">Initial tests revealed good </w:t>
      </w:r>
      <w:r w:rsidR="32AF646F" w:rsidRPr="32AF646F">
        <w:rPr>
          <w:lang w:val="en-US"/>
        </w:rPr>
        <w:t xml:space="preserve">results </w:t>
      </w:r>
      <w:r w:rsidR="005544B4">
        <w:rPr>
          <w:lang w:val="en-US"/>
        </w:rPr>
        <w:t xml:space="preserve">for filling </w:t>
      </w:r>
      <w:r w:rsidR="32AF646F" w:rsidRPr="32AF646F">
        <w:rPr>
          <w:lang w:val="en-US"/>
        </w:rPr>
        <w:t>level</w:t>
      </w:r>
      <w:r w:rsidR="00CA5BA4">
        <w:rPr>
          <w:lang w:val="en-US"/>
        </w:rPr>
        <w:t xml:space="preserve"> setpoints</w:t>
      </w:r>
      <w:r w:rsidR="007F47E9">
        <w:rPr>
          <w:lang w:val="en-US"/>
        </w:rPr>
        <w:t xml:space="preserve"> </w:t>
      </w:r>
      <w:r w:rsidR="00FB4714">
        <w:rPr>
          <w:lang w:val="en-US"/>
        </w:rPr>
        <w:t>just below 50%</w:t>
      </w:r>
      <w:r w:rsidR="32AF646F" w:rsidRPr="32AF646F">
        <w:rPr>
          <w:lang w:val="en-US"/>
        </w:rPr>
        <w:t xml:space="preserve">. The normalized </w:t>
      </w:r>
      <w:r w:rsidR="008153E1">
        <w:rPr>
          <w:lang w:val="en-US"/>
        </w:rPr>
        <w:t>GS</w:t>
      </w:r>
      <w:r w:rsidR="32AF646F" w:rsidRPr="32AF646F">
        <w:rPr>
          <w:lang w:val="en-US"/>
        </w:rPr>
        <w:t xml:space="preserve"> filling</w:t>
      </w:r>
      <w:r w:rsidR="000F08F9">
        <w:rPr>
          <w:lang w:val="en-US"/>
        </w:rPr>
        <w:t xml:space="preserve"> level</w:t>
      </w:r>
      <w:r w:rsidR="00AE2400">
        <w:rPr>
          <w:lang w:val="en-US"/>
        </w:rPr>
        <w:t xml:space="preserve"> </w:t>
      </w:r>
      <w:r w:rsidR="002554AE">
        <w:rPr>
          <w:lang w:val="en-US"/>
        </w:rPr>
        <w:t>was</w:t>
      </w:r>
      <w:r w:rsidR="007954B9">
        <w:rPr>
          <w:lang w:val="en-US"/>
        </w:rPr>
        <w:t xml:space="preserve"> </w:t>
      </w:r>
      <w:r w:rsidR="32AF646F" w:rsidRPr="32AF646F">
        <w:rPr>
          <w:lang w:val="en-US"/>
        </w:rPr>
        <w:t xml:space="preserve">computed </w:t>
      </w:r>
      <w:r w:rsidR="00CA5BA4">
        <w:rPr>
          <w:lang w:val="en-US"/>
        </w:rPr>
        <w:t>from</w:t>
      </w:r>
      <w:r w:rsidR="32AF646F" w:rsidRPr="32AF646F">
        <w:rPr>
          <w:lang w:val="en-US"/>
        </w:rPr>
        <w:t xml:space="preserve"> the sum of its individual normalized components</w:t>
      </w:r>
      <w:r w:rsidR="00C31778">
        <w:rPr>
          <w:lang w:val="en-US"/>
        </w:rPr>
        <w:t>,</w:t>
      </w:r>
      <w:r w:rsidR="32AF646F" w:rsidRPr="32AF646F">
        <w:rPr>
          <w:lang w:val="en-US"/>
        </w:rPr>
        <w:t xml:space="preserve"> </w:t>
      </w:r>
      <w:r w:rsidR="000F08F9">
        <w:rPr>
          <w:lang w:val="en-US"/>
        </w:rPr>
        <w:t xml:space="preserve">i.e. the </w:t>
      </w:r>
      <w:r w:rsidR="008153E1">
        <w:rPr>
          <w:lang w:val="en-US"/>
        </w:rPr>
        <w:t>GS</w:t>
      </w:r>
      <w:r w:rsidR="000F08F9">
        <w:rPr>
          <w:lang w:val="en-US"/>
        </w:rPr>
        <w:t xml:space="preserve"> states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19</m:t>
            </m:r>
          </m:sub>
        </m:sSub>
      </m:oMath>
      <w:r w:rsidR="00EF31CE">
        <w:rPr>
          <w:color w:val="000000" w:themeColor="text1"/>
          <w:lang w:val="en-US"/>
        </w:rPr>
        <w:t xml:space="preserve"> and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20</m:t>
            </m:r>
          </m:sub>
        </m:sSub>
      </m:oMath>
      <w:r w:rsidR="001E4158">
        <w:rPr>
          <w:color w:val="000000" w:themeColor="text1"/>
          <w:lang w:val="en-US"/>
        </w:rPr>
        <w:t>,</w:t>
      </w:r>
      <w:r w:rsidR="00CA5BA4">
        <w:rPr>
          <w:color w:val="000000" w:themeColor="text1"/>
          <w:lang w:val="en-US"/>
        </w:rPr>
        <w:t xml:space="preserve"> as well as</w:t>
      </w:r>
      <w:r w:rsidR="32AF646F" w:rsidRPr="32AF646F">
        <w:rPr>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V</m:t>
            </m:r>
          </m:e>
          <m:sub>
            <m:sSub>
              <m:sSubPr>
                <m:ctrlPr>
                  <w:rPr>
                    <w:rFonts w:ascii="Cambria Math" w:hAnsi="Cambria Math"/>
                    <w:i/>
                    <w:color w:val="000000" w:themeColor="text1"/>
                    <w:lang w:val="en-US"/>
                  </w:rPr>
                </m:ctrlPr>
              </m:sSubPr>
              <m:e>
                <m:r>
                  <m:rPr>
                    <m:nor/>
                  </m:rPr>
                  <w:rPr>
                    <w:rFonts w:ascii="Cambria Math" w:hAnsi="Cambria Math"/>
                    <w:color w:val="000000" w:themeColor="text1"/>
                    <w:lang w:val="en-US"/>
                  </w:rPr>
                  <m:t>H</m:t>
                </m:r>
              </m:e>
              <m:sub>
                <m:r>
                  <m:rPr>
                    <m:nor/>
                  </m:rPr>
                  <w:rPr>
                    <w:rFonts w:ascii="Cambria Math" w:hAnsi="Cambria Math"/>
                    <w:color w:val="000000" w:themeColor="text1"/>
                    <w:lang w:val="en-US"/>
                  </w:rPr>
                  <m:t>2</m:t>
                </m:r>
              </m:sub>
            </m:sSub>
            <m:r>
              <m:rPr>
                <m:nor/>
              </m:rPr>
              <w:rPr>
                <w:rFonts w:ascii="Cambria Math" w:hAnsi="Cambria Math"/>
                <w:color w:val="000000" w:themeColor="text1"/>
                <w:lang w:val="en-US"/>
              </w:rPr>
              <m:t>O</m:t>
            </m:r>
            <m:r>
              <w:rPr>
                <w:rFonts w:ascii="Cambria Math" w:hAnsi="Cambria Math"/>
                <w:color w:val="000000" w:themeColor="text1"/>
                <w:lang w:val="en-US"/>
              </w:rPr>
              <m:t>,</m:t>
            </m:r>
            <m:r>
              <m:rPr>
                <m:nor/>
              </m:rPr>
              <w:rPr>
                <w:rFonts w:ascii="Cambria Math" w:hAnsi="Cambria Math"/>
                <w:color w:val="000000" w:themeColor="text1"/>
                <w:lang w:val="en-US"/>
              </w:rPr>
              <m:t>GS</m:t>
            </m:r>
          </m:sub>
        </m:sSub>
      </m:oMath>
      <w:del w:id="141" w:author="Sören Weinrich" w:date="2025-04-25T13:58:00Z">
        <w:r w:rsidR="00191BB4" w:rsidDel="00F37EE6">
          <w:rPr>
            <w:color w:val="000000" w:themeColor="text1"/>
            <w:lang w:val="en-US"/>
          </w:rPr>
          <w:delText>,</w:delText>
        </w:r>
      </w:del>
      <w:r w:rsidR="00191BB4">
        <w:rPr>
          <w:color w:val="000000" w:themeColor="text1"/>
          <w:lang w:val="en-US"/>
        </w:rPr>
        <w:t xml:space="preserve"> </w:t>
      </w:r>
      <w:ins w:id="142" w:author="Sören Weinrich" w:date="2025-04-25T13:58:00Z">
        <w:r w:rsidR="00F37EE6">
          <w:rPr>
            <w:color w:val="000000" w:themeColor="text1"/>
            <w:lang w:val="en-US"/>
          </w:rPr>
          <w:t>(</w:t>
        </w:r>
      </w:ins>
      <w:r w:rsidR="00191BB4">
        <w:rPr>
          <w:color w:val="000000" w:themeColor="text1"/>
          <w:lang w:val="en-US"/>
        </w:rPr>
        <w:t>cf. Sec. 2.5.3</w:t>
      </w:r>
      <w:ins w:id="143" w:author="Sören Weinrich" w:date="2025-04-25T13:58:00Z">
        <w:r w:rsidR="00F37EE6">
          <w:rPr>
            <w:color w:val="000000" w:themeColor="text1"/>
            <w:lang w:val="en-US"/>
          </w:rPr>
          <w:t>)</w:t>
        </w:r>
      </w:ins>
      <w:r w:rsidR="002554AE">
        <w:rPr>
          <w:color w:val="000000" w:themeColor="text1"/>
          <w:lang w:val="en-US"/>
        </w:rPr>
        <w:t>.</w:t>
      </w:r>
      <w:r w:rsidR="00191BB4">
        <w:rPr>
          <w:color w:val="000000" w:themeColor="text1"/>
          <w:lang w:val="en-US"/>
        </w:rPr>
        <w:t xml:space="preserve"> </w:t>
      </w:r>
      <w:r w:rsidR="32AF646F" w:rsidRPr="32AF646F">
        <w:rPr>
          <w:lang w:val="en-US"/>
        </w:rPr>
        <w:t xml:space="preserve">A linear substrate cost term was added for </w:t>
      </w:r>
      <w:r w:rsidR="006F5828">
        <w:rPr>
          <w:lang w:val="en-US"/>
        </w:rPr>
        <w:t xml:space="preserve">the same </w:t>
      </w:r>
      <w:r w:rsidR="32AF646F" w:rsidRPr="32AF646F">
        <w:rPr>
          <w:lang w:val="en-US"/>
        </w:rPr>
        <w:t>reason</w:t>
      </w:r>
      <w:r w:rsidR="006F5828">
        <w:rPr>
          <w:lang w:val="en-US"/>
        </w:rPr>
        <w:t xml:space="preserve"> as in case study</w:t>
      </w:r>
      <w:r w:rsidR="007954B9">
        <w:rPr>
          <w:lang w:val="en-US"/>
        </w:rPr>
        <w:t xml:space="preserve"> </w:t>
      </w:r>
      <w:r w:rsidR="006F5828">
        <w:rPr>
          <w:lang w:val="en-US"/>
        </w:rPr>
        <w:t>1</w:t>
      </w:r>
      <w:r w:rsidR="32AF646F" w:rsidRPr="32AF646F">
        <w:rPr>
          <w:lang w:val="en-US"/>
        </w:rPr>
        <w:t xml:space="preserve">. </w:t>
      </w:r>
      <w:r w:rsidR="00007C39">
        <w:rPr>
          <w:lang w:val="en-US"/>
        </w:rPr>
        <w:t>I</w:t>
      </w:r>
      <w:r w:rsidR="32AF646F" w:rsidRPr="32AF646F">
        <w:rPr>
          <w:lang w:val="en-US"/>
        </w:rPr>
        <w:t xml:space="preserve">nitial tests </w:t>
      </w:r>
      <w:r w:rsidR="00007C39">
        <w:rPr>
          <w:lang w:val="en-US"/>
        </w:rPr>
        <w:t xml:space="preserve">showed </w:t>
      </w:r>
      <w:r w:rsidR="32AF646F" w:rsidRPr="32AF646F">
        <w:rPr>
          <w:lang w:val="en-US"/>
        </w:rPr>
        <w:t xml:space="preserve">no necessity </w:t>
      </w:r>
      <w:r w:rsidR="00007C39">
        <w:rPr>
          <w:lang w:val="en-US"/>
        </w:rPr>
        <w:t xml:space="preserve">to penalize </w:t>
      </w:r>
      <w:r w:rsidR="007954B9">
        <w:rPr>
          <w:lang w:val="en-US"/>
        </w:rPr>
        <w:t xml:space="preserve">the </w:t>
      </w:r>
      <w:r w:rsidR="003F6CA2">
        <w:rPr>
          <w:lang w:val="en-US"/>
        </w:rPr>
        <w:t xml:space="preserve">rate of input </w:t>
      </w:r>
      <w:r w:rsidR="32AF646F" w:rsidRPr="32AF646F">
        <w:rPr>
          <w:lang w:val="en-US"/>
        </w:rPr>
        <w:t>change</w:t>
      </w:r>
      <w:r w:rsidR="003F6CA2">
        <w:rPr>
          <w:lang w:val="en-US"/>
        </w:rPr>
        <w:t>s</w:t>
      </w:r>
      <w:r w:rsidR="32AF646F" w:rsidRPr="32AF646F">
        <w:rPr>
          <w:lang w:val="en-US"/>
        </w:rPr>
        <w:t xml:space="preserve">, </w:t>
      </w:r>
      <w:r w:rsidR="00223408">
        <w:rPr>
          <w:lang w:val="en-US"/>
        </w:rPr>
        <w:t xml:space="preserve">nor for a terminal cost, </w:t>
      </w:r>
      <w:r w:rsidR="003F6CA2">
        <w:rPr>
          <w:lang w:val="en-US"/>
        </w:rPr>
        <w:t xml:space="preserve">which </w:t>
      </w:r>
      <w:r w:rsidR="00223408">
        <w:rPr>
          <w:lang w:val="en-US"/>
        </w:rPr>
        <w:t xml:space="preserve">were </w:t>
      </w:r>
      <w:r w:rsidR="003F6CA2">
        <w:rPr>
          <w:lang w:val="en-US"/>
        </w:rPr>
        <w:t xml:space="preserve">thus </w:t>
      </w:r>
      <w:r w:rsidR="003733C4">
        <w:rPr>
          <w:lang w:val="en-US"/>
        </w:rPr>
        <w:t>omitted</w:t>
      </w:r>
      <w:r w:rsidR="32AF646F" w:rsidRPr="32AF646F">
        <w:rPr>
          <w:lang w:val="en-US"/>
        </w:rPr>
        <w:t xml:space="preserve">. </w:t>
      </w:r>
    </w:p>
    <w:p w14:paraId="3D6CA9E5" w14:textId="4C9D1D70" w:rsidR="001046F1" w:rsidRDefault="00A9516E" w:rsidP="002478D0">
      <w:pPr>
        <w:rPr>
          <w:lang w:val="en-US"/>
        </w:rPr>
      </w:pPr>
      <w:r>
        <w:rPr>
          <w:lang w:val="en-US"/>
        </w:rPr>
        <w:t>C</w:t>
      </w:r>
      <w:r w:rsidRPr="32AF646F">
        <w:rPr>
          <w:lang w:val="en-US"/>
        </w:rPr>
        <w:t xml:space="preserve">onstraints to the OCP </w:t>
      </w:r>
      <w:r>
        <w:rPr>
          <w:lang w:val="en-US"/>
        </w:rPr>
        <w:t xml:space="preserve">are posed by </w:t>
      </w:r>
      <w:r w:rsidR="00191BB4">
        <w:rPr>
          <w:lang w:val="en-US"/>
        </w:rPr>
        <w:t xml:space="preserve">the </w:t>
      </w:r>
      <w:r>
        <w:rPr>
          <w:lang w:val="en-US"/>
        </w:rPr>
        <w:t>s</w:t>
      </w:r>
      <w:r w:rsidR="32AF646F" w:rsidRPr="32AF646F">
        <w:rPr>
          <w:lang w:val="en-US"/>
        </w:rPr>
        <w:t>ystem equations</w:t>
      </w:r>
      <w:r w:rsidR="00E674F5">
        <w:rPr>
          <w:lang w:val="en-US"/>
        </w:rPr>
        <w:t xml:space="preserve">. </w:t>
      </w:r>
      <w:r w:rsidR="00223408">
        <w:rPr>
          <w:lang w:val="en-US"/>
        </w:rPr>
        <w:t>T</w:t>
      </w:r>
      <w:r w:rsidR="32AF646F" w:rsidRPr="32AF646F">
        <w:rPr>
          <w:lang w:val="en-US"/>
        </w:rPr>
        <w:t xml:space="preserve">he </w:t>
      </w:r>
      <w:r>
        <w:rPr>
          <w:lang w:val="en-US"/>
        </w:rPr>
        <w:t xml:space="preserve">ODE system </w:t>
      </w:r>
      <w:r w:rsidR="32AF646F" w:rsidRPr="32AF646F">
        <w:rPr>
          <w:lang w:val="en-US"/>
        </w:rPr>
        <w:t xml:space="preserve">contains two additional equations </w:t>
      </w:r>
      <w:r w:rsidR="008F4496">
        <w:rPr>
          <w:lang w:val="en-US"/>
        </w:rPr>
        <w:t xml:space="preserve">due to </w:t>
      </w:r>
      <w:r w:rsidR="32AF646F" w:rsidRPr="32AF646F">
        <w:rPr>
          <w:lang w:val="en-US"/>
        </w:rPr>
        <w:t xml:space="preserve">the </w:t>
      </w:r>
      <w:r w:rsidR="008F4496">
        <w:rPr>
          <w:lang w:val="en-US"/>
        </w:rPr>
        <w:t>GS</w:t>
      </w:r>
      <w:r w:rsidR="00E674F5">
        <w:rPr>
          <w:lang w:val="en-US"/>
        </w:rPr>
        <w:t xml:space="preserve"> states, which</w:t>
      </w:r>
      <w:r w:rsidR="009B3538" w:rsidRPr="32AF646F">
        <w:rPr>
          <w:lang w:val="en-US"/>
        </w:rPr>
        <w:t xml:space="preserve"> were constrained to be </w:t>
      </w:r>
      <w:r w:rsidR="009B3538">
        <w:rPr>
          <w:lang w:val="en-US"/>
        </w:rPr>
        <w:t>non-negative</w:t>
      </w:r>
      <w:r w:rsidR="009B3538" w:rsidRPr="32AF646F">
        <w:rPr>
          <w:lang w:val="en-US"/>
        </w:rPr>
        <w:t xml:space="preserve">. The normalized </w:t>
      </w:r>
      <w:r w:rsidR="009B3538">
        <w:rPr>
          <w:lang w:val="en-US"/>
        </w:rPr>
        <w:t>GS</w:t>
      </w:r>
      <w:r w:rsidR="009B3538" w:rsidRPr="32AF646F">
        <w:rPr>
          <w:lang w:val="en-US"/>
        </w:rPr>
        <w:t xml:space="preserve"> filling </w:t>
      </w:r>
      <w:r w:rsidR="009B3538">
        <w:rPr>
          <w:lang w:val="en-US"/>
        </w:rPr>
        <w:t xml:space="preserve">level </w:t>
      </w:r>
      <w:r w:rsidR="009B3538" w:rsidRPr="32AF646F">
        <w:rPr>
          <w:lang w:val="en-US"/>
        </w:rPr>
        <w:t>was further soft</w:t>
      </w:r>
      <w:r w:rsidR="009E45B9">
        <w:rPr>
          <w:lang w:val="en-US"/>
        </w:rPr>
        <w:t>-</w:t>
      </w:r>
      <w:r w:rsidR="009B3538" w:rsidRPr="32AF646F">
        <w:rPr>
          <w:lang w:val="en-US"/>
        </w:rPr>
        <w:t xml:space="preserve">constrained between 5% and 95% by adding slack variables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1</m:t>
            </m:r>
          </m:sub>
        </m:sSub>
      </m:oMath>
      <w:r w:rsidR="009B3538">
        <w:rPr>
          <w:lang w:val="en-US"/>
        </w:rPr>
        <w:t xml:space="preserve"> and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2</m:t>
            </m:r>
          </m:sub>
        </m:sSub>
      </m:oMath>
      <w:r w:rsidR="008131AB">
        <w:rPr>
          <w:lang w:val="en-US"/>
        </w:rPr>
        <w:t xml:space="preserve"> </w:t>
      </w:r>
      <w:sdt>
        <w:sdtPr>
          <w:rPr>
            <w:lang w:val="en-US"/>
          </w:rPr>
          <w:alias w:val="To edit, see citavi.com/edit"/>
          <w:tag w:val="CitaviPlaceholder#45e63ed5-f4aa-45cb-98a2-8a22802a152f"/>
          <w:id w:val="874278178"/>
          <w:placeholder>
            <w:docPart w:val="E02FE875DB71894B837071B0EC927213"/>
          </w:placeholder>
        </w:sdtPr>
        <w:sdtEndPr/>
        <w:sdtContent>
          <w:r w:rsidR="008131AB">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jk3ZTgwLTkxZGUtNDQzNS1iMDU1LTY5MzA0ZTYyNmYyNS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C0xMFQxNDo0MDozM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Q1ZTYzZWQ1LWY0YWEtNDVjYi05OGEyLThhMjI4MDJhMTUyZiIsIlRleHQiOiIoRmllZGxlciBldCBhbC4sIDIwMjMpIiwiV0FJVmVyc2lvbiI6IjYuMTUuMi4wIn0=}</w:instrText>
          </w:r>
          <w:r w:rsidR="008131AB">
            <w:rPr>
              <w:lang w:val="en-US"/>
            </w:rPr>
            <w:fldChar w:fldCharType="separate"/>
          </w:r>
          <w:r w:rsidR="00046EEC">
            <w:rPr>
              <w:lang w:val="en-US"/>
            </w:rPr>
            <w:t>(Fiedler et al., 2023)</w:t>
          </w:r>
          <w:r w:rsidR="008131AB">
            <w:rPr>
              <w:lang w:val="en-US"/>
            </w:rPr>
            <w:fldChar w:fldCharType="end"/>
          </w:r>
        </w:sdtContent>
      </w:sdt>
      <w:r w:rsidR="009B3538" w:rsidRPr="32AF646F">
        <w:rPr>
          <w:lang w:val="en-US"/>
        </w:rPr>
        <w:t>.</w:t>
      </w:r>
      <w:r w:rsidR="00541C6B">
        <w:rPr>
          <w:lang w:val="en-US"/>
        </w:rPr>
        <w:t xml:space="preserve"> </w:t>
      </w:r>
      <w:commentRangeStart w:id="144"/>
      <w:r w:rsidR="001B19D3">
        <w:rPr>
          <w:lang w:val="en-US"/>
        </w:rPr>
        <w:fldChar w:fldCharType="begin"/>
      </w:r>
      <w:r w:rsidR="001B19D3">
        <w:rPr>
          <w:lang w:val="en-US"/>
        </w:rPr>
        <w:instrText xml:space="preserve"> REF _Ref188110671 \h </w:instrText>
      </w:r>
      <w:r w:rsidR="001B19D3">
        <w:rPr>
          <w:lang w:val="en-US"/>
        </w:rPr>
      </w:r>
      <w:r w:rsidR="001B19D3">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17</w:t>
      </w:r>
      <w:r w:rsidR="00594FEF" w:rsidRPr="00594FEF">
        <w:rPr>
          <w:lang w:val="en-US"/>
        </w:rPr>
        <w:t>)</w:t>
      </w:r>
      <w:r w:rsidR="001B19D3">
        <w:rPr>
          <w:lang w:val="en-US"/>
        </w:rPr>
        <w:fldChar w:fldCharType="end"/>
      </w:r>
      <w:r w:rsidR="001B19D3">
        <w:rPr>
          <w:lang w:val="en-US"/>
        </w:rPr>
        <w:t xml:space="preserve"> </w:t>
      </w:r>
      <w:r w:rsidR="00DC1081">
        <w:rPr>
          <w:lang w:val="en-US"/>
        </w:rPr>
        <w:t xml:space="preserve">and </w:t>
      </w:r>
      <w:r w:rsidR="00DC1081">
        <w:rPr>
          <w:lang w:val="en-US"/>
        </w:rPr>
        <w:fldChar w:fldCharType="begin"/>
      </w:r>
      <w:r w:rsidR="00DC1081">
        <w:rPr>
          <w:lang w:val="en-US"/>
        </w:rPr>
        <w:instrText xml:space="preserve"> REF _Ref188110672 \h </w:instrText>
      </w:r>
      <w:r w:rsidR="00DC1081">
        <w:rPr>
          <w:lang w:val="en-US"/>
        </w:rPr>
      </w:r>
      <w:r w:rsidR="00DC1081">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18</w:t>
      </w:r>
      <w:r w:rsidR="00594FEF" w:rsidRPr="00594FEF">
        <w:rPr>
          <w:lang w:val="en-US"/>
        </w:rPr>
        <w:t>)</w:t>
      </w:r>
      <w:r w:rsidR="00DC1081">
        <w:rPr>
          <w:lang w:val="en-US"/>
        </w:rPr>
        <w:fldChar w:fldCharType="end"/>
      </w:r>
      <w:r w:rsidR="00DC1081">
        <w:rPr>
          <w:lang w:val="en-US"/>
        </w:rPr>
        <w:t xml:space="preserve"> </w:t>
      </w:r>
      <w:commentRangeEnd w:id="144"/>
      <w:r w:rsidR="00F37EE6">
        <w:rPr>
          <w:rStyle w:val="Kommentarzeichen"/>
        </w:rPr>
        <w:commentReference w:id="144"/>
      </w:r>
      <w:r>
        <w:rPr>
          <w:lang w:val="en-US"/>
        </w:rPr>
        <w:t>show</w:t>
      </w:r>
      <w:r w:rsidR="00DC1081">
        <w:rPr>
          <w:lang w:val="en-US"/>
        </w:rPr>
        <w:t xml:space="preserve"> </w:t>
      </w:r>
      <w:r w:rsidR="32AF646F" w:rsidRPr="32AF646F">
        <w:rPr>
          <w:lang w:val="en-US"/>
        </w:rPr>
        <w:t>the cost function</w:t>
      </w:r>
      <w:r w:rsidR="00541C6B">
        <w:rPr>
          <w:lang w:val="en-US"/>
        </w:rPr>
        <w:t xml:space="preserve"> </w:t>
      </w:r>
      <w:r w:rsidR="32AF646F" w:rsidRPr="32AF646F">
        <w:rPr>
          <w:lang w:val="en-US"/>
        </w:rPr>
        <w:t>and constraints of a single multi-stage scenario.</w:t>
      </w:r>
      <w:r w:rsidR="009234FC">
        <w:rPr>
          <w:lang w:val="en-US"/>
        </w:rPr>
        <w:t xml:space="preserve"> </w:t>
      </w:r>
      <w:r w:rsidR="009234FC" w:rsidRPr="0BB509A2">
        <w:rPr>
          <w:lang w:val="en-US"/>
        </w:rPr>
        <w:t>Tab</w:t>
      </w:r>
      <w:r w:rsidR="009E4EAE">
        <w:rPr>
          <w:lang w:val="en-US"/>
        </w:rPr>
        <w:t>.</w:t>
      </w:r>
      <w:r w:rsidR="009234FC" w:rsidRPr="0BB509A2">
        <w:rPr>
          <w:lang w:val="en-US"/>
        </w:rPr>
        <w:t xml:space="preserve"> </w:t>
      </w:r>
      <w:r w:rsidR="009234FC">
        <w:rPr>
          <w:lang w:val="en-US"/>
        </w:rPr>
        <w:t xml:space="preserve">2 </w:t>
      </w:r>
      <w:del w:id="145" w:author="Sören Weinrich" w:date="2025-04-25T13:59:00Z">
        <w:r w:rsidR="001B19D3" w:rsidDel="00F37EE6">
          <w:rPr>
            <w:lang w:val="en-US"/>
          </w:rPr>
          <w:delText>shows</w:delText>
        </w:r>
        <w:r w:rsidR="009234FC" w:rsidDel="00F37EE6">
          <w:rPr>
            <w:lang w:val="en-US"/>
          </w:rPr>
          <w:delText xml:space="preserve"> </w:delText>
        </w:r>
      </w:del>
      <w:ins w:id="146" w:author="Sören Weinrich" w:date="2025-04-25T13:59:00Z">
        <w:r w:rsidR="00F37EE6">
          <w:rPr>
            <w:lang w:val="en-US"/>
          </w:rPr>
          <w:t>summariz</w:t>
        </w:r>
      </w:ins>
      <w:ins w:id="147" w:author="Sören Weinrich" w:date="2025-04-25T14:00:00Z">
        <w:r w:rsidR="00F37EE6">
          <w:rPr>
            <w:lang w:val="en-US"/>
          </w:rPr>
          <w:t>es</w:t>
        </w:r>
      </w:ins>
      <w:ins w:id="148" w:author="Sören Weinrich" w:date="2025-04-25T13:59:00Z">
        <w:r w:rsidR="00F37EE6">
          <w:rPr>
            <w:lang w:val="en-US"/>
          </w:rPr>
          <w:t xml:space="preserve"> </w:t>
        </w:r>
      </w:ins>
      <w:r w:rsidR="009234FC">
        <w:rPr>
          <w:lang w:val="en-US"/>
        </w:rPr>
        <w:t>the parameter</w:t>
      </w:r>
      <w:r w:rsidR="001B19D3">
        <w:rPr>
          <w:lang w:val="en-US"/>
        </w:rPr>
        <w:t xml:space="preserve">s </w:t>
      </w:r>
      <w:r>
        <w:rPr>
          <w:lang w:val="en-US"/>
        </w:rPr>
        <w:t>used for</w:t>
      </w:r>
      <w:r w:rsidR="0076309C">
        <w:rPr>
          <w:lang w:val="en-US"/>
        </w:rPr>
        <w:t xml:space="preserve"> </w:t>
      </w:r>
      <w:r w:rsidR="009234FC" w:rsidRPr="0BB509A2">
        <w:rPr>
          <w:lang w:val="en-US"/>
        </w:rPr>
        <w:t>case study 2.</w:t>
      </w:r>
    </w:p>
    <w:tbl>
      <w:tblPr>
        <w:tblStyle w:val="Tabellenraster"/>
        <w:tblW w:w="48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1"/>
        <w:gridCol w:w="1194"/>
      </w:tblGrid>
      <w:tr w:rsidR="00A10A25" w14:paraId="07BC9AE5" w14:textId="77777777" w:rsidTr="00A10A25">
        <w:tc>
          <w:tcPr>
            <w:tcW w:w="4315" w:type="pct"/>
            <w:vAlign w:val="center"/>
          </w:tcPr>
          <w:p w14:paraId="3665F8BA" w14:textId="47CA37EA" w:rsidR="00A10A25" w:rsidRPr="002B5390" w:rsidRDefault="00A10A25" w:rsidP="005F6D3B">
            <w:pPr>
              <w:jc w:val="center"/>
              <w:rPr>
                <w:color w:val="000000" w:themeColor="text1"/>
                <w:sz w:val="22"/>
                <w:szCs w:val="21"/>
                <w:lang w:val="en-US"/>
              </w:rPr>
            </w:pPr>
            <m:oMathPara>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p>
                                  <m:sSupPr>
                                    <m:ctrlPr>
                                      <w:rPr>
                                        <w:rFonts w:ascii="Cambria Math" w:hAnsi="Cambria Math"/>
                                        <w:i/>
                                        <w:color w:val="000000" w:themeColor="text1"/>
                                        <w:sz w:val="22"/>
                                        <w:szCs w:val="21"/>
                                        <w:lang w:val="en-US"/>
                                      </w:rPr>
                                    </m:ctrlPr>
                                  </m:sSupPr>
                                  <m:e>
                                    <m:r>
                                      <w:rPr>
                                        <w:rFonts w:ascii="Cambria Math" w:hAnsi="Cambria Math"/>
                                        <w:color w:val="000000" w:themeColor="text1"/>
                                        <w:sz w:val="22"/>
                                        <w:szCs w:val="21"/>
                                        <w:lang w:val="en-US"/>
                                      </w:rPr>
                                      <m:t>l</m:t>
                                    </m:r>
                                  </m:e>
                                  <m:sup>
                                    <m:r>
                                      <m:rPr>
                                        <m:sty m:val="p"/>
                                      </m:rPr>
                                      <w:rPr>
                                        <w:rFonts w:ascii="Cambria Math" w:hAnsi="Cambria Math"/>
                                        <w:color w:val="000000" w:themeColor="text1"/>
                                        <w:sz w:val="22"/>
                                        <w:szCs w:val="21"/>
                                        <w:lang w:val="en-US"/>
                                      </w:rPr>
                                      <m:t>set</m:t>
                                    </m:r>
                                  </m:sup>
                                </m:sSup>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p>
                                  <m:sSupPr>
                                    <m:ctrlPr>
                                      <w:rPr>
                                        <w:rFonts w:ascii="Cambria Math" w:hAnsi="Cambria Math"/>
                                        <w:i/>
                                        <w:color w:val="000000" w:themeColor="text1"/>
                                        <w:sz w:val="22"/>
                                        <w:szCs w:val="21"/>
                                        <w:lang w:val="en-US"/>
                                      </w:rPr>
                                    </m:ctrlPr>
                                  </m:sSupPr>
                                  <m:e>
                                    <m:r>
                                      <w:rPr>
                                        <w:rFonts w:ascii="Cambria Math" w:hAnsi="Cambria Math"/>
                                        <w:color w:val="000000" w:themeColor="text1"/>
                                        <w:sz w:val="22"/>
                                        <w:szCs w:val="21"/>
                                        <w:lang w:val="en-US"/>
                                      </w:rPr>
                                      <m:t>l</m:t>
                                    </m:r>
                                  </m:e>
                                  <m:sup>
                                    <m:r>
                                      <m:rPr>
                                        <m:sty m:val="p"/>
                                      </m:rPr>
                                      <w:rPr>
                                        <w:rFonts w:ascii="Cambria Math" w:hAnsi="Cambria Math"/>
                                        <w:color w:val="000000" w:themeColor="text1"/>
                                        <w:sz w:val="22"/>
                                        <w:szCs w:val="21"/>
                                        <w:lang w:val="en-US"/>
                                      </w:rPr>
                                      <m:t>set</m:t>
                                    </m:r>
                                  </m:sup>
                                </m:sSup>
                              </m:e>
                            </m:d>
                          </m:e>
                          <m:sup>
                            <m:r>
                              <w:rPr>
                                <w:rFonts w:ascii="Cambria Math" w:hAnsi="Cambria Math"/>
                                <w:color w:val="000000" w:themeColor="text1"/>
                                <w:sz w:val="22"/>
                                <w:szCs w:val="21"/>
                                <w:lang w:val="en-US"/>
                              </w:rPr>
                              <m:t>4</m:t>
                            </m:r>
                          </m:sup>
                        </m:sSup>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3</m:t>
                            </m:r>
                          </m:sub>
                        </m:sSub>
                        <m:r>
                          <w:rPr>
                            <w:rFonts w:ascii="Cambria Math" w:hAnsi="Cambria Math"/>
                            <w:color w:val="000000" w:themeColor="text1"/>
                            <w:sz w:val="22"/>
                            <w:szCs w:val="21"/>
                            <w:lang w:val="en-US"/>
                          </w:rPr>
                          <m:t xml:space="preserve"> </m:t>
                        </m: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e>
                        </m:nary>
                      </m:e>
                    </m:d>
                  </m:e>
                </m:nary>
                <m:r>
                  <w:rPr>
                    <w:rFonts w:ascii="Cambria Math" w:hAnsi="Cambria Math"/>
                    <w:color w:val="000000" w:themeColor="text1"/>
                    <w:sz w:val="22"/>
                    <w:szCs w:val="21"/>
                    <w:lang w:val="en-US"/>
                  </w:rPr>
                  <m:t>,</m:t>
                </m:r>
              </m:oMath>
            </m:oMathPara>
          </w:p>
        </w:tc>
        <w:tc>
          <w:tcPr>
            <w:tcW w:w="685" w:type="pct"/>
            <w:vAlign w:val="center"/>
          </w:tcPr>
          <w:p w14:paraId="0103BED5" w14:textId="3D499F54" w:rsidR="00A10A25" w:rsidRDefault="00A10A25" w:rsidP="00220152">
            <w:pPr>
              <w:pStyle w:val="Beschriftung"/>
              <w:jc w:val="right"/>
              <w:rPr>
                <w:lang w:val="en-US"/>
              </w:rPr>
            </w:pPr>
            <w:bookmarkStart w:id="149" w:name="_Ref195099090"/>
            <w:bookmarkStart w:id="150" w:name="_Ref188110671"/>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17</w:t>
            </w:r>
            <w:r>
              <w:fldChar w:fldCharType="end"/>
            </w:r>
            <w:bookmarkEnd w:id="149"/>
            <w:r>
              <w:t>)</w:t>
            </w:r>
            <w:bookmarkEnd w:id="150"/>
          </w:p>
        </w:tc>
      </w:tr>
      <w:tr w:rsidR="00A10A25" w:rsidRPr="00FE05FF" w14:paraId="0C2FF144" w14:textId="77777777" w:rsidTr="00A10A25">
        <w:tc>
          <w:tcPr>
            <w:tcW w:w="4315" w:type="pct"/>
            <w:vAlign w:val="center"/>
          </w:tcPr>
          <w:p w14:paraId="2A77B3DE" w14:textId="18116B92" w:rsidR="00A10A25" w:rsidRPr="008B21A5" w:rsidRDefault="003277B2">
            <w:pPr>
              <w:jc w:val="center"/>
              <w:rPr>
                <w:color w:val="000000" w:themeColor="text1"/>
                <w:sz w:val="22"/>
                <w:szCs w:val="21"/>
              </w:rPr>
            </w:pPr>
            <m:oMath>
              <m:func>
                <m:funcPr>
                  <m:ctrlPr>
                    <w:rPr>
                      <w:rFonts w:ascii="Cambria Math" w:hAnsi="Cambria Math"/>
                      <w:i/>
                      <w:color w:val="000000" w:themeColor="text1"/>
                      <w:sz w:val="22"/>
                      <w:szCs w:val="21"/>
                      <w:lang w:val="en-US"/>
                    </w:rPr>
                  </m:ctrlPr>
                </m:funcPr>
                <m:fName>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 xml:space="preserve">, </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1</m:t>
                          </m:r>
                        </m:sub>
                      </m:sSub>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2</m:t>
                          </m:r>
                        </m:sub>
                      </m:sSub>
                    </m:lim>
                  </m:limLow>
                </m:fName>
                <m:e>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e>
              </m:func>
            </m:oMath>
            <w:r w:rsidR="00A10A25" w:rsidRPr="008B21A5">
              <w:rPr>
                <w:color w:val="000000" w:themeColor="text1"/>
                <w:sz w:val="22"/>
                <w:szCs w:val="21"/>
              </w:rPr>
              <w:t xml:space="preserve"> </w:t>
            </w:r>
          </w:p>
          <w:p w14:paraId="4D3C1D18" w14:textId="1136BE74" w:rsidR="00A10A25" w:rsidRPr="00220152" w:rsidRDefault="003277B2">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eastAsia="Cambria Math" w:hAnsi="Cambria Math" w:cs="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H</m:t>
                                  </m:r>
                                </m:e>
                                <m:sub>
                                  <m:r>
                                    <m:rPr>
                                      <m:nor/>
                                    </m:rPr>
                                    <w:rPr>
                                      <w:rFonts w:ascii="Cambria Math" w:hAnsi="Cambria Math"/>
                                      <w:color w:val="000000" w:themeColor="text1"/>
                                      <w:sz w:val="22"/>
                                      <w:szCs w:val="21"/>
                                      <w:lang w:val="en-US"/>
                                    </w:rPr>
                                    <m:t>2</m:t>
                                  </m:r>
                                </m:sub>
                              </m:sSub>
                              <m:r>
                                <m:rPr>
                                  <m:nor/>
                                </m:rPr>
                                <w:rPr>
                                  <w:rFonts w:ascii="Cambria Math" w:hAnsi="Cambria Math"/>
                                  <w:color w:val="000000" w:themeColor="text1"/>
                                  <w:sz w:val="22"/>
                                  <w:szCs w:val="21"/>
                                  <w:lang w:val="en-US"/>
                                </w:rPr>
                                <m:t>O</m:t>
                              </m:r>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GS</m:t>
                              </m:r>
                              <m:r>
                                <w:rPr>
                                  <w:rFonts w:ascii="Cambria Math" w:hAnsi="Cambria Math"/>
                                  <w:color w:val="000000" w:themeColor="text1"/>
                                  <w:sz w:val="22"/>
                                  <w:szCs w:val="21"/>
                                  <w:lang w:val="en-US"/>
                                </w:rPr>
                                <m:t>,</m:t>
                              </m:r>
                              <m:r>
                                <w:rPr>
                                  <w:rFonts w:ascii="Cambria Math" w:hAnsi="Cambria Math"/>
                                  <w:color w:val="000000" w:themeColor="text1"/>
                                  <w:sz w:val="22"/>
                                  <w:szCs w:val="21"/>
                                  <w:lang w:val="en-US"/>
                                </w:rPr>
                                <m:t>k</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den>
                      </m:f>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 xml:space="preserve">≥0  ∀  </m:t>
                      </m:r>
                      <m:r>
                        <w:rPr>
                          <w:rFonts w:ascii="Cambria Math" w:hAnsi="Cambria Math"/>
                          <w:color w:val="000000" w:themeColor="text1"/>
                          <w:sz w:val="22"/>
                          <w:szCs w:val="21"/>
                          <w:lang w:val="en-US"/>
                        </w:rPr>
                        <m:t>k</m:t>
                      </m:r>
                      <m:r>
                        <w:rPr>
                          <w:rFonts w:ascii="Cambria Math" w:hAnsi="Cambria Math"/>
                          <w:color w:val="000000" w:themeColor="text1"/>
                          <w:sz w:val="22"/>
                          <w:szCs w:val="21"/>
                          <w:lang w:val="en-US"/>
                        </w:rPr>
                        <m:t>∈</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m:t>
                          </m:r>
                          <m:r>
                            <w:rPr>
                              <w:rFonts w:ascii="Cambria Math" w:hAnsi="Cambria Math"/>
                              <w:color w:val="000000" w:themeColor="text1"/>
                              <w:sz w:val="22"/>
                              <w:szCs w:val="21"/>
                              <w:lang w:val="en-US"/>
                            </w:rPr>
                            <m:t>,</m:t>
                          </m:r>
                          <m:r>
                            <w:rPr>
                              <w:rFonts w:ascii="Cambria Math" w:hAnsi="Cambria Math"/>
                              <w:color w:val="000000" w:themeColor="text1"/>
                              <w:sz w:val="22"/>
                              <w:szCs w:val="21"/>
                              <w:lang w:val="en-US"/>
                            </w:rPr>
                            <m:t>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xml:space="preserve">∀  </m:t>
                      </m:r>
                      <m:r>
                        <w:rPr>
                          <w:rFonts w:ascii="Cambria Math" w:hAnsi="Cambria Math"/>
                          <w:color w:val="000000" w:themeColor="text1"/>
                          <w:sz w:val="22"/>
                          <w:szCs w:val="21"/>
                          <w:lang w:val="en-US"/>
                        </w:rPr>
                        <m:t>i</m:t>
                      </m:r>
                      <m:r>
                        <w:rPr>
                          <w:rFonts w:ascii="Cambria Math" w:hAnsi="Cambria Math"/>
                          <w:color w:val="000000" w:themeColor="text1"/>
                          <w:sz w:val="22"/>
                          <w:szCs w:val="21"/>
                          <w:lang w:val="en-US"/>
                        </w:rPr>
                        <m:t xml:space="preserve">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xml:space="preserve">, </m:t>
                      </m:r>
                      <m:r>
                        <w:rPr>
                          <w:rFonts w:ascii="Cambria Math" w:hAnsi="Cambria Math"/>
                          <w:color w:val="000000" w:themeColor="text1"/>
                          <w:sz w:val="22"/>
                          <w:szCs w:val="21"/>
                          <w:lang w:val="en-US"/>
                        </w:rPr>
                        <m:t>k</m:t>
                      </m:r>
                      <m:r>
                        <w:rPr>
                          <w:rFonts w:ascii="Cambria Math" w:hAnsi="Cambria Math"/>
                          <w:color w:val="000000" w:themeColor="text1"/>
                          <w:sz w:val="22"/>
                          <w:szCs w:val="21"/>
                          <w:lang w:val="en-US"/>
                        </w:rPr>
                        <m:t>∈</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r>
                        <w:rPr>
                          <w:rFonts w:ascii="Cambria Math" w:eastAsia="Cambria Math" w:hAnsi="Cambria Math" w:cs="Cambria Math"/>
                          <w:color w:val="000000" w:themeColor="text1"/>
                          <w:sz w:val="22"/>
                          <w:szCs w:val="21"/>
                          <w:lang w:val="en-US"/>
                        </w:rPr>
                        <m:t xml:space="preserve"> </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 xml:space="preserve">≤0.95  ∀  </m:t>
                      </m:r>
                      <m:r>
                        <w:rPr>
                          <w:rFonts w:ascii="Cambria Math" w:hAnsi="Cambria Math"/>
                          <w:color w:val="000000" w:themeColor="text1"/>
                          <w:sz w:val="22"/>
                          <w:szCs w:val="21"/>
                          <w:lang w:val="en-US"/>
                        </w:rPr>
                        <m:t>k</m:t>
                      </m:r>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hAnsi="Cambria Math"/>
                          <w:color w:val="000000" w:themeColor="text1"/>
                          <w:sz w:val="22"/>
                          <w:szCs w:val="21"/>
                          <w:lang w:val="en-US"/>
                        </w:rPr>
                        <m:t>-</m:t>
                      </m:r>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 xml:space="preserve">≤-0.05  ∀  </m:t>
                      </m:r>
                      <m:r>
                        <w:rPr>
                          <w:rFonts w:ascii="Cambria Math" w:hAnsi="Cambria Math"/>
                          <w:color w:val="000000" w:themeColor="text1"/>
                          <w:sz w:val="22"/>
                          <w:szCs w:val="21"/>
                          <w:lang w:val="en-US"/>
                        </w:rPr>
                        <m:t>k</m:t>
                      </m:r>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m</m:t>
                          </m:r>
                        </m:sub>
                      </m:sSub>
                      <m:r>
                        <w:rPr>
                          <w:rFonts w:ascii="Cambria Math" w:hAnsi="Cambria Math"/>
                          <w:color w:val="000000" w:themeColor="text1"/>
                          <w:sz w:val="22"/>
                          <w:szCs w:val="21"/>
                          <w:lang w:val="en-US"/>
                        </w:rPr>
                        <m:t>≤0.05,</m:t>
                      </m:r>
                      <m:r>
                        <w:rPr>
                          <w:rFonts w:ascii="Cambria Math" w:hAnsi="Cambria Math"/>
                          <w:color w:val="000000" w:themeColor="text1"/>
                          <w:sz w:val="22"/>
                          <w:szCs w:val="21"/>
                        </w:rPr>
                        <m:t>m</m:t>
                      </m:r>
                      <m:r>
                        <w:rPr>
                          <w:rFonts w:ascii="Cambria Math" w:hAnsi="Cambria Math"/>
                          <w:color w:val="000000" w:themeColor="text1"/>
                          <w:sz w:val="22"/>
                          <w:szCs w:val="21"/>
                          <w:lang w:val="en-US"/>
                        </w:rPr>
                        <m:t>∈{1,2}.</m:t>
                      </m:r>
                    </m:e>
                  </m:mr>
                </m:m>
              </m:oMath>
            </m:oMathPara>
          </w:p>
        </w:tc>
        <w:tc>
          <w:tcPr>
            <w:tcW w:w="685" w:type="pct"/>
            <w:vAlign w:val="center"/>
          </w:tcPr>
          <w:p w14:paraId="16350C92" w14:textId="7D2E4DEB" w:rsidR="00A10A25" w:rsidRPr="00FE05FF" w:rsidRDefault="00A10A25">
            <w:pPr>
              <w:pStyle w:val="Beschriftung"/>
              <w:jc w:val="right"/>
              <w:rPr>
                <w:lang w:val="en-US"/>
              </w:rPr>
            </w:pPr>
            <w:bookmarkStart w:id="151" w:name="_Ref188110672"/>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18</w:t>
            </w:r>
            <w:r>
              <w:fldChar w:fldCharType="end"/>
            </w:r>
            <w:r>
              <w:t>)</w:t>
            </w:r>
            <w:bookmarkEnd w:id="151"/>
          </w:p>
        </w:tc>
      </w:tr>
    </w:tbl>
    <w:p w14:paraId="2836B33B" w14:textId="2EA1D38D" w:rsidR="0BB509A2" w:rsidRDefault="32AF646F" w:rsidP="00913A04">
      <w:pPr>
        <w:pStyle w:val="berschrift3"/>
        <w:rPr>
          <w:lang w:val="en-US"/>
        </w:rPr>
      </w:pPr>
      <w:r w:rsidRPr="32AF646F">
        <w:rPr>
          <w:lang w:val="en-US"/>
        </w:rPr>
        <w:t>2.4.3 Modeled disturbances</w:t>
      </w:r>
    </w:p>
    <w:p w14:paraId="6A5AA6F9" w14:textId="79EADE85" w:rsidR="0BB509A2" w:rsidRDefault="00A372CF" w:rsidP="32AF646F">
      <w:pPr>
        <w:pStyle w:val="berschrift4"/>
        <w:rPr>
          <w:lang w:val="en-US"/>
        </w:rPr>
      </w:pPr>
      <w:r>
        <w:rPr>
          <w:lang w:val="en-US"/>
        </w:rPr>
        <w:t xml:space="preserve">2.4.3.1 </w:t>
      </w:r>
      <w:r w:rsidR="32AF646F" w:rsidRPr="32AF646F">
        <w:rPr>
          <w:lang w:val="en-US"/>
        </w:rPr>
        <w:t>Disturbance feeding</w:t>
      </w:r>
    </w:p>
    <w:p w14:paraId="3B5AEADA" w14:textId="17D0738A" w:rsidR="00DF23E7" w:rsidRPr="00220152" w:rsidRDefault="006F682D" w:rsidP="00742246">
      <w:pPr>
        <w:rPr>
          <w:color w:val="000000" w:themeColor="text1"/>
          <w:lang w:val="en-US"/>
        </w:rPr>
      </w:pPr>
      <w:r>
        <w:rPr>
          <w:lang w:val="en-US"/>
        </w:rPr>
        <w:t xml:space="preserve">The first of two modeled disturbances </w:t>
      </w:r>
      <w:proofErr w:type="gramStart"/>
      <w:r>
        <w:rPr>
          <w:lang w:val="en-US"/>
        </w:rPr>
        <w:t>is</w:t>
      </w:r>
      <w:proofErr w:type="gramEnd"/>
      <w:r>
        <w:rPr>
          <w:lang w:val="en-US"/>
        </w:rPr>
        <w:t xml:space="preserve"> </w:t>
      </w:r>
      <w:r w:rsidR="00F30A43">
        <w:rPr>
          <w:lang w:val="en-US"/>
        </w:rPr>
        <w:t>called</w:t>
      </w:r>
      <w:r w:rsidR="0036368C">
        <w:rPr>
          <w:lang w:val="en-US"/>
        </w:rPr>
        <w:t xml:space="preserve"> disturbance feeding</w:t>
      </w:r>
      <w:r w:rsidR="00A559B3">
        <w:rPr>
          <w:lang w:val="en-US"/>
        </w:rPr>
        <w:t xml:space="preserve"> which </w:t>
      </w:r>
      <w:r w:rsidR="007267CB">
        <w:rPr>
          <w:lang w:val="en-US"/>
        </w:rPr>
        <w:t xml:space="preserve">addresses </w:t>
      </w:r>
      <w:r w:rsidR="00A559B3">
        <w:rPr>
          <w:lang w:val="en-US"/>
        </w:rPr>
        <w:t>the following context</w:t>
      </w:r>
      <w:r w:rsidR="007267CB">
        <w:rPr>
          <w:lang w:val="en-US"/>
        </w:rPr>
        <w:t>.</w:t>
      </w:r>
      <w:r w:rsidR="00A559B3">
        <w:rPr>
          <w:lang w:val="en-US"/>
        </w:rPr>
        <w:t xml:space="preserve"> </w:t>
      </w:r>
      <w:r w:rsidR="00E868CA">
        <w:rPr>
          <w:lang w:val="en-US"/>
        </w:rPr>
        <w:t>Operational cost of AD plant</w:t>
      </w:r>
      <w:r w:rsidR="0051426C">
        <w:rPr>
          <w:lang w:val="en-US"/>
        </w:rPr>
        <w:t>s</w:t>
      </w:r>
      <w:r w:rsidR="00E868CA">
        <w:rPr>
          <w:lang w:val="en-US"/>
        </w:rPr>
        <w:t xml:space="preserve"> can be reduced by </w:t>
      </w:r>
      <w:r w:rsidR="0051426C">
        <w:rPr>
          <w:lang w:val="en-US"/>
        </w:rPr>
        <w:t>feeding</w:t>
      </w:r>
      <w:r w:rsidR="00E868CA">
        <w:rPr>
          <w:lang w:val="en-US"/>
        </w:rPr>
        <w:t xml:space="preserve"> </w:t>
      </w:r>
      <w:r w:rsidR="007A36B2">
        <w:rPr>
          <w:lang w:val="en-US"/>
        </w:rPr>
        <w:t xml:space="preserve">low-cost </w:t>
      </w:r>
      <w:r w:rsidR="00E868CA">
        <w:rPr>
          <w:lang w:val="en-US"/>
        </w:rPr>
        <w:t>substrates</w:t>
      </w:r>
      <w:r w:rsidR="006C41E9">
        <w:rPr>
          <w:lang w:val="en-US"/>
        </w:rPr>
        <w:t xml:space="preserve">, such as </w:t>
      </w:r>
      <w:r w:rsidR="006C0F70">
        <w:rPr>
          <w:lang w:val="en-US"/>
        </w:rPr>
        <w:t>manure and organic waste</w:t>
      </w:r>
      <w:r w:rsidR="00EA1073">
        <w:rPr>
          <w:lang w:val="en-US"/>
        </w:rPr>
        <w:t xml:space="preserve"> </w:t>
      </w:r>
      <w:sdt>
        <w:sdtPr>
          <w:rPr>
            <w:lang w:val="en-US"/>
          </w:rPr>
          <w:alias w:val="To edit, see citavi.com/edit"/>
          <w:tag w:val="CitaviPlaceholder#3c379124-9bdf-47f4-aec8-b2de78874ef4"/>
          <w:id w:val="-1597401366"/>
          <w:placeholder>
            <w:docPart w:val="857004B544503D418D4F7B1206F7D3FD"/>
          </w:placeholder>
        </w:sdtPr>
        <w:sdtEndPr/>
        <w:sdtContent>
          <w:r w:rsidR="00EA1073">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TBhNmE2LTZmNGYtNGQ0Ni1iNjYxLWE3MGRhODNiM2E5OS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NC0xMFQxNDo0MDozMS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2MzNzkxMjQtOWJkZi00N2Y0LWFlYzgtYjJkZTc4ODc0ZWY0IiwiVGV4dCI6IihEYW5pZWzigJBHcm9ta2UgZXQgYWwuLCAyMDE4KSIsIldBSVZlcnNpb24iOiI2LjE1LjIuMCJ9}</w:instrText>
          </w:r>
          <w:r w:rsidR="00EA1073">
            <w:rPr>
              <w:lang w:val="en-US"/>
            </w:rPr>
            <w:fldChar w:fldCharType="separate"/>
          </w:r>
          <w:r w:rsidR="00046EEC">
            <w:rPr>
              <w:lang w:val="en-US"/>
            </w:rPr>
            <w:t>(Daniel</w:t>
          </w:r>
          <w:r w:rsidR="00046EEC">
            <w:rPr>
              <w:rFonts w:ascii="Times New Roman" w:hAnsi="Times New Roman" w:cs="Times New Roman"/>
              <w:lang w:val="en-US"/>
            </w:rPr>
            <w:t>‐</w:t>
          </w:r>
          <w:r w:rsidR="00046EEC">
            <w:rPr>
              <w:lang w:val="en-US"/>
            </w:rPr>
            <w:t>Gromke et al., 2018)</w:t>
          </w:r>
          <w:r w:rsidR="00EA1073">
            <w:rPr>
              <w:lang w:val="en-US"/>
            </w:rPr>
            <w:fldChar w:fldCharType="end"/>
          </w:r>
        </w:sdtContent>
      </w:sdt>
      <w:r w:rsidR="00E868CA">
        <w:rPr>
          <w:lang w:val="en-US"/>
        </w:rPr>
        <w:t xml:space="preserve">, which might only be available </w:t>
      </w:r>
      <w:r w:rsidR="007A36B2">
        <w:rPr>
          <w:lang w:val="en-US"/>
        </w:rPr>
        <w:t xml:space="preserve">irregularly </w:t>
      </w:r>
      <w:r w:rsidR="00E868CA">
        <w:rPr>
          <w:lang w:val="en-US"/>
        </w:rPr>
        <w:t>and in small amounts.</w:t>
      </w:r>
      <w:r w:rsidR="42E16D65" w:rsidRPr="42E16D65">
        <w:rPr>
          <w:lang w:val="en-US"/>
        </w:rPr>
        <w:t xml:space="preserve"> </w:t>
      </w:r>
      <w:r w:rsidR="0029586A">
        <w:rPr>
          <w:lang w:val="en-US"/>
        </w:rPr>
        <w:t xml:space="preserve">Conducting detailed substrate characterizations for </w:t>
      </w:r>
      <w:r w:rsidR="00F371D0">
        <w:rPr>
          <w:lang w:val="en-US"/>
        </w:rPr>
        <w:t xml:space="preserve">such </w:t>
      </w:r>
      <w:r w:rsidR="0029586A">
        <w:rPr>
          <w:lang w:val="en-US"/>
        </w:rPr>
        <w:t>additional substrate</w:t>
      </w:r>
      <w:r w:rsidR="00F371D0">
        <w:rPr>
          <w:lang w:val="en-US"/>
        </w:rPr>
        <w:t>s</w:t>
      </w:r>
      <w:r w:rsidR="0029586A">
        <w:rPr>
          <w:lang w:val="en-US"/>
        </w:rPr>
        <w:t xml:space="preserve"> might</w:t>
      </w:r>
      <w:r w:rsidR="00792077">
        <w:rPr>
          <w:lang w:val="en-US"/>
        </w:rPr>
        <w:t xml:space="preserve"> therefore </w:t>
      </w:r>
      <w:r w:rsidR="0029586A">
        <w:rPr>
          <w:lang w:val="en-US"/>
        </w:rPr>
        <w:t>not be economically viable</w:t>
      </w:r>
      <w:r w:rsidR="00F371D0">
        <w:rPr>
          <w:lang w:val="en-US"/>
        </w:rPr>
        <w:t>, resulting in even higher uncertainties than for regular substrates</w:t>
      </w:r>
      <w:r w:rsidR="0029586A">
        <w:rPr>
          <w:lang w:val="en-US"/>
        </w:rPr>
        <w:t xml:space="preserve">. </w:t>
      </w:r>
      <w:r w:rsidR="00A766E7">
        <w:rPr>
          <w:lang w:val="en-US"/>
        </w:rPr>
        <w:t xml:space="preserve">Therefore, </w:t>
      </w:r>
      <w:r w:rsidR="007D19EC">
        <w:rPr>
          <w:lang w:val="en-US"/>
        </w:rPr>
        <w:t>occasional</w:t>
      </w:r>
      <w:r w:rsidR="00624285">
        <w:rPr>
          <w:lang w:val="en-US"/>
        </w:rPr>
        <w:t xml:space="preserve"> </w:t>
      </w:r>
      <w:r w:rsidR="007D19EC">
        <w:rPr>
          <w:lang w:val="en-US"/>
        </w:rPr>
        <w:t>dosages</w:t>
      </w:r>
      <w:r w:rsidR="007D19EC" w:rsidRPr="42E16D65">
        <w:rPr>
          <w:lang w:val="en-US"/>
        </w:rPr>
        <w:t xml:space="preserve"> </w:t>
      </w:r>
      <w:r w:rsidR="42E16D65" w:rsidRPr="42E16D65">
        <w:rPr>
          <w:lang w:val="en-US"/>
        </w:rPr>
        <w:t xml:space="preserve">of cattle manure with </w:t>
      </w:r>
      <w:r w:rsidR="003B4DF2" w:rsidRPr="42E16D65">
        <w:rPr>
          <w:lang w:val="en-US"/>
        </w:rPr>
        <w:t xml:space="preserve">2.5 </w:t>
      </w:r>
      <w:r w:rsidR="0085734D">
        <w:rPr>
          <w:lang w:val="en-US"/>
        </w:rPr>
        <w:lastRenderedPageBreak/>
        <w:t xml:space="preserve">times the </w:t>
      </w:r>
      <w:r w:rsidR="0052570F">
        <w:rPr>
          <w:lang w:val="en-US"/>
        </w:rPr>
        <w:t xml:space="preserve">regular </w:t>
      </w:r>
      <w:r w:rsidR="00667BDC">
        <w:rPr>
          <w:lang w:val="en-US"/>
        </w:rPr>
        <w:t>SDs</w:t>
      </w:r>
      <w:r w:rsidR="00B9496C">
        <w:rPr>
          <w:lang w:val="en-US"/>
        </w:rPr>
        <w:t xml:space="preserve"> were added</w:t>
      </w:r>
      <w:r w:rsidR="00624285">
        <w:rPr>
          <w:lang w:val="en-US"/>
        </w:rPr>
        <w:t xml:space="preserve">, </w:t>
      </w:r>
      <w:r w:rsidR="42E16D65" w:rsidRPr="42E16D65">
        <w:rPr>
          <w:lang w:val="en-US"/>
        </w:rPr>
        <w:t>act</w:t>
      </w:r>
      <w:r w:rsidR="00624285">
        <w:rPr>
          <w:lang w:val="en-US"/>
        </w:rPr>
        <w:t>ing</w:t>
      </w:r>
      <w:r w:rsidR="42E16D65" w:rsidRPr="42E16D65">
        <w:rPr>
          <w:lang w:val="en-US"/>
        </w:rPr>
        <w:t xml:space="preserve"> as a </w:t>
      </w:r>
      <w:r w:rsidR="00B3632E">
        <w:rPr>
          <w:lang w:val="en-US"/>
        </w:rPr>
        <w:t xml:space="preserve">fixed and known </w:t>
      </w:r>
      <w:r w:rsidR="42E16D65" w:rsidRPr="42E16D65">
        <w:rPr>
          <w:lang w:val="en-US"/>
        </w:rPr>
        <w:t xml:space="preserve">disturbance </w:t>
      </w:r>
      <w:r w:rsidR="00A93F81">
        <w:rPr>
          <w:lang w:val="en-US"/>
        </w:rPr>
        <w:t xml:space="preserve">to </w:t>
      </w:r>
      <w:r w:rsidR="42E16D65" w:rsidRPr="42E16D65">
        <w:rPr>
          <w:lang w:val="en-US"/>
        </w:rPr>
        <w:t>the controller</w:t>
      </w:r>
      <w:r w:rsidR="00B3632E">
        <w:rPr>
          <w:lang w:val="en-US"/>
        </w:rPr>
        <w:t xml:space="preserve"> </w:t>
      </w:r>
      <w:r w:rsidR="00C51B93" w:rsidRPr="42E16D65">
        <w:rPr>
          <w:lang w:val="en-US"/>
        </w:rPr>
        <w:t>at specified times and flow rates</w:t>
      </w:r>
      <w:r w:rsidR="003214AA">
        <w:rPr>
          <w:lang w:val="en-US"/>
        </w:rPr>
        <w:t>.</w:t>
      </w:r>
      <w:r w:rsidR="00624285">
        <w:rPr>
          <w:lang w:val="en-US"/>
        </w:rPr>
        <w:t xml:space="preserve"> Ta</w:t>
      </w:r>
      <w:r w:rsidR="009E4EAE">
        <w:rPr>
          <w:lang w:val="en-US"/>
        </w:rPr>
        <w:t>b.</w:t>
      </w:r>
      <w:r w:rsidR="00624285">
        <w:rPr>
          <w:lang w:val="en-US"/>
        </w:rPr>
        <w:t xml:space="preserve"> 2 summarizes</w:t>
      </w:r>
      <w:r w:rsidR="003214AA">
        <w:rPr>
          <w:lang w:val="en-US"/>
        </w:rPr>
        <w:t xml:space="preserve"> </w:t>
      </w:r>
      <w:r w:rsidR="00624285">
        <w:rPr>
          <w:lang w:val="en-US"/>
        </w:rPr>
        <w:t>v</w:t>
      </w:r>
      <w:r w:rsidR="00DF23E7">
        <w:rPr>
          <w:lang w:val="en-US"/>
        </w:rPr>
        <w:t>olume flow rates, resulting additional organic loading rates (</w:t>
      </w:r>
      <w:r w:rsidR="00DF23E7" w:rsidRPr="004A6E3B">
        <w:rPr>
          <w:lang w:val="en-US"/>
        </w:rPr>
        <w:t>OLR</w:t>
      </w:r>
      <w:r w:rsidR="00DF23E7">
        <w:rPr>
          <w:lang w:val="en-US"/>
        </w:rPr>
        <w:t xml:space="preserve">s) and time windows of the simulated </w:t>
      </w:r>
      <w:r w:rsidR="00DF23E7" w:rsidRPr="00220152">
        <w:rPr>
          <w:color w:val="000000" w:themeColor="text1"/>
          <w:lang w:val="en-US"/>
        </w:rPr>
        <w:t xml:space="preserve">disturbance feedings. OLRs </w:t>
      </w:r>
      <w:r w:rsidR="00742246" w:rsidRPr="00220152">
        <w:rPr>
          <w:color w:val="000000" w:themeColor="text1"/>
          <w:lang w:val="en-US"/>
        </w:rPr>
        <w:t xml:space="preserve">are </w:t>
      </w:r>
      <w:r w:rsidR="00DF23E7" w:rsidRPr="00220152">
        <w:rPr>
          <w:color w:val="000000" w:themeColor="text1"/>
          <w:lang w:val="en-US"/>
        </w:rPr>
        <w:t xml:space="preserve">based on nominal cattle manure. </w:t>
      </w:r>
    </w:p>
    <w:p w14:paraId="597167B5" w14:textId="04F44A07" w:rsidR="0BB509A2" w:rsidRPr="00220152" w:rsidRDefault="00A372CF" w:rsidP="32AF646F">
      <w:pPr>
        <w:pStyle w:val="berschrift4"/>
        <w:rPr>
          <w:color w:val="000000" w:themeColor="text1"/>
          <w:lang w:val="en-US"/>
        </w:rPr>
      </w:pPr>
      <w:r w:rsidRPr="00220152">
        <w:rPr>
          <w:color w:val="000000" w:themeColor="text1"/>
          <w:lang w:val="en-US"/>
        </w:rPr>
        <w:t xml:space="preserve">2.4.3.2 </w:t>
      </w:r>
      <w:r w:rsidR="42E16D65" w:rsidRPr="00220152">
        <w:rPr>
          <w:color w:val="000000" w:themeColor="text1"/>
          <w:lang w:val="en-US"/>
        </w:rPr>
        <w:t>Gas storage measurement noise</w:t>
      </w:r>
    </w:p>
    <w:p w14:paraId="13D52889" w14:textId="16255741" w:rsidR="001046F1" w:rsidRPr="00220152" w:rsidRDefault="42E16D65" w:rsidP="00A372CF">
      <w:pPr>
        <w:rPr>
          <w:b/>
          <w:bCs/>
          <w:color w:val="000000" w:themeColor="text1"/>
          <w:lang w:val="en-US"/>
        </w:rPr>
      </w:pPr>
      <w:bookmarkStart w:id="152" w:name="_6wli8o1hcesq"/>
      <w:bookmarkStart w:id="153" w:name="_csd3dl2lh67e"/>
      <w:bookmarkStart w:id="154" w:name="_z8yjp0j8q7kp"/>
      <w:bookmarkEnd w:id="152"/>
      <w:bookmarkEnd w:id="153"/>
      <w:bookmarkEnd w:id="154"/>
      <w:r w:rsidRPr="00220152">
        <w:rPr>
          <w:color w:val="000000" w:themeColor="text1"/>
          <w:lang w:val="en-US"/>
        </w:rPr>
        <w:t xml:space="preserve">For case study 2 an additional noise was imposed </w:t>
      </w:r>
      <w:r w:rsidRPr="42E16D65">
        <w:rPr>
          <w:lang w:val="en-US"/>
        </w:rPr>
        <w:t xml:space="preserve">on the </w:t>
      </w:r>
      <w:r w:rsidR="00C61A70">
        <w:rPr>
          <w:lang w:val="en-US"/>
        </w:rPr>
        <w:t xml:space="preserve">GS </w:t>
      </w:r>
      <w:r w:rsidRPr="42E16D65">
        <w:rPr>
          <w:lang w:val="en-US"/>
        </w:rPr>
        <w:t>state</w:t>
      </w:r>
      <w:r w:rsidR="00C61A70">
        <w:rPr>
          <w:lang w:val="en-US"/>
        </w:rPr>
        <w:t>s</w:t>
      </w:r>
      <w:r w:rsidR="007D2E0D">
        <w:rPr>
          <w:lang w:val="en-US"/>
        </w:rPr>
        <w:t xml:space="preserve"> in</w:t>
      </w:r>
      <w:r w:rsidR="00CA42CA">
        <w:rPr>
          <w:lang w:val="en-US"/>
        </w:rPr>
        <w:t xml:space="preserve"> </w:t>
      </w:r>
      <w:commentRangeStart w:id="155"/>
      <w:r w:rsidR="00CA42CA">
        <w:rPr>
          <w:lang w:val="en-US"/>
        </w:rPr>
        <w:fldChar w:fldCharType="begin"/>
      </w:r>
      <w:r w:rsidR="00CA42CA">
        <w:rPr>
          <w:lang w:val="en-US"/>
        </w:rPr>
        <w:instrText xml:space="preserve"> REF _Ref194921478 \h </w:instrText>
      </w:r>
      <w:r w:rsidR="00CA42CA">
        <w:rPr>
          <w:lang w:val="en-US"/>
        </w:rPr>
      </w:r>
      <w:r w:rsidR="00CA42CA">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7</w:t>
      </w:r>
      <w:r w:rsidR="00CA42CA">
        <w:rPr>
          <w:lang w:val="en-US"/>
        </w:rPr>
        <w:fldChar w:fldCharType="end"/>
      </w:r>
      <w:r w:rsidR="00CA42CA">
        <w:rPr>
          <w:lang w:val="en-US"/>
        </w:rPr>
        <w:t xml:space="preserve">) and </w:t>
      </w:r>
      <w:r w:rsidR="00CA42CA">
        <w:rPr>
          <w:lang w:val="en-US"/>
        </w:rPr>
        <w:fldChar w:fldCharType="begin"/>
      </w:r>
      <w:r w:rsidR="00CA42CA">
        <w:rPr>
          <w:lang w:val="en-US"/>
        </w:rPr>
        <w:instrText xml:space="preserve"> REF _Ref194921482 \h </w:instrText>
      </w:r>
      <w:r w:rsidR="00CA42CA">
        <w:rPr>
          <w:lang w:val="en-US"/>
        </w:rPr>
      </w:r>
      <w:r w:rsidR="00CA42CA">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8</w:t>
      </w:r>
      <w:r w:rsidR="00CA42CA">
        <w:rPr>
          <w:lang w:val="en-US"/>
        </w:rPr>
        <w:fldChar w:fldCharType="end"/>
      </w:r>
      <w:r w:rsidR="00CA42CA">
        <w:rPr>
          <w:lang w:val="en-US"/>
        </w:rPr>
        <w:t>)</w:t>
      </w:r>
      <w:commentRangeEnd w:id="155"/>
      <w:r w:rsidR="00716CB9">
        <w:rPr>
          <w:rStyle w:val="Kommentarzeichen"/>
        </w:rPr>
        <w:commentReference w:id="155"/>
      </w:r>
      <w:r w:rsidRPr="42E16D65">
        <w:rPr>
          <w:lang w:val="en-US"/>
        </w:rPr>
        <w:t xml:space="preserve">. This aims to </w:t>
      </w:r>
      <w:r w:rsidR="004514C7">
        <w:rPr>
          <w:lang w:val="en-US"/>
        </w:rPr>
        <w:t xml:space="preserve">reflect </w:t>
      </w:r>
      <w:r w:rsidRPr="42E16D65">
        <w:rPr>
          <w:lang w:val="en-US"/>
        </w:rPr>
        <w:t xml:space="preserve">measurement noise of the </w:t>
      </w:r>
      <w:r w:rsidR="004514C7">
        <w:rPr>
          <w:lang w:val="en-US"/>
        </w:rPr>
        <w:t xml:space="preserve">GS </w:t>
      </w:r>
      <w:r w:rsidRPr="42E16D65">
        <w:rPr>
          <w:lang w:val="en-US"/>
        </w:rPr>
        <w:t>filling level, which typically suffers from low accuracy and resolution</w:t>
      </w:r>
      <w:r w:rsidR="002B398F">
        <w:rPr>
          <w:lang w:val="en-US"/>
        </w:rPr>
        <w:t xml:space="preserve"> </w:t>
      </w:r>
      <w:sdt>
        <w:sdtPr>
          <w:rPr>
            <w:lang w:val="en-US"/>
          </w:rPr>
          <w:alias w:val="To edit, see citavi.com/edit"/>
          <w:tag w:val="CitaviPlaceholder#60b30968-1d1f-4c07-aa52-bbaa91cef461"/>
          <w:id w:val="-1990626179"/>
          <w:placeholder>
            <w:docPart w:val="907864C904AD564E9E4C5F16DA634942"/>
          </w:placeholder>
        </w:sdtPr>
        <w:sdtEndPr/>
        <w:sdtContent>
          <w:r w:rsidR="002B398F">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WFmOGY1LWVjNjYtNGMyMC1iNmFmLWUxY2M5Y2NmZWU0Ny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YwYjMwOTY4LTFkMWYtNGMwNy1hYTUyLWJiYWE5MWNlZjQ2MSIsIlRleHQiOiIoU3R1ciBldCBhbC4sIDIwMjIpIiwiV0FJVmVyc2lvbiI6IjYuMTUuMi4wIn0=}</w:instrText>
          </w:r>
          <w:r w:rsidR="002B398F">
            <w:rPr>
              <w:lang w:val="en-US"/>
            </w:rPr>
            <w:fldChar w:fldCharType="separate"/>
          </w:r>
          <w:r w:rsidR="00046EEC">
            <w:rPr>
              <w:lang w:val="en-US"/>
            </w:rPr>
            <w:t>(Stur et al., 2022)</w:t>
          </w:r>
          <w:r w:rsidR="002B398F">
            <w:rPr>
              <w:lang w:val="en-US"/>
            </w:rPr>
            <w:fldChar w:fldCharType="end"/>
          </w:r>
        </w:sdtContent>
      </w:sdt>
      <w:r w:rsidRPr="42E16D65">
        <w:rPr>
          <w:lang w:val="en-US"/>
        </w:rPr>
        <w:t xml:space="preserve">. At every time step both </w:t>
      </w:r>
      <w:r w:rsidR="004514C7">
        <w:rPr>
          <w:lang w:val="en-US"/>
        </w:rPr>
        <w:t xml:space="preserve">GS </w:t>
      </w:r>
      <w:r w:rsidRPr="42E16D65">
        <w:rPr>
          <w:lang w:val="en-US"/>
        </w:rPr>
        <w:t>sta</w:t>
      </w:r>
      <w:r w:rsidR="007D2E0D">
        <w:rPr>
          <w:lang w:val="en-US"/>
        </w:rPr>
        <w:t xml:space="preserve">tes </w:t>
      </w:r>
      <w:r w:rsidRPr="42E16D65">
        <w:rPr>
          <w:lang w:val="en-US"/>
        </w:rPr>
        <w:t xml:space="preserve">were independently imposed with a random uniform noise of ±1% of the </w:t>
      </w:r>
      <w:r w:rsidR="00970C8B">
        <w:rPr>
          <w:lang w:val="en-US"/>
        </w:rPr>
        <w:t xml:space="preserve">respective </w:t>
      </w:r>
      <w:r w:rsidR="004514C7">
        <w:rPr>
          <w:lang w:val="en-US"/>
        </w:rPr>
        <w:t xml:space="preserve">GS </w:t>
      </w:r>
      <w:r w:rsidR="00970C8B">
        <w:rPr>
          <w:lang w:val="en-US"/>
        </w:rPr>
        <w:t>state</w:t>
      </w:r>
      <w:r w:rsidRPr="42E16D65">
        <w:rPr>
          <w:lang w:val="en-US"/>
        </w:rPr>
        <w:t xml:space="preserve">. Additionally, every five hours the magnitude of this noise was increased to ±3%. </w:t>
      </w:r>
    </w:p>
    <w:p w14:paraId="0051C4F5" w14:textId="4D6B96BE" w:rsidR="00346BE1" w:rsidRDefault="00346BE1" w:rsidP="00013365">
      <w:pPr>
        <w:pStyle w:val="berschrift2"/>
        <w:rPr>
          <w:lang w:val="en-US"/>
        </w:rPr>
      </w:pPr>
      <w:r>
        <w:rPr>
          <w:lang w:val="en-US"/>
        </w:rPr>
        <w:t>2.</w:t>
      </w:r>
      <w:r w:rsidR="006D555D">
        <w:rPr>
          <w:lang w:val="en-US"/>
        </w:rPr>
        <w:t>5</w:t>
      </w:r>
      <w:r>
        <w:rPr>
          <w:lang w:val="en-US"/>
        </w:rPr>
        <w:t xml:space="preserve"> Numerical implementation</w:t>
      </w:r>
    </w:p>
    <w:p w14:paraId="01244012" w14:textId="21F33B0A" w:rsidR="00346BE1" w:rsidRDefault="00346BE1" w:rsidP="00346BE1">
      <w:pPr>
        <w:pStyle w:val="berschrift3"/>
        <w:rPr>
          <w:lang w:val="en-US"/>
        </w:rPr>
      </w:pPr>
      <w:r w:rsidRPr="77CCFEC8">
        <w:rPr>
          <w:lang w:val="en-US"/>
        </w:rPr>
        <w:t>2.</w:t>
      </w:r>
      <w:r w:rsidR="006D555D">
        <w:rPr>
          <w:lang w:val="en-US"/>
        </w:rPr>
        <w:t>5.1</w:t>
      </w:r>
      <w:r w:rsidRPr="77CCFEC8">
        <w:rPr>
          <w:lang w:val="en-US"/>
        </w:rPr>
        <w:t xml:space="preserve"> Orthogonal </w:t>
      </w:r>
      <w:r w:rsidR="00C905B1">
        <w:rPr>
          <w:lang w:val="en-US"/>
        </w:rPr>
        <w:t>c</w:t>
      </w:r>
      <w:r w:rsidRPr="77CCFEC8">
        <w:rPr>
          <w:lang w:val="en-US"/>
        </w:rPr>
        <w:t xml:space="preserve">ollocation on </w:t>
      </w:r>
      <w:r w:rsidR="00C905B1">
        <w:rPr>
          <w:lang w:val="en-US"/>
        </w:rPr>
        <w:t>f</w:t>
      </w:r>
      <w:r w:rsidRPr="77CCFEC8">
        <w:rPr>
          <w:lang w:val="en-US"/>
        </w:rPr>
        <w:t xml:space="preserve">inite </w:t>
      </w:r>
      <w:r w:rsidR="00C905B1">
        <w:rPr>
          <w:lang w:val="en-US"/>
        </w:rPr>
        <w:t>e</w:t>
      </w:r>
      <w:r w:rsidRPr="77CCFEC8">
        <w:rPr>
          <w:lang w:val="en-US"/>
        </w:rPr>
        <w:t>lements</w:t>
      </w:r>
    </w:p>
    <w:p w14:paraId="0DBA7303" w14:textId="61FE50C8" w:rsidR="0040094A" w:rsidRDefault="2951C5AE" w:rsidP="0040094A">
      <w:pPr>
        <w:rPr>
          <w:lang w:val="en-US"/>
        </w:rPr>
      </w:pPr>
      <w:r w:rsidRPr="2951C5AE">
        <w:rPr>
          <w:lang w:val="en-US"/>
        </w:rPr>
        <w:t xml:space="preserve">The </w:t>
      </w:r>
      <w:r w:rsidR="42E16D65" w:rsidRPr="00220152">
        <w:rPr>
          <w:i/>
          <w:lang w:val="en-US"/>
        </w:rPr>
        <w:t>do-</w:t>
      </w:r>
      <w:proofErr w:type="spellStart"/>
      <w:r w:rsidR="42E16D65" w:rsidRPr="00220152">
        <w:rPr>
          <w:i/>
          <w:lang w:val="en-US"/>
        </w:rPr>
        <w:t>mpc</w:t>
      </w:r>
      <w:proofErr w:type="spellEnd"/>
      <w:r w:rsidR="42E16D65" w:rsidRPr="42E16D65">
        <w:rPr>
          <w:lang w:val="en-US"/>
        </w:rPr>
        <w:t xml:space="preserve"> </w:t>
      </w:r>
      <w:r w:rsidR="0016171B">
        <w:rPr>
          <w:lang w:val="en-US"/>
        </w:rPr>
        <w:t xml:space="preserve">toolbox </w:t>
      </w:r>
      <w:r w:rsidRPr="2951C5AE">
        <w:rPr>
          <w:lang w:val="en-US"/>
        </w:rPr>
        <w:t xml:space="preserve">used in this study requires </w:t>
      </w:r>
      <w:r w:rsidR="004F2D6E">
        <w:rPr>
          <w:lang w:val="en-US"/>
        </w:rPr>
        <w:t xml:space="preserve">the </w:t>
      </w:r>
      <w:r w:rsidRPr="2951C5AE">
        <w:rPr>
          <w:lang w:val="en-US"/>
        </w:rPr>
        <w:t>model</w:t>
      </w:r>
      <w:r w:rsidR="42E16D65" w:rsidRPr="42E16D65">
        <w:rPr>
          <w:lang w:val="en-US"/>
        </w:rPr>
        <w:t xml:space="preserve"> ODEs </w:t>
      </w:r>
      <w:r w:rsidR="004F2D6E">
        <w:rPr>
          <w:lang w:val="en-US"/>
        </w:rPr>
        <w:t>to be</w:t>
      </w:r>
      <w:r w:rsidR="42E16D65" w:rsidRPr="42E16D65">
        <w:rPr>
          <w:lang w:val="en-US"/>
        </w:rPr>
        <w:t xml:space="preserve"> discretized </w:t>
      </w:r>
      <w:r w:rsidRPr="2951C5AE">
        <w:rPr>
          <w:lang w:val="en-US"/>
        </w:rPr>
        <w:t>at equidistant time steps of the prediction horizon</w:t>
      </w:r>
      <w:r w:rsidR="00B7711C">
        <w:rPr>
          <w:lang w:val="en-US"/>
        </w:rPr>
        <w:t xml:space="preserve"> </w:t>
      </w:r>
      <w:sdt>
        <w:sdtPr>
          <w:rPr>
            <w:lang w:val="en-US"/>
          </w:rPr>
          <w:alias w:val="To edit, see citavi.com/edit"/>
          <w:tag w:val="CitaviPlaceholder#aecfaf2f-2dd8-4af8-8464-bc96886903f4"/>
          <w:id w:val="1443964879"/>
          <w:placeholder>
            <w:docPart w:val="A5C70651F37C254DA8EF7FED15A5BD90"/>
          </w:placeholder>
        </w:sdtPr>
        <w:sdtEndPr/>
        <w:sdtContent>
          <w:r w:rsidR="00B7711C">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Tg3YjljLTkyZDgtNGU5MS05ZjM3LWY1YzQ3Njc2MjRmMy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C0xMFQxNDo0MDozM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2FlY2ZhZjJmLTJkZDgtNGFmOC04NDY0LWJjOTY4ODY5MDNmNCIsIlRleHQiOiIoRmllZGxlciBldCBhbC4sIDIwMjMpIiwiV0FJVmVyc2lvbiI6IjYuMTUuMi4wIn0=}</w:instrText>
          </w:r>
          <w:r w:rsidR="00B7711C">
            <w:rPr>
              <w:lang w:val="en-US"/>
            </w:rPr>
            <w:fldChar w:fldCharType="separate"/>
          </w:r>
          <w:r w:rsidR="00046EEC">
            <w:rPr>
              <w:lang w:val="en-US"/>
            </w:rPr>
            <w:t>(Fiedler et al., 2023)</w:t>
          </w:r>
          <w:r w:rsidR="00B7711C">
            <w:rPr>
              <w:lang w:val="en-US"/>
            </w:rPr>
            <w:fldChar w:fldCharType="end"/>
          </w:r>
        </w:sdtContent>
      </w:sdt>
      <w:r w:rsidRPr="2951C5AE">
        <w:rPr>
          <w:lang w:val="en-US"/>
        </w:rPr>
        <w:t>. For this purpose,</w:t>
      </w:r>
      <w:r w:rsidR="42E16D65" w:rsidRPr="42E16D65">
        <w:rPr>
          <w:lang w:val="en-US"/>
        </w:rPr>
        <w:t xml:space="preserve"> orthogonal collocation on finite elements (OCFE) </w:t>
      </w:r>
      <w:r w:rsidRPr="2951C5AE">
        <w:rPr>
          <w:lang w:val="en-US"/>
        </w:rPr>
        <w:t>was used</w:t>
      </w:r>
      <w:r w:rsidR="004F62A0">
        <w:rPr>
          <w:lang w:val="en-US"/>
        </w:rPr>
        <w:t xml:space="preserve"> </w:t>
      </w:r>
      <w:sdt>
        <w:sdtPr>
          <w:rPr>
            <w:lang w:val="en-US"/>
          </w:rPr>
          <w:alias w:val="To edit, see citavi.com/edit"/>
          <w:tag w:val="CitaviPlaceholder#4cf5510f-6f1f-4d8b-8348-0f8caa6e1518"/>
          <w:id w:val="297336620"/>
          <w:placeholder>
            <w:docPart w:val="A5C70651F37C254DA8EF7FED15A5BD90"/>
          </w:placeholder>
        </w:sdtPr>
        <w:sdtEndPr/>
        <w:sdtContent>
          <w:r w:rsidR="00826729">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jYxNzg4LTAxZTctNGY2Yy04ODUxLTgwNWI4NTAxMmQwMiIsIlJhbmdlTGVuZ3RoIjoxNywiUmVmZXJlbmNlSWQiOiJlNDg5MjhkMy01ZDIzLTQ1MzQtOWM3MC04NWFiZTQyNTdmN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MDM3OC00NzU0KDgwKTkwMDk3LVgiLCJVcmlTdHJpbmciOiJodHRwczovL2RvaS5vcmcvMTAuMTAxNi8wMzc4LTQ3NTQoODApOTAwOTctW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}</w:instrText>
          </w:r>
          <w:r w:rsidR="00826729">
            <w:rPr>
              <w:lang w:val="en-US"/>
            </w:rPr>
            <w:fldChar w:fldCharType="separate"/>
          </w:r>
          <w:r w:rsidR="00046EEC">
            <w:rPr>
              <w:lang w:val="en-US"/>
            </w:rPr>
            <w:t>(Finlayson, 1980)</w:t>
          </w:r>
          <w:r w:rsidR="00826729">
            <w:rPr>
              <w:lang w:val="en-US"/>
            </w:rPr>
            <w:fldChar w:fldCharType="end"/>
          </w:r>
        </w:sdtContent>
      </w:sdt>
      <w:r w:rsidR="00826729">
        <w:rPr>
          <w:lang w:val="en-US"/>
        </w:rPr>
        <w:t xml:space="preserve">. </w:t>
      </w:r>
      <w:r w:rsidR="42E16D65" w:rsidRPr="42E16D65">
        <w:rPr>
          <w:lang w:val="en-US"/>
        </w:rPr>
        <w:t xml:space="preserve">This method divides </w:t>
      </w:r>
      <w:r w:rsidRPr="2951C5AE">
        <w:rPr>
          <w:lang w:val="en-US"/>
        </w:rPr>
        <w:t xml:space="preserve">continuous </w:t>
      </w:r>
      <w:r w:rsidR="42E16D65" w:rsidRPr="42E16D65">
        <w:rPr>
          <w:lang w:val="en-US"/>
        </w:rPr>
        <w:t xml:space="preserve">time into </w:t>
      </w:r>
      <w:r w:rsidR="005A652C">
        <w:rPr>
          <w:lang w:val="en-US"/>
        </w:rPr>
        <w:t>discrete</w:t>
      </w:r>
      <w:r w:rsidR="42E16D65" w:rsidRPr="42E16D65">
        <w:rPr>
          <w:lang w:val="en-US"/>
        </w:rPr>
        <w:t xml:space="preserve"> </w:t>
      </w:r>
      <w:r w:rsidRPr="2951C5AE">
        <w:rPr>
          <w:lang w:val="en-US"/>
        </w:rPr>
        <w:t>elements and approximates</w:t>
      </w:r>
      <w:r w:rsidR="42E16D65" w:rsidRPr="42E16D65">
        <w:rPr>
          <w:lang w:val="en-US"/>
        </w:rPr>
        <w:t xml:space="preserve"> the ODE solutions </w:t>
      </w:r>
      <w:r w:rsidR="0016171B">
        <w:rPr>
          <w:lang w:val="en-US"/>
        </w:rPr>
        <w:t xml:space="preserve">with polynomial </w:t>
      </w:r>
      <w:r w:rsidR="42E16D65" w:rsidRPr="42E16D65">
        <w:rPr>
          <w:lang w:val="en-US"/>
        </w:rPr>
        <w:t>trial functions</w:t>
      </w:r>
      <w:r w:rsidRPr="2951C5AE">
        <w:rPr>
          <w:lang w:val="en-US"/>
        </w:rPr>
        <w:t xml:space="preserve">. Accuracy is ensured </w:t>
      </w:r>
      <w:r w:rsidR="00E537F0">
        <w:rPr>
          <w:lang w:val="en-US"/>
        </w:rPr>
        <w:t>via</w:t>
      </w:r>
      <w:r w:rsidR="42E16D65" w:rsidRPr="42E16D65">
        <w:rPr>
          <w:lang w:val="en-US"/>
        </w:rPr>
        <w:t xml:space="preserve"> predefined collocation points </w:t>
      </w:r>
      <w:r w:rsidR="00E537F0">
        <w:rPr>
          <w:lang w:val="en-US"/>
        </w:rPr>
        <w:t xml:space="preserve">within </w:t>
      </w:r>
      <w:r w:rsidR="42E16D65" w:rsidRPr="42E16D65">
        <w:rPr>
          <w:lang w:val="en-US"/>
        </w:rPr>
        <w:t>the finite element</w:t>
      </w:r>
      <w:r w:rsidR="0016171B">
        <w:rPr>
          <w:lang w:val="en-US"/>
        </w:rPr>
        <w:t>s</w:t>
      </w:r>
      <w:r w:rsidR="42E16D65" w:rsidRPr="42E16D65">
        <w:rPr>
          <w:lang w:val="en-US"/>
        </w:rPr>
        <w:t xml:space="preserve">. </w:t>
      </w:r>
      <w:r w:rsidRPr="2951C5AE">
        <w:rPr>
          <w:lang w:val="en-US"/>
        </w:rPr>
        <w:t>This converts the differential equations into</w:t>
      </w:r>
      <w:r w:rsidR="42E16D65" w:rsidRPr="42E16D65">
        <w:rPr>
          <w:lang w:val="en-US"/>
        </w:rPr>
        <w:t xml:space="preserve"> a set of algebraic equations which </w:t>
      </w:r>
      <w:r w:rsidRPr="2951C5AE">
        <w:rPr>
          <w:lang w:val="en-US"/>
        </w:rPr>
        <w:t>depend</w:t>
      </w:r>
      <w:r w:rsidR="42E16D65" w:rsidRPr="42E16D65">
        <w:rPr>
          <w:lang w:val="en-US"/>
        </w:rPr>
        <w:t xml:space="preserve"> </w:t>
      </w:r>
      <w:r w:rsidR="00F608F6">
        <w:rPr>
          <w:lang w:val="en-US"/>
        </w:rPr>
        <w:t xml:space="preserve">on </w:t>
      </w:r>
      <w:r w:rsidR="42E16D65" w:rsidRPr="42E16D65">
        <w:rPr>
          <w:lang w:val="en-US"/>
        </w:rPr>
        <w:t>the trial function parameters</w:t>
      </w:r>
      <w:r w:rsidRPr="2951C5AE">
        <w:rPr>
          <w:lang w:val="en-US"/>
        </w:rPr>
        <w:t>. Their</w:t>
      </w:r>
      <w:r w:rsidR="42E16D65" w:rsidRPr="42E16D65">
        <w:rPr>
          <w:lang w:val="en-US"/>
        </w:rPr>
        <w:t xml:space="preserve"> solution </w:t>
      </w:r>
      <w:r w:rsidRPr="2951C5AE">
        <w:rPr>
          <w:lang w:val="en-US"/>
        </w:rPr>
        <w:t>delivers</w:t>
      </w:r>
      <w:r w:rsidR="42E16D65" w:rsidRPr="42E16D65">
        <w:rPr>
          <w:lang w:val="en-US"/>
        </w:rPr>
        <w:t xml:space="preserve"> the </w:t>
      </w:r>
      <w:r w:rsidRPr="2951C5AE">
        <w:rPr>
          <w:lang w:val="en-US"/>
        </w:rPr>
        <w:t>system trajectory</w:t>
      </w:r>
      <w:r w:rsidR="00700CA3">
        <w:rPr>
          <w:lang w:val="en-US"/>
        </w:rPr>
        <w:t xml:space="preserve"> </w:t>
      </w:r>
      <w:r w:rsidRPr="2951C5AE">
        <w:rPr>
          <w:lang w:val="en-US"/>
        </w:rPr>
        <w:t xml:space="preserve">and </w:t>
      </w:r>
      <w:r w:rsidR="00C71489">
        <w:rPr>
          <w:lang w:val="en-US"/>
        </w:rPr>
        <w:t>thus</w:t>
      </w:r>
      <w:r w:rsidRPr="2951C5AE">
        <w:rPr>
          <w:lang w:val="en-US"/>
        </w:rPr>
        <w:t xml:space="preserve"> replaces the ODE integration</w:t>
      </w:r>
      <w:r w:rsidR="42E16D65" w:rsidRPr="42E16D65">
        <w:rPr>
          <w:lang w:val="en-US"/>
        </w:rPr>
        <w:t xml:space="preserve">. </w:t>
      </w:r>
    </w:p>
    <w:p w14:paraId="27AA85DC" w14:textId="280E73CC" w:rsidR="00346BE1" w:rsidRPr="00346BE1" w:rsidRDefault="0040094A" w:rsidP="0040094A">
      <w:pPr>
        <w:rPr>
          <w:lang w:val="en-US"/>
        </w:rPr>
      </w:pPr>
      <w:r>
        <w:rPr>
          <w:lang w:val="en-US"/>
        </w:rPr>
        <w:t>For s</w:t>
      </w:r>
      <w:r w:rsidR="2951C5AE" w:rsidRPr="2951C5AE">
        <w:rPr>
          <w:lang w:val="en-US"/>
        </w:rPr>
        <w:t xml:space="preserve">imulations </w:t>
      </w:r>
      <w:r>
        <w:rPr>
          <w:lang w:val="en-US"/>
        </w:rPr>
        <w:t xml:space="preserve">in this study, </w:t>
      </w:r>
      <w:r w:rsidR="2951C5AE" w:rsidRPr="2951C5AE">
        <w:rPr>
          <w:lang w:val="en-US"/>
        </w:rPr>
        <w:t xml:space="preserve">a time step of 0.5 h </w:t>
      </w:r>
      <w:r w:rsidR="00F033D3">
        <w:rPr>
          <w:lang w:val="en-US"/>
        </w:rPr>
        <w:t xml:space="preserve">was used </w:t>
      </w:r>
      <w:r w:rsidR="2951C5AE" w:rsidRPr="2951C5AE">
        <w:rPr>
          <w:lang w:val="en-US"/>
        </w:rPr>
        <w:t>with one finite element per time step. A Gauss-</w:t>
      </w:r>
      <w:proofErr w:type="spellStart"/>
      <w:r w:rsidR="2951C5AE" w:rsidRPr="2951C5AE">
        <w:rPr>
          <w:lang w:val="en-US"/>
        </w:rPr>
        <w:t>Radau</w:t>
      </w:r>
      <w:proofErr w:type="spellEnd"/>
      <w:r w:rsidR="2951C5AE" w:rsidRPr="2951C5AE">
        <w:rPr>
          <w:lang w:val="en-US"/>
        </w:rPr>
        <w:t xml:space="preserve"> collocation scheme of order 2 was applied</w:t>
      </w:r>
      <w:r w:rsidR="008A3ABF">
        <w:rPr>
          <w:lang w:val="en-US"/>
        </w:rPr>
        <w:t xml:space="preserve"> </w:t>
      </w:r>
      <w:sdt>
        <w:sdtPr>
          <w:rPr>
            <w:lang w:val="en-US"/>
          </w:rPr>
          <w:alias w:val="To edit, see citavi.com/edit"/>
          <w:tag w:val="CitaviPlaceholder#18eade94-9c5c-404f-923e-4edd4ca3530b"/>
          <w:id w:val="-139503046"/>
          <w:placeholder>
            <w:docPart w:val="DefaultPlaceholder_-1854013440"/>
          </w:placeholder>
        </w:sdtPr>
        <w:sdtEndPr/>
        <w:sdtContent>
          <w:r w:rsidR="008A3ABF">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jU5NGU3LTM3NTktNDRhNC1iNDUyLTMzZGQzNThmMmE1MyIsIlJhbmdlTGVuZ3RoIjoxNSwiUmVmZXJlbmNlSWQiOiI3Y2YwOGI4OS1jNGVkLTRkYWYtYmJmNy1iZDE5OWNhN2Fm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eiIsIkxhc3ROYW1lIjoiQmllZ2xlciIsIk1pZGRsZU5hbWUiOiJULiIsIlByb3RlY3RlZCI6ZmFsc2UsIlNleCI6MiwiQ3JlYXRlZEJ5IjoiX0hlbGxtYW5uLCBTaW1vbiIsIkNyZWF0ZWRPbiI6IjIwMjUtMDEtMjNUMTg6MjQ6MTQiLCJNb2RpZmllZEJ5IjoiX0hlbGxtYW5uLCBTaW1vbiIsIklkIjoiZGQxNDgwNWEtMTE2My00ZWFhLWFlOTQtY2I1YjVmOWM5MTFhIiwiTW9kaWZpZWRPbiI6IjIwMjUtMDEtMjNUMTg6MjQ6M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AtODk4NzE3LTAyLTAi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d3dy5sb2MuZ292L2NhdGRpci9lbmhhbmNlbWVudHMvZnkxMTAxLzIwMTAwMTM2NDUtZC5odG1sIiwiVXJpU3RyaW5nIjoiaHR0cDovL3d3dy5sb2MuZ292L2NhdGRpci9lbmhhbmNlbWVudHMvZnkxMTAxLzIwMTAwMTM2NDUtZC5odG1s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dUMTI6Mzk6NDUiLCJNb2RpZmllZEJ5IjoiX0hlbGxtYW5uLCBTaW1vbiIsIklkIjoiMjY4YWNhZDQtODFkNC00MjBkLTk4NDktNGE5ZjVmNmYzYTI3IiwiTW9kaWZpZWRPbiI6IjIwMjUtMDQtMDdUMTI6Mzk6NDU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pibWF0aC5vcmcvP3E9YW46MTIwNy45MDAwNCIsIlVyaVN0cmluZyI6Imh0dHBzOi8vemJtYXRoLm9yZy8/cT1hbjoxMjA3LjkwMD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IZWxsbWFubiwgU2ltb24iLCJDcmVhdGVkT24iOiIyMDI1LTA0LTA3VDEyOjM5OjQ1IiwiTW9kaWZpZWRCeSI6Il9IZWxsbWFubiwgU2ltb24iLCJJZCI6IjI3ZDEwZGU0LTU4ZGItNGU3MS1hNGJjLTY0NmZjMmU0NjE3ZiIsIk1vZGlmaWVkT24iOiIyMDI1LTA0LTA3VDEyOjM5OjQ1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3d3dy5sb2MuZ292L2NhdGRpci9lbmhhbmNlbWVudHMvZnkxMTAxLzIwMTAwMTM2NDUtYi5odG1sIiwiVXJpU3RyaW5nIjoiaHR0cDovL3d3dy5sb2MuZ292L2NhdGRpci9lbmhhbmNlbWVudHMvZnkxMTAxLzIwMTAwMTM2NDUtYi5odG1s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}</w:instrText>
          </w:r>
          <w:r w:rsidR="008A3ABF">
            <w:rPr>
              <w:lang w:val="en-US"/>
            </w:rPr>
            <w:fldChar w:fldCharType="separate"/>
          </w:r>
          <w:r w:rsidR="00046EEC">
            <w:rPr>
              <w:lang w:val="en-US"/>
            </w:rPr>
            <w:t>(Biegler, 2010)</w:t>
          </w:r>
          <w:r w:rsidR="008A3ABF">
            <w:rPr>
              <w:lang w:val="en-US"/>
            </w:rPr>
            <w:fldChar w:fldCharType="end"/>
          </w:r>
        </w:sdtContent>
      </w:sdt>
      <w:r w:rsidR="2951C5AE" w:rsidRPr="2951C5AE">
        <w:rPr>
          <w:lang w:val="en-US"/>
        </w:rPr>
        <w:t xml:space="preserve">. </w:t>
      </w:r>
    </w:p>
    <w:p w14:paraId="17C5C80D" w14:textId="371E01BA" w:rsidR="00510AB0" w:rsidRPr="00510AB0" w:rsidRDefault="00346BE1" w:rsidP="00510AB0">
      <w:pPr>
        <w:pStyle w:val="berschrift3"/>
        <w:rPr>
          <w:lang w:val="en-US"/>
        </w:rPr>
      </w:pPr>
      <w:r w:rsidRPr="00346BE1">
        <w:rPr>
          <w:lang w:val="en-US"/>
        </w:rPr>
        <w:t>2.</w:t>
      </w:r>
      <w:r w:rsidR="006D555D">
        <w:rPr>
          <w:lang w:val="en-US"/>
        </w:rPr>
        <w:t>5</w:t>
      </w:r>
      <w:r w:rsidRPr="00346BE1">
        <w:rPr>
          <w:lang w:val="en-US"/>
        </w:rPr>
        <w:t>.</w:t>
      </w:r>
      <w:r w:rsidR="006D555D">
        <w:rPr>
          <w:lang w:val="en-US"/>
        </w:rPr>
        <w:t>2</w:t>
      </w:r>
      <w:r w:rsidRPr="00346BE1">
        <w:rPr>
          <w:lang w:val="en-US"/>
        </w:rPr>
        <w:t xml:space="preserve"> </w:t>
      </w:r>
      <w:r w:rsidR="32AF646F" w:rsidRPr="32AF646F">
        <w:rPr>
          <w:lang w:val="en-US"/>
        </w:rPr>
        <w:t>Initialization of simulations</w:t>
      </w:r>
    </w:p>
    <w:p w14:paraId="199849EE" w14:textId="0A60ADEF" w:rsidR="00510AB0" w:rsidRDefault="00247C12" w:rsidP="00510AB0">
      <w:pPr>
        <w:rPr>
          <w:lang w:val="en-US"/>
        </w:rPr>
      </w:pPr>
      <w:r>
        <w:rPr>
          <w:lang w:val="en-US"/>
        </w:rPr>
        <w:t>All d</w:t>
      </w:r>
      <w:r w:rsidR="32AF646F" w:rsidRPr="32AF646F">
        <w:rPr>
          <w:lang w:val="en-US"/>
        </w:rPr>
        <w:t xml:space="preserve">ynamic </w:t>
      </w:r>
      <w:r w:rsidR="00256D53">
        <w:rPr>
          <w:lang w:val="en-US"/>
        </w:rPr>
        <w:t>MPC</w:t>
      </w:r>
      <w:r w:rsidR="00D85906">
        <w:rPr>
          <w:lang w:val="en-US"/>
        </w:rPr>
        <w:t xml:space="preserve"> </w:t>
      </w:r>
      <w:r w:rsidR="32AF646F" w:rsidRPr="32AF646F">
        <w:rPr>
          <w:lang w:val="en-US"/>
        </w:rPr>
        <w:t>simulation</w:t>
      </w:r>
      <w:r w:rsidR="00FD4C54">
        <w:rPr>
          <w:lang w:val="en-US"/>
        </w:rPr>
        <w:t>s</w:t>
      </w:r>
      <w:r w:rsidR="32AF646F" w:rsidRPr="32AF646F">
        <w:rPr>
          <w:lang w:val="en-US"/>
        </w:rPr>
        <w:t xml:space="preserve"> were preceded by </w:t>
      </w:r>
      <w:r>
        <w:rPr>
          <w:lang w:val="en-US"/>
        </w:rPr>
        <w:t xml:space="preserve">a </w:t>
      </w:r>
      <w:proofErr w:type="gramStart"/>
      <w:r w:rsidR="32AF646F" w:rsidRPr="32AF646F">
        <w:rPr>
          <w:lang w:val="en-US"/>
        </w:rPr>
        <w:t>500</w:t>
      </w:r>
      <w:r w:rsidR="009C3B56">
        <w:rPr>
          <w:lang w:val="en-US"/>
        </w:rPr>
        <w:t xml:space="preserve"> d</w:t>
      </w:r>
      <w:proofErr w:type="gramEnd"/>
      <w:r w:rsidR="32AF646F" w:rsidRPr="32AF646F">
        <w:rPr>
          <w:lang w:val="en-US"/>
        </w:rPr>
        <w:t xml:space="preserve"> open-loop simulation </w:t>
      </w:r>
      <w:r w:rsidR="00FD4C54" w:rsidRPr="32AF646F">
        <w:rPr>
          <w:lang w:val="en-US"/>
        </w:rPr>
        <w:t>to</w:t>
      </w:r>
      <w:r w:rsidR="003C233C">
        <w:rPr>
          <w:lang w:val="en-US"/>
        </w:rPr>
        <w:t xml:space="preserve"> </w:t>
      </w:r>
      <w:r w:rsidR="00F838E0">
        <w:rPr>
          <w:lang w:val="en-US"/>
        </w:rPr>
        <w:t>achieve</w:t>
      </w:r>
      <w:r w:rsidR="00F838E0" w:rsidRPr="32AF646F">
        <w:rPr>
          <w:lang w:val="en-US"/>
        </w:rPr>
        <w:t xml:space="preserve"> </w:t>
      </w:r>
      <w:r w:rsidR="00FD4C54" w:rsidRPr="32AF646F">
        <w:rPr>
          <w:lang w:val="en-US"/>
        </w:rPr>
        <w:t>a steady-state</w:t>
      </w:r>
      <w:r w:rsidR="00FD4C54">
        <w:rPr>
          <w:lang w:val="en-US"/>
        </w:rPr>
        <w:t xml:space="preserve">. </w:t>
      </w:r>
      <w:r w:rsidR="003C233C">
        <w:rPr>
          <w:lang w:val="en-US"/>
        </w:rPr>
        <w:t xml:space="preserve">During open-loop simulation, </w:t>
      </w:r>
      <w:r w:rsidR="32AF646F" w:rsidRPr="32AF646F">
        <w:rPr>
          <w:lang w:val="en-US"/>
        </w:rPr>
        <w:t xml:space="preserve">a </w:t>
      </w:r>
      <w:r w:rsidR="00D85906">
        <w:rPr>
          <w:lang w:val="en-US"/>
        </w:rPr>
        <w:t xml:space="preserve">constant </w:t>
      </w:r>
      <w:r w:rsidR="32AF646F" w:rsidRPr="32AF646F">
        <w:rPr>
          <w:lang w:val="en-US"/>
        </w:rPr>
        <w:t>mix of all four substrates was fed</w:t>
      </w:r>
      <w:r>
        <w:rPr>
          <w:lang w:val="en-US"/>
        </w:rPr>
        <w:t xml:space="preserve"> continuously</w:t>
      </w:r>
      <w:r w:rsidR="003C233C">
        <w:rPr>
          <w:lang w:val="en-US"/>
        </w:rPr>
        <w:t xml:space="preserve">, </w:t>
      </w:r>
      <w:r>
        <w:rPr>
          <w:lang w:val="en-US"/>
        </w:rPr>
        <w:t xml:space="preserve">consisting </w:t>
      </w:r>
      <w:r w:rsidR="32AF646F" w:rsidRPr="32AF646F">
        <w:rPr>
          <w:lang w:val="en-US"/>
        </w:rPr>
        <w:t>of 0.</w:t>
      </w:r>
      <w:r w:rsidR="00B772AB">
        <w:rPr>
          <w:lang w:val="en-US"/>
        </w:rPr>
        <w:t>2</w:t>
      </w:r>
      <w:r w:rsidR="32AF646F" w:rsidRPr="32AF646F">
        <w:rPr>
          <w:lang w:val="en-US"/>
        </w:rPr>
        <w:t xml:space="preserve">5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r w:rsidR="32AF646F" w:rsidRPr="32AF646F">
        <w:rPr>
          <w:lang w:val="en-US"/>
        </w:rPr>
        <w:t xml:space="preserve"> of each silage and 0.75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r w:rsidR="000E7218" w:rsidRPr="32AF646F">
        <w:rPr>
          <w:lang w:val="en-US"/>
        </w:rPr>
        <w:t xml:space="preserve"> </w:t>
      </w:r>
      <w:r>
        <w:rPr>
          <w:lang w:val="en-US"/>
        </w:rPr>
        <w:t xml:space="preserve">of </w:t>
      </w:r>
      <w:r w:rsidR="32AF646F" w:rsidRPr="32AF646F">
        <w:rPr>
          <w:lang w:val="en-US"/>
        </w:rPr>
        <w:t>cattle manure</w:t>
      </w:r>
      <w:r w:rsidR="000E7218">
        <w:rPr>
          <w:lang w:val="en-US"/>
        </w:rPr>
        <w:t xml:space="preserve">. Based on nominal substrate characterization, this resulted </w:t>
      </w:r>
      <w:r w:rsidR="32AF646F" w:rsidRPr="32AF646F">
        <w:rPr>
          <w:lang w:val="en-US"/>
        </w:rPr>
        <w:t xml:space="preserve">in an </w:t>
      </w:r>
      <w:r w:rsidR="000E7218">
        <w:rPr>
          <w:lang w:val="en-US"/>
        </w:rPr>
        <w:t xml:space="preserve">OLR </w:t>
      </w:r>
      <w:r w:rsidR="32AF646F" w:rsidRPr="32AF646F">
        <w:rPr>
          <w:lang w:val="en-US"/>
        </w:rPr>
        <w:t xml:space="preserve">of about </w:t>
      </w:r>
      <w:r w:rsidR="00882435">
        <w:rPr>
          <w:lang w:val="en-US"/>
        </w:rPr>
        <w:t xml:space="preserve">1.5 kg </w:t>
      </w:r>
      <w:r w:rsidR="0016171B">
        <w:rPr>
          <w:lang w:val="en-US"/>
        </w:rPr>
        <w:t>V</w:t>
      </w:r>
      <w:r w:rsidR="00882435">
        <w:rPr>
          <w:lang w:val="en-US"/>
        </w:rPr>
        <w:t>S m</w:t>
      </w:r>
      <w:r w:rsidR="00882435">
        <w:rPr>
          <w:vertAlign w:val="superscript"/>
          <w:lang w:val="en-US"/>
        </w:rPr>
        <w:t>-3</w:t>
      </w:r>
      <w:r w:rsidR="00882435">
        <w:rPr>
          <w:lang w:val="en-US"/>
        </w:rPr>
        <w:t xml:space="preserve"> d</w:t>
      </w:r>
      <w:r w:rsidR="00882435" w:rsidRPr="000E7218">
        <w:rPr>
          <w:vertAlign w:val="superscript"/>
          <w:lang w:val="en-US"/>
        </w:rPr>
        <w:t>-1</w:t>
      </w:r>
      <w:r w:rsidR="00882435">
        <w:rPr>
          <w:lang w:val="en-US"/>
        </w:rPr>
        <w:t>.</w:t>
      </w:r>
    </w:p>
    <w:p w14:paraId="3C88B5F0" w14:textId="77777777" w:rsidR="009C3B56" w:rsidRDefault="009C3B56" w:rsidP="009C3B56">
      <w:pPr>
        <w:pStyle w:val="berschrift3"/>
        <w:rPr>
          <w:lang w:val="en-US"/>
        </w:rPr>
      </w:pPr>
      <w:r w:rsidRPr="00346BE1">
        <w:rPr>
          <w:lang w:val="en-US"/>
        </w:rPr>
        <w:t>2.</w:t>
      </w:r>
      <w:r>
        <w:rPr>
          <w:lang w:val="en-US"/>
        </w:rPr>
        <w:t>5</w:t>
      </w:r>
      <w:r w:rsidRPr="00346BE1">
        <w:rPr>
          <w:lang w:val="en-US"/>
        </w:rPr>
        <w:t>.</w:t>
      </w:r>
      <w:r>
        <w:rPr>
          <w:lang w:val="en-US"/>
        </w:rPr>
        <w:t>3</w:t>
      </w:r>
      <w:r w:rsidRPr="00346BE1">
        <w:rPr>
          <w:lang w:val="en-US"/>
        </w:rPr>
        <w:t xml:space="preserve"> Normalization</w:t>
      </w:r>
    </w:p>
    <w:p w14:paraId="1CBFCD7B" w14:textId="5D931AAA" w:rsidR="009C3B56" w:rsidRPr="009C3B56" w:rsidRDefault="009C3B56" w:rsidP="009C3B56">
      <w:pPr>
        <w:rPr>
          <w:szCs w:val="28"/>
          <w:lang w:val="en-US"/>
        </w:rPr>
      </w:pPr>
      <w:r>
        <w:rPr>
          <w:lang w:val="en-US"/>
        </w:rPr>
        <w:t>T</w:t>
      </w:r>
      <w:r w:rsidRPr="00723AE3">
        <w:rPr>
          <w:lang w:val="en-US"/>
        </w:rPr>
        <w:t>o improve numerical stability of</w:t>
      </w:r>
      <w:r>
        <w:rPr>
          <w:lang w:val="en-US"/>
        </w:rPr>
        <w:t xml:space="preserve"> </w:t>
      </w:r>
      <w:r w:rsidRPr="00723AE3">
        <w:rPr>
          <w:lang w:val="en-US"/>
        </w:rPr>
        <w:t>the MPC</w:t>
      </w:r>
      <w:r>
        <w:rPr>
          <w:lang w:val="en-US"/>
        </w:rPr>
        <w:t xml:space="preserve">, </w:t>
      </w:r>
      <w:r w:rsidRPr="00723AE3">
        <w:rPr>
          <w:lang w:val="en-US"/>
        </w:rPr>
        <w:t xml:space="preserve">states and inputs </w:t>
      </w:r>
      <w:r>
        <w:rPr>
          <w:lang w:val="en-US"/>
        </w:rPr>
        <w:t>were normalized</w:t>
      </w:r>
      <w:r w:rsidRPr="00723AE3">
        <w:rPr>
          <w:lang w:val="en-US"/>
        </w:rPr>
        <w:t xml:space="preserve">. All 18 </w:t>
      </w:r>
      <w:r w:rsidR="008F0722">
        <w:rPr>
          <w:lang w:val="en-US"/>
        </w:rPr>
        <w:t xml:space="preserve">AD </w:t>
      </w:r>
      <w:r w:rsidRPr="00723AE3">
        <w:rPr>
          <w:lang w:val="en-US"/>
        </w:rPr>
        <w:t xml:space="preserve">states </w:t>
      </w:r>
      <w:r>
        <w:rPr>
          <w:lang w:val="en-US"/>
        </w:rPr>
        <w:t xml:space="preserve">and influent concentrations </w:t>
      </w:r>
      <w:r w:rsidR="00452C60">
        <w:rPr>
          <w:lang w:val="en-US"/>
        </w:rPr>
        <w:t xml:space="preserve">of the extended ADM1-R3 </w:t>
      </w:r>
      <w:r w:rsidRPr="00723AE3">
        <w:rPr>
          <w:lang w:val="en-US"/>
        </w:rPr>
        <w:t>were normalized to their maximum absolute value observed during the preceding steady</w:t>
      </w:r>
      <w:r w:rsidR="007D2E0D">
        <w:rPr>
          <w:lang w:val="en-US"/>
        </w:rPr>
        <w:t>-</w:t>
      </w:r>
      <w:r w:rsidRPr="00723AE3">
        <w:rPr>
          <w:lang w:val="en-US"/>
        </w:rPr>
        <w:t xml:space="preserve">state simulation. </w:t>
      </w:r>
      <w:r>
        <w:rPr>
          <w:lang w:val="en-US"/>
        </w:rPr>
        <w:t>Both GS</w:t>
      </w:r>
      <w:r w:rsidR="00452C60">
        <w:rPr>
          <w:lang w:val="en-US"/>
        </w:rPr>
        <w:t xml:space="preserve"> states</w:t>
      </w:r>
      <w:r w:rsidR="00191BB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oMath>
      <w:r w:rsidR="00191BB4">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oMath>
      <w:r w:rsidR="00191BB4">
        <w:rPr>
          <w:lang w:val="en-US"/>
        </w:rPr>
        <w:t xml:space="preserve"> </w:t>
      </w:r>
      <w:r>
        <w:rPr>
          <w:lang w:val="en-US"/>
        </w:rPr>
        <w:lastRenderedPageBreak/>
        <w:t>were normalized t</w:t>
      </w:r>
      <w:r w:rsidRPr="00723AE3">
        <w:rPr>
          <w:lang w:val="en-US"/>
        </w:rPr>
        <w:t xml:space="preserve">o the </w:t>
      </w:r>
      <w:r>
        <w:rPr>
          <w:lang w:val="en-US"/>
        </w:rPr>
        <w:t>total GS volume</w:t>
      </w:r>
      <w:r w:rsidR="00191BB4">
        <w:rPr>
          <w:lang w:val="en-US"/>
        </w:rPr>
        <w:t xml:space="preserve">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oMath>
      <w:r>
        <w:rPr>
          <w:lang w:val="en-US"/>
        </w:rPr>
        <w:t xml:space="preserve">. </w:t>
      </w:r>
      <w:r w:rsidR="00191BB4">
        <w:rPr>
          <w:lang w:val="en-US"/>
        </w:rPr>
        <w:t>S</w:t>
      </w:r>
      <w:r w:rsidRPr="00723AE3">
        <w:rPr>
          <w:lang w:val="en-US"/>
        </w:rPr>
        <w:t xml:space="preserve">ubstrate feed inputs were normalized to the maximum feeding values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V</m:t>
                </m:r>
              </m:e>
            </m:acc>
            <m:ctrlPr>
              <w:rPr>
                <w:rFonts w:ascii="Cambria Math" w:hAnsi="Cambria Math"/>
                <w:lang w:val="en-US"/>
              </w:rPr>
            </m:ctrlPr>
          </m:e>
          <m:sub>
            <m:r>
              <m:rPr>
                <m:sty m:val="p"/>
              </m:rPr>
              <w:rPr>
                <w:rFonts w:ascii="Cambria Math" w:hAnsi="Cambria Math"/>
                <w:lang w:val="en-US"/>
              </w:rPr>
              <m:t>feed,max</m:t>
            </m:r>
            <m:ctrlPr>
              <w:rPr>
                <w:rFonts w:ascii="Cambria Math" w:hAnsi="Cambria Math"/>
                <w:lang w:val="en-US"/>
              </w:rPr>
            </m:ctrlPr>
          </m:sub>
          <m:sup>
            <m:r>
              <m:rPr>
                <m:sty m:val="p"/>
              </m:rPr>
              <w:rPr>
                <w:rFonts w:ascii="Cambria Math" w:hAnsi="Cambria Math"/>
                <w:lang w:val="en-US"/>
              </w:rPr>
              <m:t>s/l</m:t>
            </m:r>
          </m:sup>
        </m:sSubSup>
      </m:oMath>
      <w:r w:rsidR="00F12799">
        <w:rPr>
          <w:lang w:val="en-US"/>
        </w:rPr>
        <w:t xml:space="preserve"> </w:t>
      </w:r>
      <w:r>
        <w:rPr>
          <w:lang w:val="en-US"/>
        </w:rPr>
        <w:t xml:space="preserve">assumed </w:t>
      </w:r>
      <w:r w:rsidRPr="00723AE3">
        <w:rPr>
          <w:lang w:val="en-US"/>
        </w:rPr>
        <w:t>for the respective</w:t>
      </w:r>
      <w:r>
        <w:rPr>
          <w:lang w:val="en-US"/>
        </w:rPr>
        <w:t xml:space="preserve"> </w:t>
      </w:r>
      <w:r w:rsidRPr="00723AE3">
        <w:rPr>
          <w:lang w:val="en-US"/>
        </w:rPr>
        <w:t>conveyor augers or pumps</w:t>
      </w:r>
      <w:r>
        <w:rPr>
          <w:lang w:val="en-US"/>
        </w:rPr>
        <w:t xml:space="preserve">, </w:t>
      </w:r>
      <w:r w:rsidRPr="00723AE3">
        <w:rPr>
          <w:lang w:val="en-US"/>
        </w:rPr>
        <w:t xml:space="preserve">which </w:t>
      </w:r>
      <w:r w:rsidR="00452C60">
        <w:rPr>
          <w:lang w:val="en-US"/>
        </w:rPr>
        <w:t xml:space="preserve">operate </w:t>
      </w:r>
      <w:r w:rsidRPr="00723AE3">
        <w:rPr>
          <w:lang w:val="en-US"/>
        </w:rPr>
        <w:t>differe</w:t>
      </w:r>
      <w:r w:rsidR="00F838E0">
        <w:rPr>
          <w:lang w:val="en-US"/>
        </w:rPr>
        <w:t>ntly</w:t>
      </w:r>
      <w:r w:rsidRPr="00723AE3">
        <w:rPr>
          <w:lang w:val="en-US"/>
        </w:rPr>
        <w:t xml:space="preserve"> for </w:t>
      </w:r>
      <w:r w:rsidR="00452C60">
        <w:rPr>
          <w:lang w:val="en-US"/>
        </w:rPr>
        <w:t xml:space="preserve">solid and liquid substrates, </w:t>
      </w:r>
      <w:del w:id="156" w:author="Sören Weinrich" w:date="2025-04-25T14:12:00Z">
        <w:r w:rsidR="00F12799" w:rsidDel="00716CB9">
          <w:rPr>
            <w:lang w:val="en-US"/>
          </w:rPr>
          <w:delText>cf.</w:delText>
        </w:r>
      </w:del>
      <w:ins w:id="157" w:author="Sören Weinrich" w:date="2025-04-25T14:12:00Z">
        <w:r w:rsidR="00716CB9">
          <w:rPr>
            <w:lang w:val="en-US"/>
          </w:rPr>
          <w:t>as illustrated in</w:t>
        </w:r>
      </w:ins>
      <w:r w:rsidR="00F12799">
        <w:rPr>
          <w:lang w:val="en-US"/>
        </w:rPr>
        <w:t xml:space="preserve"> </w:t>
      </w:r>
      <w:r w:rsidR="00452C60">
        <w:rPr>
          <w:lang w:val="en-US"/>
        </w:rPr>
        <w:t>Tab</w:t>
      </w:r>
      <w:r w:rsidR="00F838E0">
        <w:rPr>
          <w:lang w:val="en-US"/>
        </w:rPr>
        <w:t>.</w:t>
      </w:r>
      <w:r w:rsidR="00452C60">
        <w:rPr>
          <w:lang w:val="en-US"/>
        </w:rPr>
        <w:t xml:space="preserve"> 1 (Substrate feeding)</w:t>
      </w:r>
      <w:r w:rsidRPr="00723AE3">
        <w:rPr>
          <w:lang w:val="en-US"/>
        </w:rPr>
        <w:t>.</w:t>
      </w:r>
    </w:p>
    <w:p w14:paraId="10B6A003" w14:textId="4B340BE1" w:rsidR="00510AB0" w:rsidRDefault="00510AB0" w:rsidP="00510AB0">
      <w:pPr>
        <w:pStyle w:val="berschrift3"/>
        <w:rPr>
          <w:lang w:val="en-US"/>
        </w:rPr>
      </w:pPr>
      <w:r>
        <w:rPr>
          <w:lang w:val="en-US"/>
        </w:rPr>
        <w:t>2.</w:t>
      </w:r>
      <w:r w:rsidR="006D555D">
        <w:rPr>
          <w:lang w:val="en-US"/>
        </w:rPr>
        <w:t>5</w:t>
      </w:r>
      <w:r>
        <w:rPr>
          <w:lang w:val="en-US"/>
        </w:rPr>
        <w:t>.</w:t>
      </w:r>
      <w:r w:rsidR="006D555D">
        <w:rPr>
          <w:lang w:val="en-US"/>
        </w:rPr>
        <w:t>4</w:t>
      </w:r>
      <w:r w:rsidRPr="00692A81">
        <w:rPr>
          <w:lang w:val="en-US"/>
        </w:rPr>
        <w:t xml:space="preserve"> </w:t>
      </w:r>
      <w:r w:rsidR="337C6012" w:rsidRPr="337C6012">
        <w:rPr>
          <w:lang w:val="en-US"/>
        </w:rPr>
        <w:t xml:space="preserve">Soft- </w:t>
      </w:r>
      <w:r w:rsidR="187C5203" w:rsidRPr="187C5203">
        <w:rPr>
          <w:lang w:val="en-US"/>
        </w:rPr>
        <w:t xml:space="preserve">and </w:t>
      </w:r>
      <w:r w:rsidR="52EE5E09" w:rsidRPr="52EE5E09">
        <w:rPr>
          <w:lang w:val="en-US"/>
        </w:rPr>
        <w:t>hardware</w:t>
      </w:r>
    </w:p>
    <w:p w14:paraId="5AA1AA8F" w14:textId="0918A688" w:rsidR="2951C5AE" w:rsidRPr="00913A04" w:rsidRDefault="00A85550" w:rsidP="00913A04">
      <w:pPr>
        <w:rPr>
          <w:rFonts w:eastAsia="Garamond" w:cs="Garamond"/>
          <w:lang w:val="en-US"/>
        </w:rPr>
      </w:pPr>
      <w:r>
        <w:rPr>
          <w:lang w:val="en-US"/>
        </w:rPr>
        <w:t>M</w:t>
      </w:r>
      <w:r w:rsidRPr="0EF766E9">
        <w:rPr>
          <w:lang w:val="en-US"/>
        </w:rPr>
        <w:t xml:space="preserve">ulti-stage </w:t>
      </w:r>
      <w:r>
        <w:rPr>
          <w:lang w:val="en-US"/>
        </w:rPr>
        <w:t>MPC</w:t>
      </w:r>
      <w:r w:rsidRPr="0EF766E9">
        <w:rPr>
          <w:lang w:val="en-US"/>
        </w:rPr>
        <w:t xml:space="preserve"> </w:t>
      </w:r>
      <w:r w:rsidR="005D5D2A">
        <w:rPr>
          <w:lang w:val="en-US"/>
        </w:rPr>
        <w:t xml:space="preserve">was implemented in </w:t>
      </w:r>
      <w:r w:rsidRPr="00220152">
        <w:rPr>
          <w:i/>
          <w:lang w:val="en-US"/>
        </w:rPr>
        <w:t>do-</w:t>
      </w:r>
      <w:proofErr w:type="spellStart"/>
      <w:r w:rsidRPr="00220152">
        <w:rPr>
          <w:i/>
          <w:lang w:val="en-US"/>
        </w:rPr>
        <w:t>mpc</w:t>
      </w:r>
      <w:proofErr w:type="spellEnd"/>
      <w:r>
        <w:rPr>
          <w:lang w:val="en-US"/>
        </w:rPr>
        <w:t xml:space="preserve"> </w:t>
      </w:r>
      <w:sdt>
        <w:sdtPr>
          <w:rPr>
            <w:lang w:val="en-US"/>
          </w:rPr>
          <w:alias w:val="To edit, see citavi.com/edit"/>
          <w:tag w:val="CitaviPlaceholder#60af1ac7-cee7-47a5-8225-3757c45d514f"/>
          <w:id w:val="-702401378"/>
          <w:placeholder>
            <w:docPart w:val="224943A80308FF45AE8CF3DB2069FBFF"/>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YWNhZWE1LThiYzctNGU5Yy05MTA3LTQwYTRhNmI1YWMzMi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C0xMFQxNDo0MDozM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YwYWYxYWM3LWNlZTctNDdhNS04MjI1LTM3NTdjNDVkNTE0ZiIsIlRleHQiOiIoRmllZGxlciBldCBhbC4sIDIwMjMpIiwiV0FJVmVyc2lvbiI6IjYuMTUuMi4wIn0=}</w:instrText>
          </w:r>
          <w:r>
            <w:rPr>
              <w:lang w:val="en-US"/>
            </w:rPr>
            <w:fldChar w:fldCharType="separate"/>
          </w:r>
          <w:r w:rsidR="00046EEC">
            <w:rPr>
              <w:lang w:val="en-US"/>
            </w:rPr>
            <w:t>(Fiedler et al., 2023)</w:t>
          </w:r>
          <w:r>
            <w:rPr>
              <w:lang w:val="en-US"/>
            </w:rPr>
            <w:fldChar w:fldCharType="end"/>
          </w:r>
        </w:sdtContent>
      </w:sdt>
      <w:r w:rsidRPr="0EF766E9">
        <w:rPr>
          <w:lang w:val="en-US"/>
        </w:rPr>
        <w:t>, version 4.6.4.</w:t>
      </w:r>
      <w:r w:rsidR="00D9136D">
        <w:rPr>
          <w:lang w:val="en-US"/>
        </w:rPr>
        <w:t xml:space="preserve"> Note that in </w:t>
      </w:r>
      <w:r w:rsidR="00D9136D" w:rsidRPr="009C322A">
        <w:rPr>
          <w:i/>
          <w:lang w:val="en-US"/>
        </w:rPr>
        <w:t>do-</w:t>
      </w:r>
      <w:proofErr w:type="spellStart"/>
      <w:r w:rsidR="00D9136D" w:rsidRPr="009C322A">
        <w:rPr>
          <w:i/>
          <w:lang w:val="en-US"/>
        </w:rPr>
        <w:t>mpc</w:t>
      </w:r>
      <w:proofErr w:type="spellEnd"/>
      <w:r w:rsidR="00D9136D">
        <w:rPr>
          <w:lang w:val="en-US"/>
        </w:rPr>
        <w:t>, control and prediction horizon have the same length.</w:t>
      </w:r>
      <w:r>
        <w:rPr>
          <w:lang w:val="en-US"/>
        </w:rPr>
        <w:t xml:space="preserve"> </w:t>
      </w:r>
      <w:r w:rsidR="005D5D2A">
        <w:rPr>
          <w:lang w:val="en-US"/>
        </w:rPr>
        <w:t xml:space="preserve">As </w:t>
      </w:r>
      <w:r w:rsidR="005D5D2A" w:rsidRPr="0EF766E9">
        <w:rPr>
          <w:lang w:val="en-US"/>
        </w:rPr>
        <w:t>a nonlinear solver</w:t>
      </w:r>
      <w:r w:rsidR="005D5D2A">
        <w:rPr>
          <w:lang w:val="en-US"/>
        </w:rPr>
        <w:t xml:space="preserve">, </w:t>
      </w:r>
      <w:proofErr w:type="spellStart"/>
      <w:r w:rsidRPr="00220152">
        <w:rPr>
          <w:i/>
          <w:lang w:val="en-US"/>
        </w:rPr>
        <w:t>ipopt</w:t>
      </w:r>
      <w:proofErr w:type="spellEnd"/>
      <w:r>
        <w:rPr>
          <w:lang w:val="en-US"/>
        </w:rPr>
        <w:t xml:space="preserve"> </w:t>
      </w:r>
      <w:sdt>
        <w:sdtPr>
          <w:rPr>
            <w:lang w:val="en-US"/>
          </w:rPr>
          <w:alias w:val="To edit, see citavi.com/edit"/>
          <w:tag w:val="CitaviPlaceholder#0aa423c3-00ad-4de3-8365-130426d20c42"/>
          <w:id w:val="335736613"/>
          <w:placeholder>
            <w:docPart w:val="224943A80308FF45AE8CF3DB2069FBFF"/>
          </w:placeholder>
        </w:sdtPr>
        <w:sdtEndPr/>
        <w:sdtContent>
          <w:r>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RmZjgxLWViODMtNGMwOC05NzQ2LWIwMWM1OTUxMGQ0NyIsIlJhbmdlTGVuZ3RoIjoyNywiUmVmZXJlbmNlSWQiOiJhNmMxOWY1ZS1kMGIwLTRkM2EtOTYwMi0xYWRlNTY1NzE1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MTAxMDctMDA0LTA1NTkteSIsIlVyaVN0cmluZyI6Imh0dHBzOi8vZG9pLm9yZy8xMC4xMDA3L3MxMDEwNy0wMDQtMDU1OS15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}</w:instrText>
          </w:r>
          <w:r>
            <w:rPr>
              <w:lang w:val="en-US"/>
            </w:rPr>
            <w:fldChar w:fldCharType="separate"/>
          </w:r>
          <w:r w:rsidR="00046EEC">
            <w:rPr>
              <w:lang w:val="en-US"/>
            </w:rPr>
            <w:t>(Wächter and Biegler, 2006)</w:t>
          </w:r>
          <w:r>
            <w:rPr>
              <w:lang w:val="en-US"/>
            </w:rPr>
            <w:fldChar w:fldCharType="end"/>
          </w:r>
        </w:sdtContent>
      </w:sdt>
      <w:r>
        <w:rPr>
          <w:lang w:val="en-US"/>
        </w:rPr>
        <w:t xml:space="preserve"> </w:t>
      </w:r>
      <w:r w:rsidR="005D5D2A">
        <w:rPr>
          <w:lang w:val="en-US"/>
        </w:rPr>
        <w:t>was</w:t>
      </w:r>
      <w:r>
        <w:rPr>
          <w:lang w:val="en-US"/>
        </w:rPr>
        <w:t xml:space="preserve"> used, which was accelerated by embedding the </w:t>
      </w:r>
      <w:r w:rsidRPr="0EF766E9">
        <w:rPr>
          <w:lang w:val="en-US"/>
        </w:rPr>
        <w:t xml:space="preserve">linear solver </w:t>
      </w:r>
      <w:r w:rsidRPr="00220152">
        <w:rPr>
          <w:i/>
          <w:lang w:val="en-US"/>
        </w:rPr>
        <w:t>MA27</w:t>
      </w:r>
      <w:r w:rsidRPr="0EF766E9">
        <w:rPr>
          <w:lang w:val="en-US"/>
        </w:rPr>
        <w:t xml:space="preserve"> </w:t>
      </w:r>
      <w:r>
        <w:rPr>
          <w:lang w:val="en-US"/>
        </w:rPr>
        <w:t>of the c</w:t>
      </w:r>
      <w:r w:rsidRPr="0EF766E9">
        <w:rPr>
          <w:lang w:val="en-US"/>
        </w:rPr>
        <w:t>oin-HSL libra</w:t>
      </w:r>
      <w:r>
        <w:rPr>
          <w:lang w:val="en-US"/>
        </w:rPr>
        <w:t xml:space="preserve">ry. </w:t>
      </w:r>
      <w:r w:rsidR="0EF766E9" w:rsidRPr="0EF766E9">
        <w:rPr>
          <w:lang w:val="en-US"/>
        </w:rPr>
        <w:t xml:space="preserve">All </w:t>
      </w:r>
      <w:r w:rsidR="00452C60">
        <w:rPr>
          <w:lang w:val="en-US"/>
        </w:rPr>
        <w:t>procedures</w:t>
      </w:r>
      <w:r w:rsidR="00452C60" w:rsidRPr="0EF766E9">
        <w:rPr>
          <w:lang w:val="en-US"/>
        </w:rPr>
        <w:t xml:space="preserve"> </w:t>
      </w:r>
      <w:r w:rsidR="0EF766E9" w:rsidRPr="0EF766E9">
        <w:rPr>
          <w:lang w:val="en-US"/>
        </w:rPr>
        <w:t>w</w:t>
      </w:r>
      <w:r w:rsidR="00452C60">
        <w:rPr>
          <w:lang w:val="en-US"/>
        </w:rPr>
        <w:t>ere</w:t>
      </w:r>
      <w:r w:rsidR="0EF766E9" w:rsidRPr="0EF766E9">
        <w:rPr>
          <w:lang w:val="en-US"/>
        </w:rPr>
        <w:t xml:space="preserve"> implemented in Python 3.10.12.</w:t>
      </w:r>
      <w:r>
        <w:rPr>
          <w:lang w:val="en-US"/>
        </w:rPr>
        <w:t xml:space="preserve"> </w:t>
      </w:r>
      <w:r w:rsidR="00B15EBF">
        <w:rPr>
          <w:lang w:val="en-US"/>
        </w:rPr>
        <w:t>S</w:t>
      </w:r>
      <w:r w:rsidR="00510AB0" w:rsidRPr="00723AE3">
        <w:rPr>
          <w:lang w:val="en-US"/>
        </w:rPr>
        <w:t xml:space="preserve">imulations were </w:t>
      </w:r>
      <w:r w:rsidR="00B15EBF">
        <w:rPr>
          <w:lang w:val="en-US"/>
        </w:rPr>
        <w:t xml:space="preserve">run </w:t>
      </w:r>
      <w:r w:rsidR="00510AB0" w:rsidRPr="00723AE3">
        <w:rPr>
          <w:lang w:val="en-US"/>
        </w:rPr>
        <w:t xml:space="preserve">on a </w:t>
      </w:r>
      <w:r w:rsidR="41D45488" w:rsidRPr="41D45488">
        <w:rPr>
          <w:lang w:val="en-US"/>
        </w:rPr>
        <w:t>MacBook</w:t>
      </w:r>
      <w:r w:rsidR="00510AB0" w:rsidRPr="00723AE3">
        <w:rPr>
          <w:lang w:val="en-US"/>
        </w:rPr>
        <w:t xml:space="preserve"> </w:t>
      </w:r>
      <w:r w:rsidR="1BC047A0" w:rsidRPr="1BC047A0">
        <w:rPr>
          <w:lang w:val="en-US"/>
        </w:rPr>
        <w:t xml:space="preserve">pro </w:t>
      </w:r>
      <w:r w:rsidR="00B15EBF">
        <w:rPr>
          <w:lang w:val="en-US"/>
        </w:rPr>
        <w:t>(</w:t>
      </w:r>
      <w:r w:rsidR="69ECE2FF" w:rsidRPr="69ECE2FF">
        <w:rPr>
          <w:lang w:val="en-US"/>
        </w:rPr>
        <w:t>macOS Sequoia 15</w:t>
      </w:r>
      <w:r w:rsidR="32A6F84D" w:rsidRPr="32A6F84D">
        <w:rPr>
          <w:lang w:val="en-US"/>
        </w:rPr>
        <w:t xml:space="preserve">, </w:t>
      </w:r>
      <w:r w:rsidR="20E82B5A" w:rsidRPr="20E82B5A">
        <w:rPr>
          <w:lang w:val="en-US"/>
        </w:rPr>
        <w:t>Apple M1</w:t>
      </w:r>
      <w:r w:rsidR="4027E2FE" w:rsidRPr="4027E2FE">
        <w:rPr>
          <w:lang w:val="en-US"/>
        </w:rPr>
        <w:t xml:space="preserve"> </w:t>
      </w:r>
      <w:r w:rsidR="5AB88917" w:rsidRPr="5AB88917">
        <w:rPr>
          <w:lang w:val="en-US"/>
        </w:rPr>
        <w:t xml:space="preserve">chip, </w:t>
      </w:r>
      <w:r w:rsidR="791F6D27" w:rsidRPr="791F6D27">
        <w:rPr>
          <w:lang w:val="en-US"/>
        </w:rPr>
        <w:t>8</w:t>
      </w:r>
      <w:r w:rsidR="00510AB0" w:rsidRPr="00723AE3">
        <w:rPr>
          <w:lang w:val="en-US"/>
        </w:rPr>
        <w:t xml:space="preserve"> </w:t>
      </w:r>
      <w:r w:rsidR="53727498" w:rsidRPr="53727498">
        <w:rPr>
          <w:lang w:val="en-US"/>
        </w:rPr>
        <w:t>GB</w:t>
      </w:r>
      <w:r w:rsidR="00510AB0" w:rsidRPr="00723AE3">
        <w:rPr>
          <w:lang w:val="en-US"/>
        </w:rPr>
        <w:t xml:space="preserve"> </w:t>
      </w:r>
      <w:r w:rsidR="02C272E2" w:rsidRPr="02C272E2">
        <w:rPr>
          <w:lang w:val="en-US"/>
        </w:rPr>
        <w:t>of RAM</w:t>
      </w:r>
      <w:r w:rsidR="00B15EBF">
        <w:rPr>
          <w:lang w:val="en-US"/>
        </w:rPr>
        <w:t>)</w:t>
      </w:r>
      <w:r w:rsidR="00510AB0" w:rsidRPr="00723AE3">
        <w:rPr>
          <w:lang w:val="en-US"/>
        </w:rPr>
        <w:t>.</w:t>
      </w:r>
      <w:bookmarkStart w:id="158" w:name="_b7m87sheak1f" w:colFirst="0" w:colLast="0"/>
      <w:bookmarkStart w:id="159" w:name="_4kzhpmsxgjvl" w:colFirst="0" w:colLast="0"/>
      <w:bookmarkStart w:id="160" w:name="_adadbgaji2o" w:colFirst="0" w:colLast="0"/>
      <w:bookmarkStart w:id="161" w:name="_vgp82lc94sgj" w:colFirst="0" w:colLast="0"/>
      <w:bookmarkStart w:id="162" w:name="_wp42dokx11nb" w:colFirst="0" w:colLast="0"/>
      <w:bookmarkEnd w:id="158"/>
      <w:bookmarkEnd w:id="159"/>
      <w:bookmarkEnd w:id="160"/>
      <w:bookmarkEnd w:id="161"/>
      <w:bookmarkEnd w:id="162"/>
    </w:p>
    <w:p w14:paraId="26F5B826" w14:textId="11B96416" w:rsidR="00B02161" w:rsidRPr="00770191" w:rsidRDefault="6293A840" w:rsidP="001F4FEB">
      <w:pPr>
        <w:pStyle w:val="berschrift1"/>
        <w:numPr>
          <w:ilvl w:val="0"/>
          <w:numId w:val="6"/>
        </w:numPr>
        <w:rPr>
          <w:lang w:val="en-US"/>
        </w:rPr>
      </w:pPr>
      <w:r w:rsidRPr="6293A840">
        <w:rPr>
          <w:lang w:val="en-US"/>
        </w:rPr>
        <w:t>Results and discussion</w:t>
      </w:r>
    </w:p>
    <w:p w14:paraId="64D04F11" w14:textId="6AC078C2" w:rsidR="00D304E0" w:rsidRDefault="006C4F89" w:rsidP="00D304E0">
      <w:pPr>
        <w:pStyle w:val="berschrift2"/>
        <w:rPr>
          <w:lang w:val="en-US"/>
        </w:rPr>
      </w:pPr>
      <w:r>
        <w:rPr>
          <w:lang w:val="en-US"/>
        </w:rPr>
        <w:t>3</w:t>
      </w:r>
      <w:r w:rsidR="00D304E0">
        <w:rPr>
          <w:lang w:val="en-US"/>
        </w:rPr>
        <w:t>.</w:t>
      </w:r>
      <w:r w:rsidR="006D555D">
        <w:rPr>
          <w:lang w:val="en-US"/>
        </w:rPr>
        <w:t>1</w:t>
      </w:r>
      <w:r w:rsidR="00D304E0">
        <w:rPr>
          <w:lang w:val="en-US"/>
        </w:rPr>
        <w:t xml:space="preserve"> </w:t>
      </w:r>
      <w:r w:rsidR="001D24C9">
        <w:rPr>
          <w:lang w:val="en-US"/>
        </w:rPr>
        <w:t>Distributions of</w:t>
      </w:r>
      <w:r w:rsidR="00D304E0">
        <w:rPr>
          <w:lang w:val="en-US"/>
        </w:rPr>
        <w:t xml:space="preserve"> substrate characterization</w:t>
      </w:r>
    </w:p>
    <w:p w14:paraId="50F58C88" w14:textId="65C7DA43" w:rsidR="00775EB8" w:rsidRPr="00775EB8" w:rsidRDefault="0016171B" w:rsidP="00636913">
      <w:pPr>
        <w:rPr>
          <w:lang w:val="en-US"/>
        </w:rPr>
      </w:pPr>
      <w:r>
        <w:rPr>
          <w:lang w:val="en-US"/>
        </w:rPr>
        <w:t xml:space="preserve">Individual </w:t>
      </w:r>
      <w:r w:rsidR="00B1653B">
        <w:rPr>
          <w:lang w:val="en-US"/>
        </w:rPr>
        <w:t xml:space="preserve">influent </w:t>
      </w:r>
      <w:r w:rsidR="00F528A4">
        <w:rPr>
          <w:lang w:val="en-US"/>
        </w:rPr>
        <w:t xml:space="preserve">macronutrient concentrations </w:t>
      </w:r>
      <w:r w:rsidR="0095514B">
        <w:rPr>
          <w:lang w:val="en-US"/>
        </w:rPr>
        <w:t xml:space="preserve">were obtained </w:t>
      </w:r>
      <w:r w:rsidR="00845EA2">
        <w:rPr>
          <w:lang w:val="en-US"/>
        </w:rPr>
        <w:t xml:space="preserve">for each substrate </w:t>
      </w:r>
      <w:r w:rsidR="0095514B">
        <w:rPr>
          <w:lang w:val="en-US"/>
        </w:rPr>
        <w:t>based on substrate data available at DBFZ</w:t>
      </w:r>
      <w:r w:rsidR="008F2829">
        <w:rPr>
          <w:lang w:val="en-US"/>
        </w:rPr>
        <w:t xml:space="preserve"> </w:t>
      </w:r>
      <w:r w:rsidR="00B1653B">
        <w:rPr>
          <w:lang w:val="en-US"/>
        </w:rPr>
        <w:t>and nominal calculations</w:t>
      </w:r>
      <w:r w:rsidR="00D82F76">
        <w:rPr>
          <w:lang w:val="en-US"/>
        </w:rPr>
        <w:t xml:space="preserve">. These </w:t>
      </w:r>
      <w:r w:rsidR="001620BB">
        <w:rPr>
          <w:lang w:val="en-US"/>
        </w:rPr>
        <w:t xml:space="preserve">are illustrated as boxplots in </w:t>
      </w:r>
      <w:r w:rsidR="00CF1BBF">
        <w:rPr>
          <w:lang w:val="en-US"/>
        </w:rPr>
        <w:t>Fig.</w:t>
      </w:r>
      <w:r>
        <w:rPr>
          <w:lang w:val="en-US"/>
        </w:rPr>
        <w:t> </w:t>
      </w:r>
      <w:r w:rsidR="001620BB" w:rsidRPr="0016171B">
        <w:rPr>
          <w:lang w:val="en-US"/>
        </w:rPr>
        <w:t>3</w:t>
      </w:r>
      <w:r w:rsidR="006A37B6">
        <w:rPr>
          <w:lang w:val="en-US"/>
        </w:rPr>
        <w:t xml:space="preserve"> with </w:t>
      </w:r>
      <w:del w:id="163" w:author="Sören Weinrich" w:date="2025-04-25T14:18:00Z">
        <w:r w:rsidR="006A37B6" w:rsidDel="008A14BC">
          <w:rPr>
            <w:lang w:val="en-US"/>
          </w:rPr>
          <w:delText xml:space="preserve">respective </w:delText>
        </w:r>
      </w:del>
      <w:ins w:id="164" w:author="Sören Weinrich" w:date="2025-04-25T14:18:00Z">
        <w:r w:rsidR="008A14BC">
          <w:rPr>
            <w:lang w:val="en-US"/>
          </w:rPr>
          <w:t xml:space="preserve">individual </w:t>
        </w:r>
      </w:ins>
      <w:r w:rsidR="006A37B6">
        <w:rPr>
          <w:lang w:val="en-US"/>
        </w:rPr>
        <w:t>sample size</w:t>
      </w:r>
      <w:r w:rsidR="00102EB3">
        <w:rPr>
          <w:lang w:val="en-US"/>
        </w:rPr>
        <w:t>s</w:t>
      </w:r>
      <w:r w:rsidR="006A37B6">
        <w:rPr>
          <w:lang w:val="en-US"/>
        </w:rPr>
        <w:t xml:space="preserve"> in the legend</w:t>
      </w:r>
      <w:r w:rsidR="00A77EC5">
        <w:rPr>
          <w:lang w:val="en-US"/>
        </w:rPr>
        <w:t>.</w:t>
      </w:r>
      <w:r w:rsidR="00391E2E">
        <w:rPr>
          <w:lang w:val="en-US"/>
        </w:rPr>
        <w:t xml:space="preserve"> Additionally, </w:t>
      </w:r>
      <w:r w:rsidR="00045433">
        <w:rPr>
          <w:lang w:val="en-US"/>
        </w:rPr>
        <w:t xml:space="preserve">normal distributions </w:t>
      </w:r>
      <w:r w:rsidR="005636E9">
        <w:rPr>
          <w:lang w:val="en-US"/>
        </w:rPr>
        <w:t xml:space="preserve">based on </w:t>
      </w:r>
      <w:r w:rsidR="007962ED">
        <w:rPr>
          <w:lang w:val="en-US"/>
        </w:rPr>
        <w:t xml:space="preserve">linear uncertainty propagation </w:t>
      </w:r>
      <w:r w:rsidR="6D53CF6C" w:rsidRPr="6D53CF6C">
        <w:rPr>
          <w:lang w:val="en-US"/>
        </w:rPr>
        <w:t xml:space="preserve">of measurement errors are shown. </w:t>
      </w:r>
      <w:r w:rsidR="00A96FBA">
        <w:rPr>
          <w:lang w:val="en-US"/>
        </w:rPr>
        <w:t>D</w:t>
      </w:r>
      <w:r w:rsidR="008E3175">
        <w:rPr>
          <w:lang w:val="en-US"/>
        </w:rPr>
        <w:t xml:space="preserve">istributions </w:t>
      </w:r>
      <w:r w:rsidR="00684D23">
        <w:rPr>
          <w:lang w:val="en-US"/>
        </w:rPr>
        <w:t xml:space="preserve">are </w:t>
      </w:r>
      <w:r w:rsidR="00B71200">
        <w:rPr>
          <w:lang w:val="en-US"/>
        </w:rPr>
        <w:t>discussed with respect to</w:t>
      </w:r>
      <w:r w:rsidR="00DA79B0">
        <w:rPr>
          <w:lang w:val="en-US"/>
        </w:rPr>
        <w:t xml:space="preserve"> nominal</w:t>
      </w:r>
      <w:r w:rsidR="008E3175">
        <w:rPr>
          <w:lang w:val="en-US"/>
        </w:rPr>
        <w:t xml:space="preserve"> </w:t>
      </w:r>
      <w:r w:rsidR="00A96FBA">
        <w:rPr>
          <w:lang w:val="en-US"/>
        </w:rPr>
        <w:t xml:space="preserve">(mean) </w:t>
      </w:r>
      <w:r w:rsidR="00DA79B0">
        <w:rPr>
          <w:lang w:val="en-US"/>
        </w:rPr>
        <w:t>values</w:t>
      </w:r>
      <w:r w:rsidR="15315E25" w:rsidRPr="15315E25">
        <w:rPr>
          <w:lang w:val="en-US"/>
        </w:rPr>
        <w:t>;</w:t>
      </w:r>
      <w:r w:rsidR="00B71200">
        <w:rPr>
          <w:lang w:val="en-US"/>
        </w:rPr>
        <w:t xml:space="preserve"> </w:t>
      </w:r>
      <w:r w:rsidR="6D53CF6C" w:rsidRPr="6D53CF6C">
        <w:rPr>
          <w:lang w:val="en-US"/>
        </w:rPr>
        <w:t xml:space="preserve">this is </w:t>
      </w:r>
      <w:r w:rsidR="00120A83">
        <w:rPr>
          <w:lang w:val="en-US"/>
        </w:rPr>
        <w:t xml:space="preserve">followed by </w:t>
      </w:r>
      <w:r w:rsidR="00BE0444">
        <w:rPr>
          <w:lang w:val="en-US"/>
        </w:rPr>
        <w:t>resulting</w:t>
      </w:r>
      <w:r w:rsidR="00F21828">
        <w:rPr>
          <w:lang w:val="en-US"/>
        </w:rPr>
        <w:t xml:space="preserve"> </w:t>
      </w:r>
      <w:r w:rsidR="002E2155">
        <w:rPr>
          <w:lang w:val="en-US"/>
        </w:rPr>
        <w:t>error bands</w:t>
      </w:r>
      <w:r w:rsidR="00B2040B">
        <w:rPr>
          <w:lang w:val="en-US"/>
        </w:rPr>
        <w:t>, both</w:t>
      </w:r>
      <w:r w:rsidR="002E2155">
        <w:rPr>
          <w:lang w:val="en-US"/>
        </w:rPr>
        <w:t xml:space="preserve"> </w:t>
      </w:r>
      <w:r w:rsidR="00F21828">
        <w:rPr>
          <w:lang w:val="en-US"/>
        </w:rPr>
        <w:t xml:space="preserve">theoretical and </w:t>
      </w:r>
      <w:r w:rsidR="00A77E4F">
        <w:rPr>
          <w:lang w:val="en-US"/>
        </w:rPr>
        <w:t>measured</w:t>
      </w:r>
      <w:r w:rsidR="15315E25" w:rsidRPr="15315E25">
        <w:rPr>
          <w:lang w:val="en-US"/>
        </w:rPr>
        <w:t>,</w:t>
      </w:r>
      <w:r w:rsidR="1C84D466" w:rsidRPr="1C84D466">
        <w:rPr>
          <w:lang w:val="en-US"/>
        </w:rPr>
        <w:t xml:space="preserve"> </w:t>
      </w:r>
      <w:r w:rsidR="00B1327E">
        <w:rPr>
          <w:lang w:val="en-US"/>
        </w:rPr>
        <w:t xml:space="preserve">based on </w:t>
      </w:r>
      <w:r w:rsidR="29AF375A" w:rsidRPr="29AF375A">
        <w:rPr>
          <w:lang w:val="en-US"/>
        </w:rPr>
        <w:t xml:space="preserve">linear uncertainty propagation </w:t>
      </w:r>
      <w:r w:rsidR="31E00C9A" w:rsidRPr="31E00C9A">
        <w:rPr>
          <w:lang w:val="en-US"/>
        </w:rPr>
        <w:t>and measurement</w:t>
      </w:r>
      <w:r w:rsidR="002E2155">
        <w:rPr>
          <w:lang w:val="en-US"/>
        </w:rPr>
        <w:t xml:space="preserve"> data</w:t>
      </w:r>
      <w:r w:rsidR="31E00C9A" w:rsidRPr="31E00C9A">
        <w:rPr>
          <w:lang w:val="en-US"/>
        </w:rPr>
        <w:t>, respectively</w:t>
      </w:r>
      <w:r w:rsidR="002A449F">
        <w:rPr>
          <w:lang w:val="en-US"/>
        </w:rPr>
        <w:t>.</w:t>
      </w:r>
    </w:p>
    <w:p w14:paraId="79934A0A" w14:textId="2FFB52CA" w:rsidR="3D37C07F" w:rsidRDefault="00713BAE" w:rsidP="3D37C07F">
      <w:pPr>
        <w:rPr>
          <w:lang w:val="en-US"/>
        </w:rPr>
      </w:pPr>
      <w:commentRangeStart w:id="165"/>
      <w:r>
        <w:rPr>
          <w:lang w:val="en-US"/>
        </w:rPr>
        <w:t xml:space="preserve">Clearly </w:t>
      </w:r>
      <w:r w:rsidR="00933651">
        <w:rPr>
          <w:lang w:val="en-US"/>
        </w:rPr>
        <w:t xml:space="preserve">CH </w:t>
      </w:r>
      <w:r w:rsidR="00B313F8">
        <w:rPr>
          <w:lang w:val="en-US"/>
        </w:rPr>
        <w:t>form</w:t>
      </w:r>
      <w:r w:rsidR="00340A2B">
        <w:rPr>
          <w:lang w:val="en-US"/>
        </w:rPr>
        <w:t xml:space="preserve"> the </w:t>
      </w:r>
      <w:r w:rsidR="7139F001" w:rsidRPr="7139F001">
        <w:rPr>
          <w:lang w:val="en-US"/>
        </w:rPr>
        <w:t xml:space="preserve">largest macronutrient fraction, </w:t>
      </w:r>
      <w:r w:rsidR="00340A2B">
        <w:rPr>
          <w:lang w:val="en-US"/>
        </w:rPr>
        <w:t xml:space="preserve">which holds </w:t>
      </w:r>
      <w:r w:rsidR="7139F001" w:rsidRPr="7139F001">
        <w:rPr>
          <w:lang w:val="en-US"/>
        </w:rPr>
        <w:t>for silages</w:t>
      </w:r>
      <w:r w:rsidR="00340A2B">
        <w:rPr>
          <w:lang w:val="en-US"/>
        </w:rPr>
        <w:t xml:space="preserve"> </w:t>
      </w:r>
      <w:r w:rsidR="00340A2B" w:rsidRPr="7139F001">
        <w:rPr>
          <w:lang w:val="en-US"/>
        </w:rPr>
        <w:t xml:space="preserve">(by </w:t>
      </w:r>
      <w:r w:rsidR="00340A2B">
        <w:rPr>
          <w:lang w:val="en-US"/>
        </w:rPr>
        <w:t xml:space="preserve">an </w:t>
      </w:r>
      <w:r w:rsidR="00340A2B" w:rsidRPr="7139F001">
        <w:rPr>
          <w:lang w:val="en-US"/>
        </w:rPr>
        <w:t>order of magnitude)</w:t>
      </w:r>
      <w:r w:rsidR="7139F001" w:rsidRPr="7139F001">
        <w:rPr>
          <w:lang w:val="en-US"/>
        </w:rPr>
        <w:t xml:space="preserve">, but </w:t>
      </w:r>
      <w:r w:rsidR="00BE0444">
        <w:rPr>
          <w:lang w:val="en-US"/>
        </w:rPr>
        <w:t>also</w:t>
      </w:r>
      <w:r w:rsidR="7139F001" w:rsidRPr="7139F001">
        <w:rPr>
          <w:lang w:val="en-US"/>
        </w:rPr>
        <w:t xml:space="preserve"> for manure</w:t>
      </w:r>
      <w:r w:rsidR="00340A2B">
        <w:rPr>
          <w:lang w:val="en-US"/>
        </w:rPr>
        <w:t xml:space="preserve">. </w:t>
      </w:r>
      <w:r w:rsidR="00F14188">
        <w:rPr>
          <w:lang w:val="en-US"/>
        </w:rPr>
        <w:t>A</w:t>
      </w:r>
      <w:r w:rsidR="7139F001" w:rsidRPr="7139F001">
        <w:rPr>
          <w:lang w:val="en-US"/>
        </w:rPr>
        <w:t xml:space="preserve">ll substrates distinctly differ in </w:t>
      </w:r>
      <w:r w:rsidR="00933651">
        <w:rPr>
          <w:lang w:val="en-US"/>
        </w:rPr>
        <w:t xml:space="preserve">CH </w:t>
      </w:r>
      <w:r w:rsidR="7139F001" w:rsidRPr="7139F001">
        <w:rPr>
          <w:lang w:val="en-US"/>
        </w:rPr>
        <w:t xml:space="preserve">and </w:t>
      </w:r>
      <w:r w:rsidR="00933651">
        <w:rPr>
          <w:lang w:val="en-US"/>
        </w:rPr>
        <w:t>PR</w:t>
      </w:r>
      <w:r w:rsidR="7139F001" w:rsidRPr="7139F001">
        <w:rPr>
          <w:lang w:val="en-US"/>
        </w:rPr>
        <w:t>.</w:t>
      </w:r>
      <w:r w:rsidR="00F14188">
        <w:rPr>
          <w:lang w:val="en-US"/>
        </w:rPr>
        <w:t xml:space="preserve"> </w:t>
      </w:r>
      <w:r w:rsidR="68B8B454" w:rsidRPr="68B8B454">
        <w:rPr>
          <w:lang w:val="en-US"/>
        </w:rPr>
        <w:t>SBS exceeds</w:t>
      </w:r>
      <w:r w:rsidR="7139F001" w:rsidRPr="7139F001">
        <w:rPr>
          <w:lang w:val="en-US"/>
        </w:rPr>
        <w:t xml:space="preserve"> all </w:t>
      </w:r>
      <w:r w:rsidR="582FAC42" w:rsidRPr="582FAC42">
        <w:rPr>
          <w:lang w:val="en-US"/>
        </w:rPr>
        <w:t>other substrates</w:t>
      </w:r>
      <w:r w:rsidR="7139F001" w:rsidRPr="7139F001">
        <w:rPr>
          <w:lang w:val="en-US"/>
        </w:rPr>
        <w:t xml:space="preserve"> </w:t>
      </w:r>
      <w:r w:rsidR="68B8B454" w:rsidRPr="68B8B454">
        <w:rPr>
          <w:lang w:val="en-US"/>
        </w:rPr>
        <w:t xml:space="preserve">in CH </w:t>
      </w:r>
      <w:r w:rsidR="7139F001" w:rsidRPr="7139F001">
        <w:rPr>
          <w:lang w:val="en-US"/>
        </w:rPr>
        <w:t xml:space="preserve">but is very low in </w:t>
      </w:r>
      <w:r w:rsidR="00933651">
        <w:rPr>
          <w:lang w:val="en-US"/>
        </w:rPr>
        <w:t>PR</w:t>
      </w:r>
      <w:r w:rsidR="7139F001" w:rsidRPr="7139F001">
        <w:rPr>
          <w:lang w:val="en-US"/>
        </w:rPr>
        <w:t xml:space="preserve"> and </w:t>
      </w:r>
      <w:r w:rsidR="00933651">
        <w:rPr>
          <w:lang w:val="en-US"/>
        </w:rPr>
        <w:t>LI</w:t>
      </w:r>
      <w:r w:rsidR="00EA5020">
        <w:rPr>
          <w:lang w:val="en-US"/>
        </w:rPr>
        <w:t>.</w:t>
      </w:r>
      <w:r w:rsidR="00D6232D">
        <w:rPr>
          <w:lang w:val="en-US"/>
        </w:rPr>
        <w:t xml:space="preserve"> CM</w:t>
      </w:r>
      <w:r w:rsidR="7139F001" w:rsidRPr="7139F001">
        <w:rPr>
          <w:lang w:val="en-US"/>
        </w:rPr>
        <w:t xml:space="preserve"> </w:t>
      </w:r>
      <w:r w:rsidR="00F61B90">
        <w:rPr>
          <w:lang w:val="en-US"/>
        </w:rPr>
        <w:t xml:space="preserve">is </w:t>
      </w:r>
      <w:r w:rsidR="00BC52B0">
        <w:rPr>
          <w:lang w:val="en-US"/>
        </w:rPr>
        <w:t>general</w:t>
      </w:r>
      <w:r w:rsidR="00FB1B00">
        <w:rPr>
          <w:lang w:val="en-US"/>
        </w:rPr>
        <w:t>ly</w:t>
      </w:r>
      <w:r w:rsidR="00BC52B0">
        <w:rPr>
          <w:lang w:val="en-US"/>
        </w:rPr>
        <w:t xml:space="preserve"> </w:t>
      </w:r>
      <w:r w:rsidR="7139F001" w:rsidRPr="7139F001">
        <w:rPr>
          <w:lang w:val="en-US"/>
        </w:rPr>
        <w:t xml:space="preserve">low in </w:t>
      </w:r>
      <w:r w:rsidR="00F61B90">
        <w:rPr>
          <w:lang w:val="en-US"/>
        </w:rPr>
        <w:t xml:space="preserve">all </w:t>
      </w:r>
      <w:r w:rsidR="7139F001" w:rsidRPr="7139F001">
        <w:rPr>
          <w:lang w:val="en-US"/>
        </w:rPr>
        <w:t>macronutrients</w:t>
      </w:r>
      <w:r w:rsidR="00BC52B0">
        <w:rPr>
          <w:lang w:val="en-US"/>
        </w:rPr>
        <w:t xml:space="preserve"> compared </w:t>
      </w:r>
      <w:r w:rsidR="00FB1B00">
        <w:rPr>
          <w:lang w:val="en-US"/>
        </w:rPr>
        <w:t xml:space="preserve">to </w:t>
      </w:r>
      <w:r w:rsidR="00BC52B0">
        <w:rPr>
          <w:lang w:val="en-US"/>
        </w:rPr>
        <w:t>silages</w:t>
      </w:r>
      <w:r w:rsidR="00003BB1">
        <w:rPr>
          <w:lang w:val="en-US"/>
        </w:rPr>
        <w:t>,</w:t>
      </w:r>
      <w:r w:rsidR="00A478E1">
        <w:rPr>
          <w:lang w:val="en-US"/>
        </w:rPr>
        <w:t xml:space="preserve"> and is </w:t>
      </w:r>
      <w:r w:rsidR="7139F001" w:rsidRPr="7139F001">
        <w:rPr>
          <w:lang w:val="en-US"/>
        </w:rPr>
        <w:t xml:space="preserve">only </w:t>
      </w:r>
      <w:proofErr w:type="spellStart"/>
      <w:r w:rsidR="00216420">
        <w:rPr>
          <w:lang w:val="en-US"/>
        </w:rPr>
        <w:t>subceeded</w:t>
      </w:r>
      <w:proofErr w:type="spellEnd"/>
      <w:r w:rsidR="00216420">
        <w:rPr>
          <w:lang w:val="en-US"/>
        </w:rPr>
        <w:t xml:space="preserve"> </w:t>
      </w:r>
      <w:r w:rsidR="00A478E1">
        <w:rPr>
          <w:lang w:val="en-US"/>
        </w:rPr>
        <w:t xml:space="preserve">by </w:t>
      </w:r>
      <w:r w:rsidR="00D6232D">
        <w:rPr>
          <w:lang w:val="en-US"/>
        </w:rPr>
        <w:t xml:space="preserve">SBS </w:t>
      </w:r>
      <w:r w:rsidR="7139F001" w:rsidRPr="7139F001">
        <w:rPr>
          <w:lang w:val="en-US"/>
        </w:rPr>
        <w:t xml:space="preserve">in </w:t>
      </w:r>
      <w:r w:rsidR="00933651">
        <w:rPr>
          <w:lang w:val="en-US"/>
        </w:rPr>
        <w:t xml:space="preserve">PR </w:t>
      </w:r>
      <w:r w:rsidR="7139F001" w:rsidRPr="7139F001">
        <w:rPr>
          <w:lang w:val="en-US"/>
        </w:rPr>
        <w:t xml:space="preserve">and </w:t>
      </w:r>
      <w:r w:rsidR="00933651">
        <w:rPr>
          <w:lang w:val="en-US"/>
        </w:rPr>
        <w:t>LI</w:t>
      </w:r>
      <w:r w:rsidR="00003BB1">
        <w:rPr>
          <w:lang w:val="en-US"/>
        </w:rPr>
        <w:t xml:space="preserve">. </w:t>
      </w:r>
      <w:proofErr w:type="spellStart"/>
      <w:r w:rsidR="00D6232D">
        <w:rPr>
          <w:lang w:val="en-US"/>
        </w:rPr>
        <w:t>GrS</w:t>
      </w:r>
      <w:proofErr w:type="spellEnd"/>
      <w:r w:rsidR="00D6232D">
        <w:rPr>
          <w:lang w:val="en-US"/>
        </w:rPr>
        <w:t xml:space="preserve"> </w:t>
      </w:r>
      <w:r w:rsidR="00003BB1">
        <w:rPr>
          <w:lang w:val="en-US"/>
        </w:rPr>
        <w:t xml:space="preserve">is </w:t>
      </w:r>
      <w:r w:rsidR="7139F001" w:rsidRPr="7139F001">
        <w:rPr>
          <w:lang w:val="en-US"/>
        </w:rPr>
        <w:t xml:space="preserve">comparably high in </w:t>
      </w:r>
      <w:r w:rsidR="00D6232D">
        <w:rPr>
          <w:lang w:val="en-US"/>
        </w:rPr>
        <w:t>LI</w:t>
      </w:r>
      <w:r w:rsidR="7139F001" w:rsidRPr="7139F001">
        <w:rPr>
          <w:lang w:val="en-US"/>
        </w:rPr>
        <w:t xml:space="preserve">, followed by </w:t>
      </w:r>
      <w:r w:rsidR="00BC48B2">
        <w:rPr>
          <w:lang w:val="en-US"/>
        </w:rPr>
        <w:t>M</w:t>
      </w:r>
      <w:r w:rsidR="00D6232D">
        <w:rPr>
          <w:lang w:val="en-US"/>
        </w:rPr>
        <w:t>S</w:t>
      </w:r>
      <w:r w:rsidR="00CC76C2">
        <w:rPr>
          <w:lang w:val="en-US"/>
        </w:rPr>
        <w:t xml:space="preserve">. </w:t>
      </w:r>
      <w:proofErr w:type="spellStart"/>
      <w:r w:rsidR="00FA00D3">
        <w:rPr>
          <w:lang w:val="en-US"/>
        </w:rPr>
        <w:t>GrS</w:t>
      </w:r>
      <w:proofErr w:type="spellEnd"/>
      <w:r w:rsidR="00FA00D3">
        <w:rPr>
          <w:lang w:val="en-US"/>
        </w:rPr>
        <w:t xml:space="preserve"> and </w:t>
      </w:r>
      <w:r w:rsidR="00BC48B2">
        <w:rPr>
          <w:lang w:val="en-US"/>
        </w:rPr>
        <w:t>M</w:t>
      </w:r>
      <w:r w:rsidR="00FA00D3">
        <w:rPr>
          <w:lang w:val="en-US"/>
        </w:rPr>
        <w:t xml:space="preserve">S </w:t>
      </w:r>
      <w:r w:rsidR="00DC2EBD">
        <w:rPr>
          <w:lang w:val="en-US"/>
        </w:rPr>
        <w:t xml:space="preserve">show similar </w:t>
      </w:r>
      <w:r w:rsidR="00D6232D">
        <w:rPr>
          <w:lang w:val="en-US"/>
        </w:rPr>
        <w:t>LI</w:t>
      </w:r>
      <w:r w:rsidR="00DC2EBD">
        <w:rPr>
          <w:lang w:val="en-US"/>
        </w:rPr>
        <w:t xml:space="preserve"> concentrations</w:t>
      </w:r>
      <w:r w:rsidR="00CC76C2">
        <w:rPr>
          <w:lang w:val="en-US"/>
        </w:rPr>
        <w:t>.</w:t>
      </w:r>
      <w:commentRangeEnd w:id="165"/>
      <w:r w:rsidR="008A14BC">
        <w:rPr>
          <w:rStyle w:val="Kommentarzeichen"/>
        </w:rPr>
        <w:commentReference w:id="165"/>
      </w:r>
    </w:p>
    <w:p w14:paraId="092CE5B3" w14:textId="7B187F4E" w:rsidR="00AE0FC5" w:rsidRPr="00633D2F" w:rsidRDefault="7A6D2C4A" w:rsidP="7A6D2C4A">
      <w:pPr>
        <w:rPr>
          <w:lang w:val="en-US"/>
        </w:rPr>
      </w:pPr>
      <w:r w:rsidRPr="100FEDD3">
        <w:rPr>
          <w:lang w:val="en-US"/>
        </w:rPr>
        <w:t xml:space="preserve">The theoretical CH uncertainty is smallest for CM despite the large sample size. This can be attributed to the generally low macronutrient concentrations due to its </w:t>
      </w:r>
      <w:proofErr w:type="gramStart"/>
      <w:r w:rsidRPr="100FEDD3">
        <w:rPr>
          <w:lang w:val="en-US"/>
        </w:rPr>
        <w:t>high water</w:t>
      </w:r>
      <w:proofErr w:type="gramEnd"/>
      <w:r w:rsidRPr="100FEDD3">
        <w:rPr>
          <w:lang w:val="en-US"/>
        </w:rPr>
        <w:t xml:space="preserve"> content, </w:t>
      </w:r>
      <w:del w:id="166" w:author="Sören Weinrich" w:date="2025-04-25T14:20:00Z">
        <w:r w:rsidRPr="100FEDD3" w:rsidDel="008A14BC">
          <w:rPr>
            <w:lang w:val="en-US"/>
          </w:rPr>
          <w:delText>cf.</w:delText>
        </w:r>
      </w:del>
      <w:ins w:id="167" w:author="Sören Weinrich" w:date="2025-04-25T14:20:00Z">
        <w:r w:rsidR="008A14BC">
          <w:rPr>
            <w:lang w:val="en-US"/>
          </w:rPr>
          <w:t>as illustrated in</w:t>
        </w:r>
      </w:ins>
      <w:r w:rsidRPr="100FEDD3">
        <w:rPr>
          <w:lang w:val="en-US"/>
        </w:rPr>
        <w:t xml:space="preserve"> Tab</w:t>
      </w:r>
      <w:r w:rsidR="0016171B">
        <w:rPr>
          <w:lang w:val="en-US"/>
        </w:rPr>
        <w:t>. </w:t>
      </w:r>
      <w:r w:rsidRPr="100FEDD3">
        <w:rPr>
          <w:lang w:val="en-US"/>
        </w:rPr>
        <w:t xml:space="preserve">1. For CH, the theoretical uncertainty delivers </w:t>
      </w:r>
      <w:r w:rsidR="00667BDC">
        <w:rPr>
          <w:lang w:val="en-US"/>
        </w:rPr>
        <w:t>SDs</w:t>
      </w:r>
      <w:r w:rsidRPr="100FEDD3">
        <w:rPr>
          <w:lang w:val="en-US"/>
        </w:rPr>
        <w:t xml:space="preserve"> of similar orders of magnitude for all three silages in the range of 36-50 g L</w:t>
      </w:r>
      <w:r w:rsidRPr="100FEDD3">
        <w:rPr>
          <w:vertAlign w:val="superscript"/>
          <w:lang w:val="en-US"/>
        </w:rPr>
        <w:t>-1</w:t>
      </w:r>
      <w:r w:rsidRPr="100FEDD3">
        <w:rPr>
          <w:lang w:val="en-US"/>
        </w:rPr>
        <w:t>. CH of CM, by comparison, only show a SD of around 5 g L</w:t>
      </w:r>
      <w:r w:rsidRPr="100FEDD3">
        <w:rPr>
          <w:vertAlign w:val="superscript"/>
          <w:lang w:val="en-US"/>
        </w:rPr>
        <w:t>-1</w:t>
      </w:r>
      <w:r w:rsidRPr="100FEDD3">
        <w:rPr>
          <w:lang w:val="en-US"/>
        </w:rPr>
        <w:t>. For PR and LI, small theorical SDs were obtained for all macronutrients with a range of 0.5-2.5 g L</w:t>
      </w:r>
      <w:r w:rsidRPr="100FEDD3">
        <w:rPr>
          <w:vertAlign w:val="superscript"/>
          <w:lang w:val="en-US"/>
        </w:rPr>
        <w:t>-1</w:t>
      </w:r>
      <w:r w:rsidRPr="100FEDD3">
        <w:rPr>
          <w:lang w:val="en-US"/>
        </w:rPr>
        <w:t xml:space="preserve"> for PR and 0.06-0.82 g L</w:t>
      </w:r>
      <w:r w:rsidRPr="100FEDD3">
        <w:rPr>
          <w:vertAlign w:val="superscript"/>
          <w:lang w:val="en-US"/>
        </w:rPr>
        <w:t>-1</w:t>
      </w:r>
      <w:r w:rsidRPr="100FEDD3">
        <w:rPr>
          <w:lang w:val="en-US"/>
        </w:rPr>
        <w:t xml:space="preserve"> for LI.</w:t>
      </w:r>
    </w:p>
    <w:p w14:paraId="07B63881" w14:textId="566BD917" w:rsidR="100FEDD3" w:rsidRDefault="100FEDD3" w:rsidP="100FEDD3">
      <w:pPr>
        <w:rPr>
          <w:lang w:val="en-US"/>
        </w:rPr>
      </w:pPr>
      <w:r w:rsidRPr="100FEDD3">
        <w:rPr>
          <w:lang w:val="en-US"/>
        </w:rPr>
        <w:lastRenderedPageBreak/>
        <w:t xml:space="preserve">Within the investigated substrate samples, the results for CM compare well among boxplots and normal distributions, both for mean values and error bands. For SBS, mean and median of SBS differ substantially for CH and PR, </w:t>
      </w:r>
      <w:commentRangeStart w:id="168"/>
      <w:r w:rsidRPr="100FEDD3">
        <w:rPr>
          <w:lang w:val="en-US"/>
        </w:rPr>
        <w:t>which may indicate an outlier within the small sample size of 3</w:t>
      </w:r>
      <w:commentRangeEnd w:id="168"/>
      <w:r w:rsidR="00805B9D">
        <w:rPr>
          <w:rStyle w:val="Kommentarzeichen"/>
        </w:rPr>
        <w:commentReference w:id="168"/>
      </w:r>
      <w:r w:rsidRPr="100FEDD3">
        <w:rPr>
          <w:lang w:val="en-US"/>
        </w:rPr>
        <w:t xml:space="preserve">. Nevertheless, measured error bands are estimated well by linear error propagation, especially for LI, with little underestimation for CH and PR. For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 theoretical and measured error bands of PR are in the same range with SDs of 1.5-3 g L</w:t>
      </w:r>
      <w:r w:rsidRPr="100FEDD3">
        <w:rPr>
          <w:vertAlign w:val="superscript"/>
          <w:lang w:val="en-US"/>
        </w:rPr>
        <w:t>-1</w:t>
      </w:r>
      <w:r w:rsidRPr="100FEDD3">
        <w:rPr>
          <w:lang w:val="en-US"/>
        </w:rPr>
        <w:t xml:space="preserve">. Linear error propagation, however, underestimates the measured LI error bands in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w:t>
      </w:r>
    </w:p>
    <w:p w14:paraId="209046F0" w14:textId="2FACE4E9" w:rsidR="100FEDD3" w:rsidRDefault="100FEDD3" w:rsidP="100FEDD3">
      <w:pPr>
        <w:rPr>
          <w:lang w:val="en-US"/>
        </w:rPr>
      </w:pPr>
      <w:r w:rsidRPr="100FEDD3">
        <w:rPr>
          <w:lang w:val="en-US"/>
        </w:rPr>
        <w:t xml:space="preserve">In </w:t>
      </w:r>
      <w:commentRangeStart w:id="169"/>
      <w:commentRangeStart w:id="170"/>
      <w:r w:rsidRPr="100FEDD3">
        <w:rPr>
          <w:lang w:val="en-US"/>
        </w:rPr>
        <w:t>literature</w:t>
      </w:r>
      <w:commentRangeEnd w:id="169"/>
      <w:r>
        <w:rPr>
          <w:rStyle w:val="Kommentarzeichen"/>
        </w:rPr>
        <w:commentReference w:id="169"/>
      </w:r>
      <w:commentRangeEnd w:id="170"/>
      <w:r w:rsidR="00F53255">
        <w:rPr>
          <w:rStyle w:val="Kommentarzeichen"/>
        </w:rPr>
        <w:commentReference w:id="170"/>
      </w:r>
      <w:r w:rsidRPr="100FEDD3">
        <w:rPr>
          <w:lang w:val="en-US"/>
        </w:rPr>
        <w:t xml:space="preserve">, a wide spectrum of substrate characterizations is reported for comparable substrates. This holds especially </w:t>
      </w:r>
      <w:r w:rsidR="001C25BA">
        <w:rPr>
          <w:lang w:val="en-US"/>
        </w:rPr>
        <w:t xml:space="preserve">true </w:t>
      </w:r>
      <w:r w:rsidRPr="100FEDD3">
        <w:rPr>
          <w:lang w:val="en-US"/>
        </w:rPr>
        <w:t xml:space="preserve">for </w:t>
      </w:r>
      <w:r w:rsidR="0045620C">
        <w:rPr>
          <w:lang w:val="en-US"/>
        </w:rPr>
        <w:t>degradable</w:t>
      </w:r>
      <w:r w:rsidR="0045620C" w:rsidRPr="100FEDD3">
        <w:rPr>
          <w:lang w:val="en-US"/>
        </w:rPr>
        <w:t xml:space="preserve"> </w:t>
      </w:r>
      <w:r w:rsidRPr="100FEDD3">
        <w:rPr>
          <w:lang w:val="en-US"/>
        </w:rPr>
        <w:t>macronutrient concentrations because of the manifold ways to determine them</w:t>
      </w:r>
      <w:r w:rsidR="0016171B">
        <w:rPr>
          <w:lang w:val="en-US"/>
        </w:rPr>
        <w:t xml:space="preserve"> </w:t>
      </w:r>
      <w:sdt>
        <w:sdtPr>
          <w:rPr>
            <w:lang w:val="en-US"/>
          </w:rPr>
          <w:alias w:val="To edit, see citavi.com/edit"/>
          <w:tag w:val="CitaviPlaceholder#e00e661f-e747-4adf-a3d9-cbf8ced90167"/>
          <w:id w:val="-1118917215"/>
          <w:placeholder>
            <w:docPart w:val="DefaultPlaceholder_-1854013440"/>
          </w:placeholder>
        </w:sdtPr>
        <w:sdtEndPr/>
        <w:sdtContent>
          <w:r w:rsidR="0016171B">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UyN2MxLTQxN2EtNDYxNy1iYmQ4LTg5NGYzODY0ZTY1OCIsIlJhbmdlTGVuZ3RoIjoxOCwiUmVmZXJlbmNlSWQiOiIzOGQ0M2VlZS1lYjgxLTQ0NjktOGRiZi05MGI1YTQxM2Ri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GlkIjoiOCIsIiR0eXBlIjoiU3dpc3NBY2FkZW1pYy5DaXRhdmkuUHJvamVjdCwgU3dpc3NBY2FkZW1pYy5DaXRhdmkifX0seyIkaWQiOiI5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TZXJnaSIsIkxhc3ROYW1lIjoiQXN0YWxzIiwiUHJvdGVjdGVkIjpmYWxzZSwiU2V4IjowLCJDcmVhdGVkQnkiOiJfYSIsIkNyZWF0ZWRPbiI6IjIwMjAtMDItMDRUMTA6NTA6MjUiLCJNb2RpZmllZEJ5IjoiX2EiLCJJZCI6IjhjNjRjNjUwLWJkMDYtNGVmYS1iMGI0LTg0ZGRhMDQxYWNlOCIsIk1vZGlmaWVkT24iOiIyMDIwLTAyLTA0VDEwOjUwOjI1IiwiUHJvamVjdCI6eyIkcmVmIjoiOCJ9fSx7IiRpZCI6IjEy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g5L2ZlbnJnLjIwMjAuMDAwNjM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xNy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Sx7IiRpZCI6IjE4IiwiJHR5cGUiOiJTd2lzc0FjYWRlbWljLkNpdGF2aS5DaXRhdGlvbnMuV29yZFBsYWNlaG9sZGVyRW50cnksIFN3aXNzQWNhZGVtaWMuQ2l0YXZpIiwiSWQiOiI1ZDY1MjhjZS0xYmE1LTQ4YjgtYjdlMy1lMTRmNThiYTU5OGUiLCJSYW5nZVN0YXJ0IjoxOCwiUmFuZ2VMZW5ndGgiOjIxLCJSZWZlcmVuY2VJZCI6ImFhMTA2MjJmLWM4MjUtNDczYy04ODcwLTExZGMzODJmYmVlY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I2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MyJ9XSwiSGFzTGFiZWwxIjpmYWxzZSwiSGFzTGFiZWwyIjpmYWxzZSwiS2V5d29yZHMiOltdLCJMYW5ndWFnZSI6ImVuZyIsIkxhbmd1YWdlQ29kZSI6ImVuIi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M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HJlZiI6IjgifX0seyIkaWQiOiI0MC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Qx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Qy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0My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Q0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HJlZiI6IjEzIn1dLCJIYXNMYWJlbDEiOmZhbHNlLCJIYXNMYWJlbDIiOmZhbHNlLCJLZXl3b3JkcyI6W10sIkxhbmd1YWdlIjoiZW5nIiwiTGFuZ3VhZ2VDb2RlIjoiZW4i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Q4IiwiJHR5cGUiOiJTd2lzc0FjYWRlbWljLkNpdGF2aS5Mb2NhdGlvbiwgU3dpc3NBY2FkZW1pYy5DaXRhdmkiLCJBZGRyZXNzIjp7IiRpZCI6IjQ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UxIiwiJHR5cGUiOiJTd2lzc0FjYWRlbWljLkNpdGF2aS5Mb2NhdGlvbiwgU3dpc3NBY2FkZW1pYy5DaXRhdmkiLCJBZGRyZXNzIjp7IiRpZCI6IjU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NT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}</w:instrText>
          </w:r>
          <w:r w:rsidR="0016171B">
            <w:rPr>
              <w:lang w:val="en-US"/>
            </w:rPr>
            <w:fldChar w:fldCharType="separate"/>
          </w:r>
          <w:r w:rsidR="00046EEC">
            <w:rPr>
              <w:lang w:val="en-US"/>
            </w:rPr>
            <w:t>(Koch et al., 2020; Lübken et al., 2015; Fisgativa et al., 2020)</w:t>
          </w:r>
          <w:r w:rsidR="0016171B">
            <w:rPr>
              <w:lang w:val="en-US"/>
            </w:rPr>
            <w:fldChar w:fldCharType="end"/>
          </w:r>
        </w:sdtContent>
      </w:sdt>
      <w:r w:rsidR="001C25BA" w:rsidRPr="00220152">
        <w:rPr>
          <w:lang w:val="en-US"/>
        </w:rPr>
        <w:t>.</w:t>
      </w:r>
      <w:r w:rsidRPr="001C25BA">
        <w:rPr>
          <w:lang w:val="en-US"/>
        </w:rPr>
        <w:t xml:space="preserve"> </w:t>
      </w:r>
      <w:r w:rsidR="001C25BA" w:rsidRPr="00220152">
        <w:rPr>
          <w:lang w:val="en-US"/>
        </w:rPr>
        <w:t>For example,</w:t>
      </w:r>
      <w:r w:rsidR="001C25BA">
        <w:rPr>
          <w:lang w:val="en-US"/>
        </w:rPr>
        <w:t xml:space="preserve"> </w:t>
      </w:r>
      <w:commentRangeStart w:id="172"/>
      <w:r w:rsidRPr="001C25BA">
        <w:rPr>
          <w:lang w:val="en-US"/>
        </w:rPr>
        <w:t xml:space="preserve">Weinrich et al. </w:t>
      </w:r>
      <w:r w:rsidRPr="100FEDD3">
        <w:rPr>
          <w:lang w:val="en-US"/>
        </w:rPr>
        <w:t xml:space="preserve">(2021) </w:t>
      </w:r>
      <w:commentRangeEnd w:id="172"/>
      <w:r w:rsidR="00805B9D">
        <w:rPr>
          <w:rStyle w:val="Kommentarzeichen"/>
        </w:rPr>
        <w:commentReference w:id="172"/>
      </w:r>
      <w:r w:rsidRPr="100FEDD3">
        <w:rPr>
          <w:lang w:val="en-US"/>
        </w:rPr>
        <w:t>determined ADM1-R3 influent concentrations for CM well comparable to this study,</w:t>
      </w:r>
      <w:r w:rsidR="001C25BA">
        <w:rPr>
          <w:lang w:val="en-US"/>
        </w:rPr>
        <w:t xml:space="preserve"> while</w:t>
      </w:r>
      <w:r w:rsidRPr="100FEDD3">
        <w:rPr>
          <w:lang w:val="en-US"/>
        </w:rPr>
        <w:t xml:space="preserve"> </w:t>
      </w:r>
      <w:sdt>
        <w:sdtPr>
          <w:rPr>
            <w:lang w:val="en-US"/>
          </w:rPr>
          <w:alias w:val="To edit, see citavi.com/edit"/>
          <w:tag w:val="CitaviPlaceholder#feb2c058-d7f6-464e-9cf3-a6fe4f355426"/>
          <w:id w:val="1544864953"/>
          <w:placeholder>
            <w:docPart w:val="DefaultPlaceholder_-1854013440"/>
          </w:placeholder>
        </w:sdtPr>
        <w:sdtEndPr/>
        <w:sdtContent>
          <w:r w:rsidR="001C25BA">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JhMWE1ZTM5LTk2ZWItNDk5OC05ZmJiLTZiMTkyODllNTVjOSIsIkVudHJpZXMiOlt7IiRpZCI6IjIiLCIkdHlwZSI6IlN3aXNzQWNhZGVtaWMuQ2l0YXZpLkNpdGF0aW9ucy5Xb3JkUGxhY2Vob2xkZXJFbnRyeSwgU3dpc3NBY2FkZW1pYy5DaXRhdmkiLCJJZCI6ImM4ZjBkOTRlLWYzMjItNDdjMS05N2M1LWE1MjRhN2MwNjM3M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QtMTBUMTQ6NDA6MzE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NmZWIyYzA1OC1kN2Y2LTQ2NGUtOWNmMy1hNmZlNGYzNTU0MjYiLCJUZXh0IjoiRmlzZ2F0aXZhIGV0IGFsLiIsIldBSVZlcnNpb24iOiI2LjE1LjIuMCJ9}</w:instrText>
          </w:r>
          <w:r w:rsidR="001C25BA">
            <w:rPr>
              <w:lang w:val="en-US"/>
            </w:rPr>
            <w:fldChar w:fldCharType="separate"/>
          </w:r>
          <w:r w:rsidR="00046EEC">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2a1a5e39-96eb-4998-9fbb-6b19289e55c9"/>
          <w:id w:val="-1903829199"/>
          <w:placeholder>
            <w:docPart w:val="DefaultPlaceholder_-1854013440"/>
          </w:placeholder>
        </w:sdtPr>
        <w:sdtEndPr/>
        <w:sdtContent>
          <w:r w:rsidR="001C25BA">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ZlYjJjMDU4LWQ3ZjYtNDY0ZS05Y2YzLWE2ZmU0ZjM1NTQyNiIsIkVudHJpZXMiOlt7IiRpZCI6IjIiLCIkdHlwZSI6IlN3aXNzQWNhZGVtaWMuQ2l0YXZpLkNpdGF0aW9ucy5Xb3JkUGxhY2Vob2xkZXJFbnRyeSwgU3dpc3NBY2FkZW1pYy5DaXRhdmkiLCJJZCI6IjRhZTg0NTg5LTE1MmQtNGJlZS04NWQxLWMzMDhhYjI4YzYzNi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0LTEwVDE0OjQwOjM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MmExYTVlMzktOTZlYi00OTk4LTlmYmItNmIxOTI4OWU1NWM5IiwiVGV4dCI6IigyMDIwKSIsIldBSVZlcnNpb24iOiI2LjE1LjIuMCJ9}</w:instrText>
          </w:r>
          <w:r w:rsidR="001C25BA">
            <w:rPr>
              <w:lang w:val="en-US"/>
            </w:rPr>
            <w:fldChar w:fldCharType="separate"/>
          </w:r>
          <w:r w:rsidR="00046EEC">
            <w:rPr>
              <w:lang w:val="en-US"/>
            </w:rPr>
            <w:t>(2020)</w:t>
          </w:r>
          <w:r w:rsidR="001C25BA">
            <w:rPr>
              <w:lang w:val="en-US"/>
            </w:rPr>
            <w:fldChar w:fldCharType="end"/>
          </w:r>
        </w:sdtContent>
      </w:sdt>
      <w:r w:rsidR="001C25BA">
        <w:rPr>
          <w:lang w:val="en-US"/>
        </w:rPr>
        <w:t xml:space="preserve"> </w:t>
      </w:r>
      <w:r w:rsidRPr="100FEDD3">
        <w:rPr>
          <w:lang w:val="en-US"/>
        </w:rPr>
        <w:t>report significantly higher ones with CH, PR and LI in the range of 84, 4 and 5 g L</w:t>
      </w:r>
      <w:r w:rsidRPr="100FEDD3">
        <w:rPr>
          <w:vertAlign w:val="superscript"/>
          <w:lang w:val="en-US"/>
        </w:rPr>
        <w:t>-1</w:t>
      </w:r>
      <w:r w:rsidRPr="100FEDD3">
        <w:rPr>
          <w:lang w:val="en-US"/>
        </w:rPr>
        <w:t xml:space="preserve">. Likewise, for </w:t>
      </w:r>
      <w:r w:rsidR="00BC48B2">
        <w:rPr>
          <w:lang w:val="en-US"/>
        </w:rPr>
        <w:t>M</w:t>
      </w:r>
      <w:r w:rsidRPr="100FEDD3">
        <w:rPr>
          <w:lang w:val="en-US"/>
        </w:rPr>
        <w:t>S, CH concentrations reported by</w:t>
      </w:r>
      <w:r w:rsidR="001C25BA">
        <w:rPr>
          <w:lang w:val="en-US"/>
        </w:rPr>
        <w:t xml:space="preserve"> </w:t>
      </w:r>
      <w:sdt>
        <w:sdtPr>
          <w:rPr>
            <w:lang w:val="en-US"/>
          </w:rPr>
          <w:alias w:val="To edit, see citavi.com/edit"/>
          <w:tag w:val="CitaviPlaceholder#612e469b-5aa6-4be5-910e-3f1dd2980a10"/>
          <w:id w:val="861712903"/>
          <w:placeholder>
            <w:docPart w:val="DefaultPlaceholder_-1854013440"/>
          </w:placeholder>
        </w:sdtPr>
        <w:sdtEndPr/>
        <w:sdtContent>
          <w:r w:rsidR="001C25BA">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2IwMzNlMzNjLTBlYjAtNGMwNy05ZWQxLTY0NjQ2OWRhYmJjOSIsIkVudHJpZXMiOlt7IiRpZCI6IjIiLCIkdHlwZSI6IlN3aXNzQWNhZGVtaWMuQ2l0YXZpLkNpdGF0aW9ucy5Xb3JkUGxhY2Vob2xkZXJFbnRyeSwgU3dpc3NBY2FkZW1pYy5DaXRhdmkiLCJJZCI6IjU0MzA4ZTU1LWUwNGItNGZjZS1hODcyLTUyZTYxNDdlYTViY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QtMTBUMTQ6NDA6MzE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2MTJlNDY5Yi01YWE2LTRiZTUtOTEwZS0zZjFkZDI5ODBhMTAiLCJUZXh0IjoiRmlzZ2F0aXZhIGV0IGFsLiIsIldBSVZlcnNpb24iOiI2LjE1LjIuMCJ9}</w:instrText>
          </w:r>
          <w:r w:rsidR="001C25BA">
            <w:rPr>
              <w:lang w:val="en-US"/>
            </w:rPr>
            <w:fldChar w:fldCharType="separate"/>
          </w:r>
          <w:r w:rsidR="00046EEC">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b033e33c-0eb0-4c07-9ed1-646469dabbc9"/>
          <w:id w:val="1372341125"/>
          <w:placeholder>
            <w:docPart w:val="DefaultPlaceholder_-1854013440"/>
          </w:placeholder>
        </w:sdtPr>
        <w:sdtEndPr/>
        <w:sdtContent>
          <w:r w:rsidR="001C25BA">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YxMmU0NjliLTVhYTYtNGJlNS05MTBlLTNmMWRkMjk4MGExMCIsIkVudHJpZXMiOlt7IiRpZCI6IjIiLCIkdHlwZSI6IlN3aXNzQWNhZGVtaWMuQ2l0YXZpLkNpdGF0aW9ucy5Xb3JkUGxhY2Vob2xkZXJFbnRyeSwgU3dpc3NBY2FkZW1pYy5DaXRhdmkiLCJJZCI6IjAwOTUzMWMwLTI5NGUtNGM0Mi04MjA3LTRkOTBmODVjNWNjO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0LTEwVDE0OjQwOjM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YjAzM2UzM2MtMGViMC00YzA3LTllZDEtNjQ2NDY5ZGFiYmM5IiwiVGV4dCI6IigyMDIwKSIsIldBSVZlcnNpb24iOiI2LjE1LjIuMCJ9}</w:instrText>
          </w:r>
          <w:r w:rsidR="001C25BA">
            <w:rPr>
              <w:lang w:val="en-US"/>
            </w:rPr>
            <w:fldChar w:fldCharType="separate"/>
          </w:r>
          <w:r w:rsidR="00046EEC">
            <w:rPr>
              <w:lang w:val="en-US"/>
            </w:rPr>
            <w:t>(2020)</w:t>
          </w:r>
          <w:r w:rsidR="001C25BA">
            <w:rPr>
              <w:lang w:val="en-US"/>
            </w:rPr>
            <w:fldChar w:fldCharType="end"/>
          </w:r>
        </w:sdtContent>
      </w:sdt>
      <w:r w:rsidRPr="100FEDD3">
        <w:rPr>
          <w:lang w:val="en-US"/>
        </w:rPr>
        <w:t xml:space="preserve"> are in the same range, whereas PR are much lower and LI much higher than in the present study. Furthermore,</w:t>
      </w:r>
      <w:r w:rsidR="001C25BA">
        <w:rPr>
          <w:lang w:val="en-US"/>
        </w:rPr>
        <w:t xml:space="preserve"> </w:t>
      </w:r>
      <w:sdt>
        <w:sdtPr>
          <w:rPr>
            <w:lang w:val="en-US"/>
          </w:rPr>
          <w:alias w:val="To edit, see citavi.com/edit"/>
          <w:tag w:val="CitaviPlaceholder#6f4146be-3062-46ec-a807-f87e4f158750"/>
          <w:id w:val="-144434444"/>
          <w:placeholder>
            <w:docPart w:val="DefaultPlaceholder_-1854013440"/>
          </w:placeholder>
        </w:sdtPr>
        <w:sdtEndPr/>
        <w:sdtContent>
          <w:r w:rsidR="001C25BA">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lkZmZjNDE4LTc5NGYtNGRkZi1iNzgwLTVmMzdmMjViN2Q0NyIsIkVudHJpZXMiOlt7IiRpZCI6IjIiLCIkdHlwZSI6IlN3aXNzQWNhZGVtaWMuQ2l0YXZpLkNpdGF0aW9ucy5Xb3JkUGxhY2Vob2xkZXJFbnRyeSwgU3dpc3NBY2FkZW1pYy5DaXRhdmkiLCJJZCI6IjkzNWU2MjU4LTFhMzQtNDMzZS1hYWJmLTBlYWI4ZDg1ZjM2NC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QtMTBUMTQ6NDA6MzE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zZmNDE0NmJlLTMwNjItNDZlYy1hODA3LWY4N2U0ZjE1ODc1MCIsIlRleHQiOiJXZWlucmljaCBldCBhbC4iLCJXQUlWZXJzaW9uIjoiNi4xNS4yLjAifQ==}</w:instrText>
          </w:r>
          <w:r w:rsidR="001C25BA">
            <w:rPr>
              <w:lang w:val="en-US"/>
            </w:rPr>
            <w:fldChar w:fldCharType="separate"/>
          </w:r>
          <w:r w:rsidR="00046EEC">
            <w:rPr>
              <w:lang w:val="en-US"/>
            </w:rPr>
            <w:t>Weinrich et al.</w:t>
          </w:r>
          <w:r w:rsidR="001C25BA">
            <w:rPr>
              <w:lang w:val="en-US"/>
            </w:rPr>
            <w:fldChar w:fldCharType="end"/>
          </w:r>
        </w:sdtContent>
      </w:sdt>
      <w:r w:rsidR="001C25BA">
        <w:rPr>
          <w:lang w:val="en-US"/>
        </w:rPr>
        <w:t xml:space="preserve"> </w:t>
      </w:r>
      <w:sdt>
        <w:sdtPr>
          <w:rPr>
            <w:lang w:val="en-US"/>
          </w:rPr>
          <w:alias w:val="To edit, see citavi.com/edit"/>
          <w:tag w:val="CitaviPlaceholder#9dffc418-794f-4ddf-b780-5f37f25b7d47"/>
          <w:id w:val="932625113"/>
          <w:placeholder>
            <w:docPart w:val="DefaultPlaceholder_-1854013440"/>
          </w:placeholder>
        </w:sdtPr>
        <w:sdtEndPr/>
        <w:sdtContent>
          <w:r w:rsidR="001C25BA">
            <w:rPr>
              <w:lang w:val="en-US"/>
            </w:rPr>
            <w:fldChar w:fldCharType="begin"/>
          </w:r>
          <w:r w:rsidR="00046EEC">
            <w:rPr>
              <w:lang w:val="en-US"/>
            </w:rPr>
            <w:instrText>ADDIN CitaviPlaceholder{eyIkaWQiOiIxIiwiJHR5cGUiOiJTd2lzc0FjYWRlbWljLkNpdGF2aS5DaXRhdGlvbnMuV29yZFBsYWNlaG9sZGVyLCBTd2lzc0FjYWRlbWljLkNpdGF2aSIsIkFzc29jaWF0ZVdpdGhQbGFjZWhvbGRlclRhZyI6IkNpdGF2aVBsYWNlaG9sZGVyIzZmNDE0NmJlLTMwNjItNDZlYy1hODA3LWY4N2U0ZjE1ODc1MCIsIkVudHJpZXMiOlt7IiRpZCI6IjIiLCIkdHlwZSI6IlN3aXNzQWNhZGVtaWMuQ2l0YXZpLkNpdGF0aW9ucy5Xb3JkUGxhY2Vob2xkZXJFbnRyeSwgU3dpc3NBY2FkZW1pYy5DaXRhdmkiLCJJZCI6IjI1YWZmNTgzLTZlNTUtNDBmNS1iOGM4LWM1YWIxY2RmMGY1NC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0LTEwVDE0OjQwOjM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OWRmZmM0MTgtNzk0Zi00ZGRmLWI3ODAtNWYzN2YyNWI3ZDQ3IiwiVGV4dCI6IigyMDIxKSIsIldBSVZlcnNpb24iOiI2LjE1LjIuMCJ9}</w:instrText>
          </w:r>
          <w:r w:rsidR="001C25BA">
            <w:rPr>
              <w:lang w:val="en-US"/>
            </w:rPr>
            <w:fldChar w:fldCharType="separate"/>
          </w:r>
          <w:r w:rsidR="00046EEC">
            <w:rPr>
              <w:lang w:val="en-US"/>
            </w:rPr>
            <w:t>(2021)</w:t>
          </w:r>
          <w:r w:rsidR="001C25BA">
            <w:rPr>
              <w:lang w:val="en-US"/>
            </w:rPr>
            <w:fldChar w:fldCharType="end"/>
          </w:r>
        </w:sdtContent>
      </w:sdt>
      <w:r w:rsidRPr="100FEDD3">
        <w:rPr>
          <w:lang w:val="en-US"/>
        </w:rPr>
        <w:t xml:space="preserve"> determined a comparable PR concentration for SBS as in this study, but lower CH (178 g L</w:t>
      </w:r>
      <w:r w:rsidRPr="100FEDD3">
        <w:rPr>
          <w:vertAlign w:val="superscript"/>
          <w:lang w:val="en-US"/>
        </w:rPr>
        <w:t>-1</w:t>
      </w:r>
      <w:r w:rsidRPr="100FEDD3">
        <w:rPr>
          <w:lang w:val="en-US"/>
        </w:rPr>
        <w:t>) and much higher LI concentrations (6 g L</w:t>
      </w:r>
      <w:r w:rsidRPr="100FEDD3">
        <w:rPr>
          <w:vertAlign w:val="superscript"/>
          <w:lang w:val="en-US"/>
        </w:rPr>
        <w:t>-1</w:t>
      </w:r>
      <w:r w:rsidRPr="100FEDD3">
        <w:rPr>
          <w:lang w:val="en-US"/>
        </w:rPr>
        <w:t>).</w:t>
      </w:r>
    </w:p>
    <w:p w14:paraId="18443EAD" w14:textId="40669BFB" w:rsidR="00E20419" w:rsidRDefault="00375272" w:rsidP="00E20419">
      <w:pPr>
        <w:rPr>
          <w:lang w:val="en-US"/>
        </w:rPr>
      </w:pPr>
      <w:r w:rsidRPr="00F606DE">
        <w:rPr>
          <w:lang w:val="en-US"/>
        </w:rPr>
        <w:t>In summary,</w:t>
      </w:r>
      <w:r w:rsidR="00F606DE" w:rsidRPr="00F606DE">
        <w:rPr>
          <w:lang w:val="en-US"/>
        </w:rPr>
        <w:t xml:space="preserve"> </w:t>
      </w:r>
      <w:r w:rsidR="100FEDD3" w:rsidRPr="100FEDD3">
        <w:rPr>
          <w:lang w:val="en-US"/>
        </w:rPr>
        <w:t xml:space="preserve">ADM1 influent characterization of agricultural substrates results in starkly different macronutrient values for comparable substrate types. </w:t>
      </w:r>
      <w:commentRangeStart w:id="173"/>
      <w:r w:rsidR="100FEDD3" w:rsidRPr="100FEDD3">
        <w:rPr>
          <w:lang w:val="en-US"/>
        </w:rPr>
        <w:t xml:space="preserve">This can be attributed to seasonal fluctuations, sampling and measurement errors and different assumptions on </w:t>
      </w:r>
      <w:r w:rsidR="0045620C">
        <w:rPr>
          <w:lang w:val="en-US"/>
        </w:rPr>
        <w:t>degradability</w:t>
      </w:r>
      <w:r w:rsidR="100FEDD3" w:rsidRPr="100FEDD3">
        <w:rPr>
          <w:lang w:val="en-US"/>
        </w:rPr>
        <w:t xml:space="preserve">. </w:t>
      </w:r>
      <w:commentRangeEnd w:id="173"/>
      <w:r w:rsidR="00805B9D">
        <w:rPr>
          <w:rStyle w:val="Kommentarzeichen"/>
        </w:rPr>
        <w:commentReference w:id="173"/>
      </w:r>
      <w:r w:rsidR="100FEDD3" w:rsidRPr="100FEDD3">
        <w:rPr>
          <w:lang w:val="en-US"/>
        </w:rPr>
        <w:t>Linear</w:t>
      </w:r>
      <w:r w:rsidR="00F606DE">
        <w:rPr>
          <w:lang w:val="en-US"/>
        </w:rPr>
        <w:t xml:space="preserve"> uncertainty propagation based on measurement uncertainties </w:t>
      </w:r>
      <w:r w:rsidR="00D92C2F">
        <w:rPr>
          <w:lang w:val="en-US"/>
        </w:rPr>
        <w:t xml:space="preserve">results in </w:t>
      </w:r>
      <w:r w:rsidR="006B0581">
        <w:rPr>
          <w:lang w:val="en-US"/>
        </w:rPr>
        <w:t xml:space="preserve">substantial </w:t>
      </w:r>
      <w:r w:rsidR="3D37C07F" w:rsidRPr="3D37C07F">
        <w:rPr>
          <w:lang w:val="en-US"/>
        </w:rPr>
        <w:t>error bands</w:t>
      </w:r>
      <w:r w:rsidR="006B0581">
        <w:rPr>
          <w:lang w:val="en-US"/>
        </w:rPr>
        <w:t xml:space="preserve">, </w:t>
      </w:r>
      <w:r w:rsidR="00F606DE">
        <w:rPr>
          <w:lang w:val="en-US"/>
        </w:rPr>
        <w:t xml:space="preserve">which </w:t>
      </w:r>
      <w:r w:rsidR="00E13B2A">
        <w:rPr>
          <w:lang w:val="en-US"/>
        </w:rPr>
        <w:t xml:space="preserve">realistically </w:t>
      </w:r>
      <w:r w:rsidR="006B0581">
        <w:rPr>
          <w:lang w:val="en-US"/>
        </w:rPr>
        <w:t xml:space="preserve">reflect </w:t>
      </w:r>
      <w:r w:rsidR="00283B3B">
        <w:rPr>
          <w:lang w:val="en-US"/>
        </w:rPr>
        <w:t xml:space="preserve">measured </w:t>
      </w:r>
      <w:r w:rsidR="00CA079C">
        <w:rPr>
          <w:lang w:val="en-US"/>
        </w:rPr>
        <w:t>uncertainties of</w:t>
      </w:r>
      <w:r w:rsidR="00F606DE">
        <w:rPr>
          <w:lang w:val="en-US"/>
        </w:rPr>
        <w:t xml:space="preserve"> ADM1 substrate characterization</w:t>
      </w:r>
      <w:commentRangeStart w:id="174"/>
      <w:r w:rsidR="00155B5A">
        <w:rPr>
          <w:lang w:val="en-US"/>
        </w:rPr>
        <w:t xml:space="preserve">, but </w:t>
      </w:r>
      <w:r w:rsidR="00892683">
        <w:rPr>
          <w:lang w:val="en-US"/>
        </w:rPr>
        <w:t xml:space="preserve">for </w:t>
      </w:r>
      <w:r w:rsidR="0066727C">
        <w:rPr>
          <w:lang w:val="en-US"/>
        </w:rPr>
        <w:t xml:space="preserve">LI </w:t>
      </w:r>
      <w:r w:rsidR="100FEDD3" w:rsidRPr="100FEDD3">
        <w:rPr>
          <w:lang w:val="en-US"/>
        </w:rPr>
        <w:t xml:space="preserve">in </w:t>
      </w:r>
      <w:r w:rsidR="00BC48B2">
        <w:rPr>
          <w:lang w:val="en-US"/>
        </w:rPr>
        <w:t>M</w:t>
      </w:r>
      <w:r w:rsidR="100FEDD3" w:rsidRPr="100FEDD3">
        <w:rPr>
          <w:lang w:val="en-US"/>
        </w:rPr>
        <w:t xml:space="preserve">S and </w:t>
      </w:r>
      <w:proofErr w:type="spellStart"/>
      <w:r w:rsidR="100FEDD3" w:rsidRPr="100FEDD3">
        <w:rPr>
          <w:lang w:val="en-US"/>
        </w:rPr>
        <w:t>GrS</w:t>
      </w:r>
      <w:proofErr w:type="spellEnd"/>
      <w:r w:rsidR="100FEDD3" w:rsidRPr="100FEDD3">
        <w:rPr>
          <w:lang w:val="en-US"/>
        </w:rPr>
        <w:t xml:space="preserve"> rather </w:t>
      </w:r>
      <w:r w:rsidR="0066727C">
        <w:rPr>
          <w:lang w:val="en-US"/>
        </w:rPr>
        <w:t>re</w:t>
      </w:r>
      <w:r w:rsidR="00155B5A">
        <w:rPr>
          <w:lang w:val="en-US"/>
        </w:rPr>
        <w:t xml:space="preserve">present </w:t>
      </w:r>
      <w:r w:rsidR="00085399">
        <w:rPr>
          <w:lang w:val="en-US"/>
        </w:rPr>
        <w:t>l</w:t>
      </w:r>
      <w:r w:rsidR="00155B5A">
        <w:rPr>
          <w:lang w:val="en-US"/>
        </w:rPr>
        <w:t>ower estimate</w:t>
      </w:r>
      <w:r w:rsidR="00085399">
        <w:rPr>
          <w:lang w:val="en-US"/>
        </w:rPr>
        <w:t>s</w:t>
      </w:r>
      <w:commentRangeEnd w:id="174"/>
      <w:r w:rsidR="00805B9D">
        <w:rPr>
          <w:rStyle w:val="Kommentarzeichen"/>
        </w:rPr>
        <w:commentReference w:id="174"/>
      </w:r>
      <w:r w:rsidR="100FEDD3" w:rsidRPr="100FEDD3">
        <w:rPr>
          <w:lang w:val="en-US"/>
        </w:rPr>
        <w:t>.</w:t>
      </w:r>
      <w:r w:rsidR="00F606DE">
        <w:rPr>
          <w:lang w:val="en-US"/>
        </w:rPr>
        <w:t xml:space="preserve"> </w:t>
      </w:r>
      <w:commentRangeStart w:id="175"/>
      <w:r w:rsidR="00F606DE" w:rsidRPr="00EF4D0B">
        <w:rPr>
          <w:strike/>
          <w:lang w:val="en-US"/>
          <w:rPrChange w:id="176" w:author="Sören Weinrich" w:date="2025-04-25T14:35:00Z">
            <w:rPr>
              <w:lang w:val="en-US"/>
            </w:rPr>
          </w:rPrChange>
        </w:rPr>
        <w:t xml:space="preserve">Moreover, </w:t>
      </w:r>
      <w:r w:rsidR="00B2251B" w:rsidRPr="00EF4D0B">
        <w:rPr>
          <w:strike/>
          <w:lang w:val="en-US"/>
          <w:rPrChange w:id="177" w:author="Sören Weinrich" w:date="2025-04-25T14:35:00Z">
            <w:rPr>
              <w:lang w:val="en-US"/>
            </w:rPr>
          </w:rPrChange>
        </w:rPr>
        <w:t xml:space="preserve">among the considered substrates, </w:t>
      </w:r>
      <w:r w:rsidR="00CA079C" w:rsidRPr="00EF4D0B">
        <w:rPr>
          <w:strike/>
          <w:lang w:val="en-US"/>
          <w:rPrChange w:id="178" w:author="Sören Weinrich" w:date="2025-04-25T14:35:00Z">
            <w:rPr>
              <w:lang w:val="en-US"/>
            </w:rPr>
          </w:rPrChange>
        </w:rPr>
        <w:t xml:space="preserve">SBS by </w:t>
      </w:r>
      <w:r w:rsidR="00B2251B" w:rsidRPr="00EF4D0B">
        <w:rPr>
          <w:strike/>
          <w:lang w:val="en-US"/>
          <w:rPrChange w:id="179" w:author="Sören Weinrich" w:date="2025-04-25T14:35:00Z">
            <w:rPr>
              <w:lang w:val="en-US"/>
            </w:rPr>
          </w:rPrChange>
        </w:rPr>
        <w:t xml:space="preserve">far </w:t>
      </w:r>
      <w:r w:rsidR="00CA079C" w:rsidRPr="00EF4D0B">
        <w:rPr>
          <w:strike/>
          <w:lang w:val="en-US"/>
          <w:rPrChange w:id="180" w:author="Sören Weinrich" w:date="2025-04-25T14:35:00Z">
            <w:rPr>
              <w:lang w:val="en-US"/>
            </w:rPr>
          </w:rPrChange>
        </w:rPr>
        <w:t xml:space="preserve">shows </w:t>
      </w:r>
      <w:r w:rsidR="00B2251B" w:rsidRPr="00EF4D0B">
        <w:rPr>
          <w:strike/>
          <w:lang w:val="en-US"/>
          <w:rPrChange w:id="181" w:author="Sören Weinrich" w:date="2025-04-25T14:35:00Z">
            <w:rPr>
              <w:lang w:val="en-US"/>
            </w:rPr>
          </w:rPrChange>
        </w:rPr>
        <w:t xml:space="preserve">the highest </w:t>
      </w:r>
      <w:r w:rsidR="00CA079C" w:rsidRPr="00EF4D0B">
        <w:rPr>
          <w:strike/>
          <w:lang w:val="en-US"/>
          <w:rPrChange w:id="182" w:author="Sören Weinrich" w:date="2025-04-25T14:35:00Z">
            <w:rPr>
              <w:lang w:val="en-US"/>
            </w:rPr>
          </w:rPrChange>
        </w:rPr>
        <w:t>CH concentrations</w:t>
      </w:r>
      <w:r w:rsidR="3D37C07F" w:rsidRPr="00EF4D0B">
        <w:rPr>
          <w:strike/>
          <w:lang w:val="en-US"/>
          <w:rPrChange w:id="183" w:author="Sören Weinrich" w:date="2025-04-25T14:35:00Z">
            <w:rPr>
              <w:lang w:val="en-US"/>
            </w:rPr>
          </w:rPrChange>
        </w:rPr>
        <w:t xml:space="preserve">, </w:t>
      </w:r>
      <w:r w:rsidR="00085399" w:rsidRPr="00EF4D0B">
        <w:rPr>
          <w:strike/>
          <w:lang w:val="en-US"/>
          <w:rPrChange w:id="184" w:author="Sören Weinrich" w:date="2025-04-25T14:35:00Z">
            <w:rPr>
              <w:lang w:val="en-US"/>
            </w:rPr>
          </w:rPrChange>
        </w:rPr>
        <w:t xml:space="preserve">and </w:t>
      </w:r>
      <w:r w:rsidR="00B2251B" w:rsidRPr="00EF4D0B">
        <w:rPr>
          <w:strike/>
          <w:lang w:val="en-US"/>
          <w:rPrChange w:id="185" w:author="Sören Weinrich" w:date="2025-04-25T14:35:00Z">
            <w:rPr>
              <w:lang w:val="en-US"/>
            </w:rPr>
          </w:rPrChange>
        </w:rPr>
        <w:t xml:space="preserve">the largest </w:t>
      </w:r>
      <w:r w:rsidR="00FD2ED4" w:rsidRPr="00EF4D0B">
        <w:rPr>
          <w:strike/>
          <w:lang w:val="en-US"/>
          <w:rPrChange w:id="186" w:author="Sören Weinrich" w:date="2025-04-25T14:35:00Z">
            <w:rPr>
              <w:lang w:val="en-US"/>
            </w:rPr>
          </w:rPrChange>
        </w:rPr>
        <w:t xml:space="preserve">measured </w:t>
      </w:r>
      <w:r w:rsidR="3D37C07F" w:rsidRPr="00EF4D0B">
        <w:rPr>
          <w:strike/>
          <w:lang w:val="en-US"/>
          <w:rPrChange w:id="187" w:author="Sören Weinrich" w:date="2025-04-25T14:35:00Z">
            <w:rPr>
              <w:lang w:val="en-US"/>
            </w:rPr>
          </w:rPrChange>
        </w:rPr>
        <w:t>error band.</w:t>
      </w:r>
      <w:r w:rsidR="3D37C07F" w:rsidRPr="3D37C07F">
        <w:rPr>
          <w:lang w:val="en-US"/>
        </w:rPr>
        <w:t xml:space="preserve"> </w:t>
      </w:r>
      <w:commentRangeEnd w:id="175"/>
      <w:r w:rsidR="00EF4D0B">
        <w:rPr>
          <w:rStyle w:val="Kommentarzeichen"/>
        </w:rPr>
        <w:commentReference w:id="175"/>
      </w:r>
      <w:commentRangeStart w:id="188"/>
      <w:r w:rsidR="100FEDD3" w:rsidRPr="100FEDD3">
        <w:rPr>
          <w:lang w:val="en-US"/>
        </w:rPr>
        <w:t xml:space="preserve">The </w:t>
      </w:r>
      <w:r w:rsidR="3D37C07F" w:rsidRPr="3D37C07F">
        <w:rPr>
          <w:lang w:val="en-US"/>
        </w:rPr>
        <w:t xml:space="preserve">impact </w:t>
      </w:r>
      <w:r w:rsidR="100FEDD3" w:rsidRPr="100FEDD3">
        <w:rPr>
          <w:lang w:val="en-US"/>
        </w:rPr>
        <w:t xml:space="preserve">of uncertain substrate characterization on model predictions </w:t>
      </w:r>
      <w:r w:rsidR="00FC5A6E">
        <w:rPr>
          <w:lang w:val="en-US"/>
        </w:rPr>
        <w:t xml:space="preserve">is </w:t>
      </w:r>
      <w:r w:rsidR="3D37C07F" w:rsidRPr="3D37C07F">
        <w:rPr>
          <w:lang w:val="en-US"/>
        </w:rPr>
        <w:t xml:space="preserve">therefore </w:t>
      </w:r>
      <w:r w:rsidR="00FC5A6E">
        <w:rPr>
          <w:lang w:val="en-US"/>
        </w:rPr>
        <w:t>discussed in the following.</w:t>
      </w:r>
      <w:commentRangeEnd w:id="188"/>
      <w:r w:rsidR="00EF4D0B">
        <w:rPr>
          <w:rStyle w:val="Kommentarzeichen"/>
        </w:rPr>
        <w:commentReference w:id="188"/>
      </w:r>
    </w:p>
    <w:p w14:paraId="451FFCF4" w14:textId="3B7ACCB1" w:rsidR="001D24C9" w:rsidRDefault="001D24C9" w:rsidP="001D24C9">
      <w:pPr>
        <w:pStyle w:val="berschrift2"/>
        <w:rPr>
          <w:lang w:val="en-US"/>
        </w:rPr>
      </w:pPr>
      <w:r>
        <w:rPr>
          <w:lang w:val="en-US"/>
        </w:rPr>
        <w:t xml:space="preserve">3.2 Sensitivity analysis </w:t>
      </w:r>
      <w:r w:rsidR="00F5531E">
        <w:rPr>
          <w:lang w:val="en-US"/>
        </w:rPr>
        <w:t xml:space="preserve">of </w:t>
      </w:r>
      <w:r w:rsidR="009E324F">
        <w:rPr>
          <w:lang w:val="en-US"/>
        </w:rPr>
        <w:t>uncertain macronutrients</w:t>
      </w:r>
    </w:p>
    <w:p w14:paraId="34B6BEC2" w14:textId="0EC1ABEB" w:rsidR="00E902CC" w:rsidRDefault="00A00C64" w:rsidP="00E20419">
      <w:pPr>
        <w:rPr>
          <w:lang w:val="en-US"/>
        </w:rPr>
      </w:pPr>
      <w:r w:rsidRPr="00EE7C73">
        <w:rPr>
          <w:lang w:val="en-US"/>
        </w:rPr>
        <w:t>Influence</w:t>
      </w:r>
      <w:r>
        <w:rPr>
          <w:lang w:val="en-US"/>
        </w:rPr>
        <w:t xml:space="preserve"> of </w:t>
      </w:r>
      <w:r w:rsidR="00EE7C73">
        <w:rPr>
          <w:lang w:val="en-US"/>
        </w:rPr>
        <w:t>uncertain macronutrient influent concentrations becomes evident when considering them in model simulations</w:t>
      </w:r>
      <w:r w:rsidR="00883993">
        <w:rPr>
          <w:lang w:val="en-US"/>
        </w:rPr>
        <w:t xml:space="preserve"> according to </w:t>
      </w:r>
      <w:r w:rsidR="002B7C16">
        <w:rPr>
          <w:lang w:val="en-US"/>
        </w:rPr>
        <w:t xml:space="preserve">the </w:t>
      </w:r>
      <w:r w:rsidR="00883993">
        <w:rPr>
          <w:lang w:val="en-US"/>
        </w:rPr>
        <w:t xml:space="preserve">block diagram </w:t>
      </w:r>
      <w:r w:rsidR="002B7C16">
        <w:rPr>
          <w:lang w:val="en-US"/>
        </w:rPr>
        <w:t xml:space="preserve">shown </w:t>
      </w:r>
      <w:r w:rsidR="00883993">
        <w:rPr>
          <w:lang w:val="en-US"/>
        </w:rPr>
        <w:t xml:space="preserve">in </w:t>
      </w:r>
      <w:r w:rsidR="00CF1BBF">
        <w:rPr>
          <w:lang w:val="en-US"/>
        </w:rPr>
        <w:t>Fig.</w:t>
      </w:r>
      <w:r w:rsidR="00883993">
        <w:rPr>
          <w:lang w:val="en-US"/>
        </w:rPr>
        <w:t xml:space="preserve"> </w:t>
      </w:r>
      <w:r w:rsidR="00CF1BBF">
        <w:rPr>
          <w:lang w:val="en-US"/>
        </w:rPr>
        <w:t>1d</w:t>
      </w:r>
      <w:r w:rsidR="0068262E">
        <w:rPr>
          <w:lang w:val="en-US"/>
        </w:rPr>
        <w:t>. T</w:t>
      </w:r>
      <w:r w:rsidR="006302C9">
        <w:rPr>
          <w:lang w:val="en-US"/>
        </w:rPr>
        <w:t xml:space="preserve">wo simulators were run in parallel </w:t>
      </w:r>
      <w:r w:rsidR="001013C4">
        <w:rPr>
          <w:lang w:val="en-US"/>
        </w:rPr>
        <w:t xml:space="preserve">and provided with the same </w:t>
      </w:r>
      <w:r w:rsidR="00C31DBC">
        <w:rPr>
          <w:lang w:val="en-US"/>
        </w:rPr>
        <w:t xml:space="preserve">controller input (feed volume flows), but </w:t>
      </w:r>
      <w:r w:rsidR="00EC6006">
        <w:rPr>
          <w:lang w:val="en-US"/>
        </w:rPr>
        <w:t>with different influent concentrations</w:t>
      </w:r>
      <w:r w:rsidR="0068262E">
        <w:rPr>
          <w:lang w:val="en-US"/>
        </w:rPr>
        <w:t xml:space="preserve">: </w:t>
      </w:r>
      <w:r w:rsidR="00EC6006">
        <w:rPr>
          <w:lang w:val="en-US"/>
        </w:rPr>
        <w:t xml:space="preserve">one with nominal </w:t>
      </w:r>
      <w:r w:rsidR="00F337B4">
        <w:rPr>
          <w:lang w:val="en-US"/>
        </w:rPr>
        <w:t xml:space="preserve">and the other </w:t>
      </w:r>
      <w:r w:rsidR="007E5EBA">
        <w:rPr>
          <w:lang w:val="en-US"/>
        </w:rPr>
        <w:t xml:space="preserve">with </w:t>
      </w:r>
      <w:r w:rsidR="00C200AA">
        <w:rPr>
          <w:lang w:val="en-US"/>
        </w:rPr>
        <w:t>elevated values (</w:t>
      </w:r>
      <w:r w:rsidR="009E4522">
        <w:rPr>
          <w:lang w:val="en-US"/>
        </w:rPr>
        <w:t>nominal + 1 SD</w:t>
      </w:r>
      <w:r w:rsidR="00C200AA">
        <w:rPr>
          <w:lang w:val="en-US"/>
        </w:rPr>
        <w:t xml:space="preserve">). </w:t>
      </w:r>
      <w:r w:rsidR="0030043D">
        <w:rPr>
          <w:lang w:val="en-US"/>
        </w:rPr>
        <w:t>The f</w:t>
      </w:r>
      <w:r w:rsidR="006A0C36">
        <w:rPr>
          <w:lang w:val="en-US"/>
        </w:rPr>
        <w:t xml:space="preserve">irst simulator was </w:t>
      </w:r>
      <w:r w:rsidR="001B01BF">
        <w:rPr>
          <w:lang w:val="en-US"/>
        </w:rPr>
        <w:t xml:space="preserve">updated </w:t>
      </w:r>
      <w:r w:rsidR="008C3956">
        <w:rPr>
          <w:lang w:val="en-US"/>
        </w:rPr>
        <w:t>by</w:t>
      </w:r>
      <w:r w:rsidR="001B01BF">
        <w:rPr>
          <w:lang w:val="en-US"/>
        </w:rPr>
        <w:t xml:space="preserve"> </w:t>
      </w:r>
      <w:r w:rsidR="00283864">
        <w:rPr>
          <w:lang w:val="en-US"/>
        </w:rPr>
        <w:t xml:space="preserve">an </w:t>
      </w:r>
      <w:r w:rsidR="001B01BF">
        <w:rPr>
          <w:lang w:val="en-US"/>
        </w:rPr>
        <w:t xml:space="preserve">ideal </w:t>
      </w:r>
      <w:r w:rsidR="00283864">
        <w:rPr>
          <w:lang w:val="en-US"/>
        </w:rPr>
        <w:t>estimator</w:t>
      </w:r>
      <w:r w:rsidR="001B01BF">
        <w:rPr>
          <w:lang w:val="en-US"/>
        </w:rPr>
        <w:t xml:space="preserve"> (</w:t>
      </w:r>
      <w:r w:rsidR="00F5531E">
        <w:rPr>
          <w:lang w:val="en-US"/>
        </w:rPr>
        <w:t xml:space="preserve">assuming </w:t>
      </w:r>
      <w:r w:rsidR="001B01BF">
        <w:rPr>
          <w:lang w:val="en-US"/>
        </w:rPr>
        <w:t xml:space="preserve">no plant-model </w:t>
      </w:r>
      <w:r w:rsidR="001B01BF">
        <w:rPr>
          <w:lang w:val="en-US"/>
        </w:rPr>
        <w:lastRenderedPageBreak/>
        <w:t>mismatch) at each time step</w:t>
      </w:r>
      <w:r w:rsidR="0097747C">
        <w:rPr>
          <w:lang w:val="en-US"/>
        </w:rPr>
        <w:t>, the second</w:t>
      </w:r>
      <w:r w:rsidR="00F5531E">
        <w:rPr>
          <w:lang w:val="en-US"/>
        </w:rPr>
        <w:t xml:space="preserve"> one</w:t>
      </w:r>
      <w:r w:rsidR="0097747C">
        <w:rPr>
          <w:lang w:val="en-US"/>
        </w:rPr>
        <w:t xml:space="preserve"> was run in open loop</w:t>
      </w:r>
      <w:r w:rsidR="00EE7C73">
        <w:rPr>
          <w:lang w:val="en-US"/>
        </w:rPr>
        <w:t>.</w:t>
      </w:r>
      <w:r w:rsidR="0018629C">
        <w:rPr>
          <w:lang w:val="en-US"/>
        </w:rPr>
        <w:t xml:space="preserve"> This approach was </w:t>
      </w:r>
      <w:r w:rsidR="00BE51E8">
        <w:rPr>
          <w:lang w:val="en-US"/>
        </w:rPr>
        <w:t>applied</w:t>
      </w:r>
      <w:r w:rsidR="0018629C">
        <w:rPr>
          <w:lang w:val="en-US"/>
        </w:rPr>
        <w:t xml:space="preserve"> for all three macronutrients individually</w:t>
      </w:r>
      <w:r w:rsidR="004E488C">
        <w:rPr>
          <w:lang w:val="en-US"/>
        </w:rPr>
        <w:t>.</w:t>
      </w:r>
      <w:r w:rsidR="00EE7C73">
        <w:rPr>
          <w:lang w:val="en-US"/>
        </w:rPr>
        <w:t xml:space="preserve"> </w:t>
      </w:r>
      <w:r w:rsidR="00680DD2">
        <w:rPr>
          <w:lang w:val="en-US"/>
        </w:rPr>
        <w:t>S</w:t>
      </w:r>
      <w:r w:rsidR="00BB7599">
        <w:rPr>
          <w:lang w:val="en-US"/>
        </w:rPr>
        <w:t xml:space="preserve">ensitivity analysis </w:t>
      </w:r>
      <w:r w:rsidR="004033CC">
        <w:rPr>
          <w:lang w:val="en-US"/>
        </w:rPr>
        <w:t xml:space="preserve">is discussed by means of </w:t>
      </w:r>
      <w:r w:rsidR="00BB7599">
        <w:rPr>
          <w:lang w:val="en-US"/>
        </w:rPr>
        <w:t xml:space="preserve">case study </w:t>
      </w:r>
      <w:r w:rsidR="003024D1">
        <w:rPr>
          <w:lang w:val="en-US"/>
        </w:rPr>
        <w:t>1</w:t>
      </w:r>
      <w:r w:rsidR="003A0427">
        <w:rPr>
          <w:lang w:val="en-US"/>
        </w:rPr>
        <w:t>, while t</w:t>
      </w:r>
      <w:r w:rsidR="00BB7599">
        <w:rPr>
          <w:lang w:val="en-US"/>
        </w:rPr>
        <w:t xml:space="preserve">he </w:t>
      </w:r>
      <w:r w:rsidR="008C3956">
        <w:rPr>
          <w:lang w:val="en-US"/>
        </w:rPr>
        <w:t xml:space="preserve">corresponding </w:t>
      </w:r>
      <w:r w:rsidR="00BB7599">
        <w:rPr>
          <w:lang w:val="en-US"/>
        </w:rPr>
        <w:t xml:space="preserve">controller performance </w:t>
      </w:r>
      <w:r w:rsidR="00291873">
        <w:rPr>
          <w:lang w:val="en-US"/>
        </w:rPr>
        <w:t xml:space="preserve">shall be </w:t>
      </w:r>
      <w:r w:rsidR="00BB7599">
        <w:rPr>
          <w:lang w:val="en-US"/>
        </w:rPr>
        <w:t xml:space="preserve">discussed </w:t>
      </w:r>
      <w:r w:rsidR="00236090">
        <w:rPr>
          <w:lang w:val="en-US"/>
        </w:rPr>
        <w:t xml:space="preserve">in </w:t>
      </w:r>
      <w:r w:rsidR="00F5531E">
        <w:rPr>
          <w:lang w:val="en-US"/>
        </w:rPr>
        <w:t>Sec. 3.3.1</w:t>
      </w:r>
      <w:r w:rsidR="00236090">
        <w:rPr>
          <w:lang w:val="en-US"/>
        </w:rPr>
        <w:t xml:space="preserve">. </w:t>
      </w:r>
    </w:p>
    <w:p w14:paraId="4B9F7CA4" w14:textId="16BE94A8" w:rsidR="00D20AD4" w:rsidRDefault="00545535" w:rsidP="00E20419">
      <w:pPr>
        <w:rPr>
          <w:lang w:val="en-US"/>
        </w:rPr>
      </w:pPr>
      <w:r>
        <w:rPr>
          <w:lang w:val="en-US"/>
        </w:rPr>
        <w:t>M</w:t>
      </w:r>
      <w:r w:rsidR="00A75A76">
        <w:rPr>
          <w:lang w:val="en-US"/>
        </w:rPr>
        <w:t>odel</w:t>
      </w:r>
      <w:r w:rsidR="00EE7C73">
        <w:rPr>
          <w:lang w:val="en-US"/>
        </w:rPr>
        <w:t xml:space="preserve"> </w:t>
      </w:r>
      <w:r w:rsidR="004E488C">
        <w:rPr>
          <w:lang w:val="en-US"/>
        </w:rPr>
        <w:t xml:space="preserve">simulations for different </w:t>
      </w:r>
      <w:r w:rsidR="00730FD8">
        <w:rPr>
          <w:lang w:val="en-US"/>
        </w:rPr>
        <w:t>realizations</w:t>
      </w:r>
      <w:r w:rsidR="004E488C">
        <w:rPr>
          <w:lang w:val="en-US"/>
        </w:rPr>
        <w:t xml:space="preserve"> </w:t>
      </w:r>
      <w:r w:rsidR="009A1DF2">
        <w:rPr>
          <w:lang w:val="en-US"/>
        </w:rPr>
        <w:t xml:space="preserve">of </w:t>
      </w:r>
      <w:r w:rsidR="00730FD8">
        <w:rPr>
          <w:lang w:val="en-US"/>
        </w:rPr>
        <w:t xml:space="preserve">influent </w:t>
      </w:r>
      <w:r w:rsidR="009A1DF2">
        <w:rPr>
          <w:lang w:val="en-US"/>
        </w:rPr>
        <w:t xml:space="preserve">CH, PR and LI </w:t>
      </w:r>
      <w:r w:rsidR="00730FD8">
        <w:rPr>
          <w:lang w:val="en-US"/>
        </w:rPr>
        <w:t xml:space="preserve">concentrations </w:t>
      </w:r>
      <w:r w:rsidR="009A1DF2">
        <w:rPr>
          <w:lang w:val="en-US"/>
        </w:rPr>
        <w:t>(</w:t>
      </w:r>
      <w:r w:rsidR="00730FD8">
        <w:rPr>
          <w:lang w:val="en-US"/>
        </w:rPr>
        <w:t>nominal</w:t>
      </w:r>
      <w:r w:rsidR="00F5531E">
        <w:rPr>
          <w:lang w:val="en-US"/>
        </w:rPr>
        <w:t xml:space="preserve"> and</w:t>
      </w:r>
      <w:r>
        <w:rPr>
          <w:lang w:val="en-US"/>
        </w:rPr>
        <w:t xml:space="preserve"> </w:t>
      </w:r>
      <w:r w:rsidR="00730FD8">
        <w:rPr>
          <w:lang w:val="en-US"/>
        </w:rPr>
        <w:t>elevated)</w:t>
      </w:r>
      <w:r w:rsidR="000263CA">
        <w:rPr>
          <w:lang w:val="en-US"/>
        </w:rPr>
        <w:t xml:space="preserve"> are shown in the </w:t>
      </w:r>
      <w:r w:rsidR="00854416">
        <w:rPr>
          <w:lang w:val="en-US"/>
        </w:rPr>
        <w:t>SI</w:t>
      </w:r>
      <w:r w:rsidR="004E488C">
        <w:rPr>
          <w:lang w:val="en-US"/>
        </w:rPr>
        <w:t>.</w:t>
      </w:r>
      <w:r w:rsidR="00712922">
        <w:rPr>
          <w:lang w:val="en-US"/>
        </w:rPr>
        <w:t xml:space="preserve"> </w:t>
      </w:r>
      <w:r w:rsidR="005F6B38">
        <w:rPr>
          <w:lang w:val="en-US"/>
        </w:rPr>
        <w:t xml:space="preserve">The </w:t>
      </w:r>
      <w:r w:rsidR="007D1DA5">
        <w:rPr>
          <w:lang w:val="en-US"/>
        </w:rPr>
        <w:t xml:space="preserve">feed volume flows </w:t>
      </w:r>
      <w:r w:rsidR="00F5531E">
        <w:rPr>
          <w:lang w:val="en-US"/>
        </w:rPr>
        <w:t>are almost identical</w:t>
      </w:r>
      <w:r w:rsidR="007D1DA5">
        <w:rPr>
          <w:lang w:val="en-US"/>
        </w:rPr>
        <w:t xml:space="preserve"> for the three cases</w:t>
      </w:r>
      <w:r>
        <w:rPr>
          <w:lang w:val="en-US"/>
        </w:rPr>
        <w:t xml:space="preserve">. Thus, </w:t>
      </w:r>
      <w:del w:id="189" w:author="Sören Weinrich" w:date="2025-04-25T15:58:00Z">
        <w:r w:rsidR="009A1DF2" w:rsidDel="00502365">
          <w:rPr>
            <w:lang w:val="en-US"/>
          </w:rPr>
          <w:delText>f</w:delText>
        </w:r>
        <w:r w:rsidR="008C4CA5" w:rsidDel="00502365">
          <w:rPr>
            <w:lang w:val="en-US"/>
          </w:rPr>
          <w:delText>or brevity</w:delText>
        </w:r>
        <w:r w:rsidR="009A1DF2" w:rsidDel="00502365">
          <w:rPr>
            <w:lang w:val="en-US"/>
          </w:rPr>
          <w:delText xml:space="preserve"> </w:delText>
        </w:r>
      </w:del>
      <w:r w:rsidR="009A1DF2">
        <w:rPr>
          <w:lang w:val="en-US"/>
        </w:rPr>
        <w:t>only the</w:t>
      </w:r>
      <w:r w:rsidR="008C4CA5">
        <w:rPr>
          <w:lang w:val="en-US"/>
        </w:rPr>
        <w:t xml:space="preserve"> </w:t>
      </w:r>
      <w:commentRangeStart w:id="190"/>
      <w:r w:rsidR="00DD3604">
        <w:rPr>
          <w:lang w:val="en-US"/>
        </w:rPr>
        <w:t>feed volume flows</w:t>
      </w:r>
      <w:commentRangeEnd w:id="190"/>
      <w:r w:rsidR="003E34C0">
        <w:rPr>
          <w:rStyle w:val="Kommentarzeichen"/>
        </w:rPr>
        <w:commentReference w:id="190"/>
      </w:r>
      <w:r w:rsidR="008C4CA5">
        <w:rPr>
          <w:lang w:val="en-US"/>
        </w:rPr>
        <w:t xml:space="preserve"> </w:t>
      </w:r>
      <w:r>
        <w:rPr>
          <w:lang w:val="en-US"/>
        </w:rPr>
        <w:t xml:space="preserve">of </w:t>
      </w:r>
      <w:r w:rsidR="00F706D0">
        <w:rPr>
          <w:lang w:val="en-US"/>
        </w:rPr>
        <w:t>the first case (differ</w:t>
      </w:r>
      <w:r w:rsidR="005A091B">
        <w:rPr>
          <w:lang w:val="en-US"/>
        </w:rPr>
        <w:t>ing</w:t>
      </w:r>
      <w:r w:rsidR="002676FF">
        <w:rPr>
          <w:lang w:val="en-US"/>
        </w:rPr>
        <w:t xml:space="preserve"> </w:t>
      </w:r>
      <w:r w:rsidR="00DD3604">
        <w:rPr>
          <w:lang w:val="en-US"/>
        </w:rPr>
        <w:t>CH</w:t>
      </w:r>
      <w:r w:rsidR="00F706D0">
        <w:rPr>
          <w:lang w:val="en-US"/>
        </w:rPr>
        <w:t>) are shown</w:t>
      </w:r>
      <w:r w:rsidR="00DD3604">
        <w:rPr>
          <w:lang w:val="en-US"/>
        </w:rPr>
        <w:t>.</w:t>
      </w:r>
      <w:r w:rsidR="00F706D0">
        <w:rPr>
          <w:lang w:val="en-US"/>
        </w:rPr>
        <w:t xml:space="preserve"> </w:t>
      </w:r>
    </w:p>
    <w:p w14:paraId="2E580C1E" w14:textId="1F831273" w:rsidR="004374DD" w:rsidRDefault="00194B2F" w:rsidP="00E20419">
      <w:pPr>
        <w:rPr>
          <w:lang w:val="en-US"/>
        </w:rPr>
      </w:pPr>
      <w:r>
        <w:rPr>
          <w:lang w:val="en-US"/>
        </w:rPr>
        <w:t>T</w:t>
      </w:r>
      <w:r w:rsidR="00736FD8">
        <w:rPr>
          <w:lang w:val="en-US"/>
        </w:rPr>
        <w:t xml:space="preserve">he </w:t>
      </w:r>
      <w:r w:rsidR="00A34C11">
        <w:rPr>
          <w:lang w:val="en-US"/>
        </w:rPr>
        <w:t xml:space="preserve">strongest </w:t>
      </w:r>
      <w:r w:rsidR="001C45A1">
        <w:rPr>
          <w:lang w:val="en-US"/>
        </w:rPr>
        <w:t>discrepancy</w:t>
      </w:r>
      <w:r w:rsidR="00292554">
        <w:rPr>
          <w:lang w:val="en-US"/>
        </w:rPr>
        <w:t xml:space="preserve"> between the two</w:t>
      </w:r>
      <w:r w:rsidR="00B4488D">
        <w:rPr>
          <w:lang w:val="en-US"/>
        </w:rPr>
        <w:t xml:space="preserve"> parallel</w:t>
      </w:r>
      <w:r w:rsidR="00292554">
        <w:rPr>
          <w:lang w:val="en-US"/>
        </w:rPr>
        <w:t xml:space="preserve"> </w:t>
      </w:r>
      <w:r w:rsidR="00B4488D">
        <w:rPr>
          <w:lang w:val="en-US"/>
        </w:rPr>
        <w:t>simulations</w:t>
      </w:r>
      <w:r w:rsidR="00292554">
        <w:rPr>
          <w:lang w:val="en-US"/>
        </w:rPr>
        <w:t xml:space="preserve"> </w:t>
      </w:r>
      <w:r w:rsidR="00A34C11">
        <w:rPr>
          <w:lang w:val="en-US"/>
        </w:rPr>
        <w:t xml:space="preserve">is </w:t>
      </w:r>
      <w:r w:rsidR="00862FB9">
        <w:rPr>
          <w:lang w:val="en-US"/>
        </w:rPr>
        <w:t xml:space="preserve">lies in </w:t>
      </w:r>
      <w:r w:rsidR="007D7452">
        <w:rPr>
          <w:lang w:val="en-US"/>
        </w:rPr>
        <w:t xml:space="preserve">different </w:t>
      </w:r>
      <w:r w:rsidR="00DD3604">
        <w:rPr>
          <w:lang w:val="en-US"/>
        </w:rPr>
        <w:t>CH</w:t>
      </w:r>
      <w:r w:rsidR="007D7452">
        <w:rPr>
          <w:lang w:val="en-US"/>
        </w:rPr>
        <w:t xml:space="preserve"> values</w:t>
      </w:r>
      <w:r w:rsidR="00A34C11">
        <w:rPr>
          <w:lang w:val="en-US"/>
        </w:rPr>
        <w:t xml:space="preserve">. </w:t>
      </w:r>
      <w:r w:rsidR="0048176D">
        <w:rPr>
          <w:lang w:val="en-US"/>
        </w:rPr>
        <w:t>T</w:t>
      </w:r>
      <w:r w:rsidR="00A34C11">
        <w:rPr>
          <w:lang w:val="en-US"/>
        </w:rPr>
        <w:t xml:space="preserve">his </w:t>
      </w:r>
      <w:r w:rsidR="002772DE">
        <w:rPr>
          <w:lang w:val="en-US"/>
        </w:rPr>
        <w:t xml:space="preserve">may </w:t>
      </w:r>
      <w:r w:rsidR="00A34C11">
        <w:rPr>
          <w:lang w:val="en-US"/>
        </w:rPr>
        <w:t xml:space="preserve">be explained with the high </w:t>
      </w:r>
      <w:r w:rsidR="00DD3604">
        <w:rPr>
          <w:lang w:val="en-US"/>
        </w:rPr>
        <w:t>CH</w:t>
      </w:r>
      <w:r w:rsidR="00A34C11">
        <w:rPr>
          <w:lang w:val="en-US"/>
        </w:rPr>
        <w:t xml:space="preserve"> content of used substrates </w:t>
      </w:r>
      <w:r w:rsidR="00175F06">
        <w:rPr>
          <w:lang w:val="en-US"/>
        </w:rPr>
        <w:t>relative to PR and LI</w:t>
      </w:r>
      <w:r w:rsidR="007A0A96">
        <w:rPr>
          <w:lang w:val="en-US"/>
        </w:rPr>
        <w:t xml:space="preserve">, and hence the high absolute values of a single </w:t>
      </w:r>
      <w:r w:rsidR="00667BDC">
        <w:rPr>
          <w:lang w:val="en-US"/>
        </w:rPr>
        <w:t>SD</w:t>
      </w:r>
      <w:r w:rsidR="007A0A96">
        <w:rPr>
          <w:lang w:val="en-US"/>
        </w:rPr>
        <w:t>.</w:t>
      </w:r>
      <w:r w:rsidR="006D312D">
        <w:rPr>
          <w:lang w:val="en-US"/>
        </w:rPr>
        <w:t xml:space="preserve"> </w:t>
      </w:r>
      <w:r w:rsidR="00410FBD">
        <w:rPr>
          <w:lang w:val="en-US"/>
        </w:rPr>
        <w:t xml:space="preserve">The normalized </w:t>
      </w:r>
      <w:ins w:id="191" w:author="Sören Weinrich" w:date="2025-04-25T16:17:00Z">
        <w:r w:rsidR="003E34C0">
          <w:rPr>
            <w:lang w:val="en-US"/>
          </w:rPr>
          <w:t xml:space="preserve">root </w:t>
        </w:r>
      </w:ins>
      <w:r w:rsidR="00410FBD">
        <w:rPr>
          <w:lang w:val="en-US"/>
        </w:rPr>
        <w:t>mean squared error (NRMSE)</w:t>
      </w:r>
      <w:commentRangeStart w:id="192"/>
      <w:r w:rsidR="00877227">
        <w:rPr>
          <w:rStyle w:val="Funotenzeichen"/>
          <w:lang w:val="en-US"/>
        </w:rPr>
        <w:footnoteReference w:id="2"/>
      </w:r>
      <w:r w:rsidR="00410FBD">
        <w:rPr>
          <w:lang w:val="en-US"/>
        </w:rPr>
        <w:t xml:space="preserve"> </w:t>
      </w:r>
      <w:commentRangeEnd w:id="192"/>
      <w:r w:rsidR="003E34C0">
        <w:rPr>
          <w:rStyle w:val="Kommentarzeichen"/>
        </w:rPr>
        <w:commentReference w:id="192"/>
      </w:r>
      <w:r w:rsidR="009146E6">
        <w:rPr>
          <w:lang w:val="en-US"/>
        </w:rPr>
        <w:t>between</w:t>
      </w:r>
      <w:r w:rsidR="0020212E">
        <w:rPr>
          <w:lang w:val="en-US"/>
        </w:rPr>
        <w:t xml:space="preserve"> </w:t>
      </w:r>
      <w:r w:rsidR="00EA0C11">
        <w:rPr>
          <w:lang w:val="en-US"/>
        </w:rPr>
        <w:t xml:space="preserve">the two </w:t>
      </w:r>
      <w:r w:rsidR="009146E6">
        <w:rPr>
          <w:lang w:val="en-US"/>
        </w:rPr>
        <w:t xml:space="preserve">resulting </w:t>
      </w:r>
      <w:r w:rsidR="00EA0C11">
        <w:rPr>
          <w:lang w:val="en-US"/>
        </w:rPr>
        <w:t xml:space="preserve">trajectories </w:t>
      </w:r>
      <w:r w:rsidR="00862FB9">
        <w:rPr>
          <w:lang w:val="en-US"/>
        </w:rPr>
        <w:t xml:space="preserve">(nominal &amp; elevated) </w:t>
      </w:r>
      <w:r w:rsidR="00EA0C11">
        <w:rPr>
          <w:lang w:val="en-US"/>
        </w:rPr>
        <w:t xml:space="preserve">of </w:t>
      </w:r>
      <w:r w:rsidR="0020212E">
        <w:rPr>
          <w:lang w:val="en-US"/>
        </w:rPr>
        <w:t xml:space="preserve">methane production </w:t>
      </w:r>
      <w:r w:rsidR="00CE5B21">
        <w:rPr>
          <w:lang w:val="en-US"/>
        </w:rPr>
        <w:t>is</w:t>
      </w:r>
      <w:r w:rsidR="00EA0C11">
        <w:rPr>
          <w:lang w:val="en-US"/>
        </w:rPr>
        <w:t xml:space="preserve"> </w:t>
      </w:r>
      <w:r w:rsidR="00D46B6A" w:rsidRPr="00D46B6A">
        <w:rPr>
          <w:lang w:val="en-US"/>
        </w:rPr>
        <w:t>0.130</w:t>
      </w:r>
      <w:r w:rsidR="00C05FB7">
        <w:rPr>
          <w:lang w:val="en-US"/>
        </w:rPr>
        <w:t xml:space="preserve"> and </w:t>
      </w:r>
      <w:r w:rsidR="00980504" w:rsidRPr="00980504">
        <w:rPr>
          <w:lang w:val="en-US"/>
        </w:rPr>
        <w:t>4</w:t>
      </w:r>
      <w:r w:rsidR="00456010">
        <w:rPr>
          <w:lang w:val="en-US"/>
        </w:rPr>
        <w:t>.3</w:t>
      </w:r>
      <w:r w:rsidR="005B5B98">
        <w:rPr>
          <w:lang w:val="en-US"/>
        </w:rPr>
        <w:t>E-3</w:t>
      </w:r>
      <w:r w:rsidR="00980504" w:rsidRPr="00980504">
        <w:rPr>
          <w:lang w:val="en-US"/>
        </w:rPr>
        <w:t xml:space="preserve"> </w:t>
      </w:r>
      <w:r w:rsidR="00CA4A2F">
        <w:rPr>
          <w:lang w:val="en-US"/>
        </w:rPr>
        <w:t xml:space="preserve">for </w:t>
      </w:r>
      <w:proofErr w:type="spellStart"/>
      <w:r w:rsidR="00CA4A2F">
        <w:rPr>
          <w:lang w:val="en-US"/>
        </w:rPr>
        <w:t>pH.</w:t>
      </w:r>
      <w:proofErr w:type="spellEnd"/>
      <w:r w:rsidR="00CA4A2F">
        <w:rPr>
          <w:lang w:val="en-US"/>
        </w:rPr>
        <w:t xml:space="preserve"> In comparison, </w:t>
      </w:r>
      <w:r w:rsidR="00C261CB">
        <w:rPr>
          <w:lang w:val="en-US"/>
        </w:rPr>
        <w:t xml:space="preserve">varying </w:t>
      </w:r>
      <w:r w:rsidR="002D148E">
        <w:rPr>
          <w:lang w:val="en-US"/>
        </w:rPr>
        <w:t xml:space="preserve">influent concentrations of </w:t>
      </w:r>
      <w:r w:rsidR="00DD3604">
        <w:rPr>
          <w:lang w:val="en-US"/>
        </w:rPr>
        <w:t xml:space="preserve">PR </w:t>
      </w:r>
      <w:r w:rsidR="00895FC4">
        <w:rPr>
          <w:lang w:val="en-US"/>
        </w:rPr>
        <w:t xml:space="preserve">and </w:t>
      </w:r>
      <w:r w:rsidR="00DD3604">
        <w:rPr>
          <w:lang w:val="en-US"/>
        </w:rPr>
        <w:t>LI</w:t>
      </w:r>
      <w:r w:rsidR="00895FC4">
        <w:rPr>
          <w:lang w:val="en-US"/>
        </w:rPr>
        <w:t xml:space="preserve"> </w:t>
      </w:r>
      <w:r w:rsidR="00C261CB">
        <w:rPr>
          <w:lang w:val="en-US"/>
        </w:rPr>
        <w:t xml:space="preserve">by one </w:t>
      </w:r>
      <w:r w:rsidR="001F78BA">
        <w:rPr>
          <w:lang w:val="en-US"/>
        </w:rPr>
        <w:t xml:space="preserve">SD </w:t>
      </w:r>
      <w:r w:rsidR="001667C0">
        <w:rPr>
          <w:lang w:val="en-US"/>
        </w:rPr>
        <w:t>delivers</w:t>
      </w:r>
      <w:r w:rsidR="005C4821">
        <w:rPr>
          <w:lang w:val="en-US"/>
        </w:rPr>
        <w:t xml:space="preserve"> </w:t>
      </w:r>
      <w:r w:rsidR="001F78BA">
        <w:rPr>
          <w:lang w:val="en-US"/>
        </w:rPr>
        <w:t xml:space="preserve">NRMSEs of </w:t>
      </w:r>
      <w:r w:rsidR="00446A5E">
        <w:rPr>
          <w:lang w:val="en-US"/>
        </w:rPr>
        <w:t>9E-3</w:t>
      </w:r>
      <w:r w:rsidR="00EE6FC5" w:rsidRPr="00EE6FC5">
        <w:rPr>
          <w:lang w:val="en-US"/>
        </w:rPr>
        <w:t xml:space="preserve"> </w:t>
      </w:r>
      <w:r w:rsidR="00895FC4">
        <w:rPr>
          <w:lang w:val="en-US"/>
        </w:rPr>
        <w:t xml:space="preserve">and </w:t>
      </w:r>
      <w:r w:rsidR="00F90261" w:rsidRPr="00F90261">
        <w:rPr>
          <w:lang w:val="en-US"/>
        </w:rPr>
        <w:t>1</w:t>
      </w:r>
      <w:r w:rsidR="005B5B98">
        <w:rPr>
          <w:lang w:val="en-US"/>
        </w:rPr>
        <w:t>.3E-3</w:t>
      </w:r>
      <w:r w:rsidR="00AB5971">
        <w:rPr>
          <w:lang w:val="en-US"/>
        </w:rPr>
        <w:t xml:space="preserve"> </w:t>
      </w:r>
      <w:r w:rsidR="005C4821">
        <w:rPr>
          <w:lang w:val="en-US"/>
        </w:rPr>
        <w:t xml:space="preserve">for </w:t>
      </w:r>
      <w:r w:rsidR="00895FC4">
        <w:rPr>
          <w:lang w:val="en-US"/>
        </w:rPr>
        <w:t>methane</w:t>
      </w:r>
      <w:r w:rsidR="001667C0">
        <w:rPr>
          <w:lang w:val="en-US"/>
        </w:rPr>
        <w:t xml:space="preserve"> production</w:t>
      </w:r>
      <w:r w:rsidR="00895FC4">
        <w:rPr>
          <w:lang w:val="en-US"/>
        </w:rPr>
        <w:t xml:space="preserve"> </w:t>
      </w:r>
      <w:r w:rsidR="00AB5971">
        <w:rPr>
          <w:lang w:val="en-US"/>
        </w:rPr>
        <w:t>and</w:t>
      </w:r>
      <w:r w:rsidR="0079290F">
        <w:rPr>
          <w:lang w:val="en-US"/>
        </w:rPr>
        <w:t xml:space="preserve"> </w:t>
      </w:r>
      <w:r w:rsidR="00163338">
        <w:rPr>
          <w:lang w:val="en-US"/>
        </w:rPr>
        <w:t>4E-3</w:t>
      </w:r>
      <w:r w:rsidR="0079290F">
        <w:rPr>
          <w:lang w:val="en-US"/>
        </w:rPr>
        <w:t xml:space="preserve"> and </w:t>
      </w:r>
      <w:r w:rsidR="00E631EF">
        <w:rPr>
          <w:lang w:val="en-US"/>
        </w:rPr>
        <w:t>4</w:t>
      </w:r>
      <w:r w:rsidR="00FE6DA0">
        <w:rPr>
          <w:lang w:val="en-US"/>
        </w:rPr>
        <w:t>.2</w:t>
      </w:r>
      <w:r w:rsidR="00E631EF">
        <w:rPr>
          <w:lang w:val="en-US"/>
        </w:rPr>
        <w:t xml:space="preserve">E-5 for pH, respectively. </w:t>
      </w:r>
    </w:p>
    <w:p w14:paraId="40352FA4" w14:textId="71B2EFF7" w:rsidR="001B10E5" w:rsidRDefault="004374DD" w:rsidP="00E20419">
      <w:pPr>
        <w:rPr>
          <w:lang w:val="en-US"/>
        </w:rPr>
      </w:pPr>
      <w:commentRangeStart w:id="193"/>
      <w:r>
        <w:rPr>
          <w:lang w:val="en-US"/>
        </w:rPr>
        <w:t xml:space="preserve">It was </w:t>
      </w:r>
      <w:r w:rsidR="00862FB9">
        <w:rPr>
          <w:lang w:val="en-US"/>
        </w:rPr>
        <w:t xml:space="preserve">laid out </w:t>
      </w:r>
      <w:r>
        <w:rPr>
          <w:lang w:val="en-US"/>
        </w:rPr>
        <w:t xml:space="preserve">that </w:t>
      </w:r>
      <w:r w:rsidR="00CF3FE7">
        <w:rPr>
          <w:lang w:val="en-US"/>
        </w:rPr>
        <w:t xml:space="preserve">practical </w:t>
      </w:r>
      <w:r>
        <w:rPr>
          <w:lang w:val="en-US"/>
        </w:rPr>
        <w:t xml:space="preserve">influent uncertainty of LI is underestimated by linear uncertainty propagation. </w:t>
      </w:r>
      <w:r w:rsidR="00EA0C11">
        <w:rPr>
          <w:lang w:val="en-US"/>
        </w:rPr>
        <w:t xml:space="preserve">However, even when </w:t>
      </w:r>
      <w:r>
        <w:rPr>
          <w:lang w:val="en-US"/>
        </w:rPr>
        <w:t xml:space="preserve">heavily </w:t>
      </w:r>
      <w:r w:rsidR="00EA0C11">
        <w:rPr>
          <w:lang w:val="en-US"/>
        </w:rPr>
        <w:t xml:space="preserve">increasing </w:t>
      </w:r>
      <w:r>
        <w:rPr>
          <w:lang w:val="en-US"/>
        </w:rPr>
        <w:t xml:space="preserve">the corresponding </w:t>
      </w:r>
      <w:r w:rsidR="00EA0C11">
        <w:rPr>
          <w:lang w:val="en-US"/>
        </w:rPr>
        <w:t xml:space="preserve">number of </w:t>
      </w:r>
      <w:r w:rsidR="00F8409E">
        <w:rPr>
          <w:lang w:val="en-US"/>
        </w:rPr>
        <w:t>SD</w:t>
      </w:r>
      <w:r w:rsidR="00667BDC">
        <w:rPr>
          <w:lang w:val="en-US"/>
        </w:rPr>
        <w:t>s</w:t>
      </w:r>
      <w:r w:rsidR="00F8409E">
        <w:rPr>
          <w:lang w:val="en-US"/>
        </w:rPr>
        <w:t xml:space="preserve"> </w:t>
      </w:r>
      <w:r w:rsidR="00107B5D">
        <w:rPr>
          <w:lang w:val="en-US"/>
        </w:rPr>
        <w:t xml:space="preserve">for LI </w:t>
      </w:r>
      <w:r w:rsidR="00EA0C11">
        <w:rPr>
          <w:lang w:val="en-US"/>
        </w:rPr>
        <w:t xml:space="preserve">to 5, the </w:t>
      </w:r>
      <w:r w:rsidR="00F8409E">
        <w:rPr>
          <w:lang w:val="en-US"/>
        </w:rPr>
        <w:t xml:space="preserve">outcome </w:t>
      </w:r>
      <w:r w:rsidR="00EA0C11">
        <w:rPr>
          <w:lang w:val="en-US"/>
        </w:rPr>
        <w:t xml:space="preserve">remains </w:t>
      </w:r>
      <w:r w:rsidR="00D30633">
        <w:rPr>
          <w:lang w:val="en-US"/>
        </w:rPr>
        <w:t xml:space="preserve">of </w:t>
      </w:r>
      <w:r w:rsidR="00EA0C11">
        <w:rPr>
          <w:lang w:val="en-US"/>
        </w:rPr>
        <w:t>the same</w:t>
      </w:r>
      <w:r w:rsidR="00D30633">
        <w:rPr>
          <w:lang w:val="en-US"/>
        </w:rPr>
        <w:t xml:space="preserve"> quality</w:t>
      </w:r>
      <w:r>
        <w:rPr>
          <w:lang w:val="en-US"/>
        </w:rPr>
        <w:t xml:space="preserve">: </w:t>
      </w:r>
      <w:r w:rsidR="00EA0C11">
        <w:rPr>
          <w:lang w:val="en-US"/>
        </w:rPr>
        <w:t>NRMSE</w:t>
      </w:r>
      <w:r w:rsidR="00D30633">
        <w:rPr>
          <w:lang w:val="en-US"/>
        </w:rPr>
        <w:t>s</w:t>
      </w:r>
      <w:r w:rsidR="00EA0C11">
        <w:rPr>
          <w:lang w:val="en-US"/>
        </w:rPr>
        <w:t xml:space="preserve"> of methane production and pH </w:t>
      </w:r>
      <w:r w:rsidR="009E4916">
        <w:rPr>
          <w:lang w:val="en-US"/>
        </w:rPr>
        <w:t xml:space="preserve">are </w:t>
      </w:r>
      <w:r w:rsidR="000A2596" w:rsidRPr="000A2596">
        <w:rPr>
          <w:lang w:val="en-US"/>
        </w:rPr>
        <w:t>0.0</w:t>
      </w:r>
      <w:r w:rsidR="00162E9E">
        <w:rPr>
          <w:lang w:val="en-US"/>
        </w:rPr>
        <w:t>2</w:t>
      </w:r>
      <w:r w:rsidR="00B61406">
        <w:rPr>
          <w:lang w:val="en-US"/>
        </w:rPr>
        <w:t>0</w:t>
      </w:r>
      <w:r w:rsidR="00107B5D">
        <w:rPr>
          <w:lang w:val="en-US"/>
        </w:rPr>
        <w:t xml:space="preserve"> and </w:t>
      </w:r>
      <w:r w:rsidR="003B73B3">
        <w:rPr>
          <w:lang w:val="en-US"/>
        </w:rPr>
        <w:t>2E-4</w:t>
      </w:r>
      <w:r w:rsidR="00107B5D">
        <w:rPr>
          <w:lang w:val="en-US"/>
        </w:rPr>
        <w:t>,</w:t>
      </w:r>
      <w:r w:rsidR="009E4916">
        <w:rPr>
          <w:lang w:val="en-US"/>
        </w:rPr>
        <w:t xml:space="preserve"> </w:t>
      </w:r>
      <w:r w:rsidR="0052718F">
        <w:rPr>
          <w:lang w:val="en-US"/>
        </w:rPr>
        <w:t xml:space="preserve">which is still an order of magnitude </w:t>
      </w:r>
      <w:r w:rsidR="00EA0C11">
        <w:rPr>
          <w:lang w:val="en-US"/>
        </w:rPr>
        <w:t xml:space="preserve">lower than for a single </w:t>
      </w:r>
      <w:r w:rsidR="00D30633">
        <w:rPr>
          <w:lang w:val="en-US"/>
        </w:rPr>
        <w:t>SD</w:t>
      </w:r>
      <w:r w:rsidR="00EA0C11">
        <w:rPr>
          <w:lang w:val="en-US"/>
        </w:rPr>
        <w:t xml:space="preserve"> </w:t>
      </w:r>
      <w:r w:rsidR="00D30633">
        <w:rPr>
          <w:lang w:val="en-US"/>
        </w:rPr>
        <w:t xml:space="preserve">of </w:t>
      </w:r>
      <w:r w:rsidR="00EA0C11">
        <w:rPr>
          <w:lang w:val="en-US"/>
        </w:rPr>
        <w:t>CH.</w:t>
      </w:r>
      <w:r w:rsidR="0052718F">
        <w:rPr>
          <w:lang w:val="en-US"/>
        </w:rPr>
        <w:t xml:space="preserve"> </w:t>
      </w:r>
      <w:r w:rsidR="00894871">
        <w:rPr>
          <w:lang w:val="en-US"/>
        </w:rPr>
        <w:t>Consequently</w:t>
      </w:r>
      <w:r w:rsidR="00105D08">
        <w:rPr>
          <w:lang w:val="en-US"/>
        </w:rPr>
        <w:t xml:space="preserve">, only </w:t>
      </w:r>
      <w:r w:rsidR="00703BAA">
        <w:rPr>
          <w:lang w:val="en-US"/>
        </w:rPr>
        <w:t>CH</w:t>
      </w:r>
      <w:r w:rsidR="00105D08">
        <w:rPr>
          <w:lang w:val="en-US"/>
        </w:rPr>
        <w:t xml:space="preserve"> were considered for constructing uncertain multi-stage s</w:t>
      </w:r>
      <w:r w:rsidR="00977D02">
        <w:rPr>
          <w:lang w:val="en-US"/>
        </w:rPr>
        <w:t>c</w:t>
      </w:r>
      <w:r w:rsidR="00105D08">
        <w:rPr>
          <w:lang w:val="en-US"/>
        </w:rPr>
        <w:t>enarios</w:t>
      </w:r>
      <w:r w:rsidR="0047679B">
        <w:rPr>
          <w:lang w:val="en-US"/>
        </w:rPr>
        <w:t xml:space="preserve"> due</w:t>
      </w:r>
      <w:r w:rsidR="00F70D60">
        <w:rPr>
          <w:lang w:val="en-US"/>
        </w:rPr>
        <w:t xml:space="preserve"> to their </w:t>
      </w:r>
      <w:r w:rsidR="00357549">
        <w:rPr>
          <w:lang w:val="en-US"/>
        </w:rPr>
        <w:t>substantial</w:t>
      </w:r>
      <w:r w:rsidR="00B62F99">
        <w:rPr>
          <w:lang w:val="en-US"/>
        </w:rPr>
        <w:t xml:space="preserve"> impact on model predictions</w:t>
      </w:r>
      <w:r w:rsidR="00E33360">
        <w:rPr>
          <w:lang w:val="en-US"/>
        </w:rPr>
        <w:t xml:space="preserve">. In turn, </w:t>
      </w:r>
      <w:r w:rsidR="00703BAA">
        <w:rPr>
          <w:lang w:val="en-US"/>
        </w:rPr>
        <w:t xml:space="preserve">PR </w:t>
      </w:r>
      <w:r w:rsidR="00105D08">
        <w:rPr>
          <w:lang w:val="en-US"/>
        </w:rPr>
        <w:t xml:space="preserve">and </w:t>
      </w:r>
      <w:r w:rsidR="00703BAA">
        <w:rPr>
          <w:lang w:val="en-US"/>
        </w:rPr>
        <w:t xml:space="preserve">LI </w:t>
      </w:r>
      <w:r w:rsidR="00105D08">
        <w:rPr>
          <w:lang w:val="en-US"/>
        </w:rPr>
        <w:t>were set constant at their nominal levels</w:t>
      </w:r>
      <w:r w:rsidR="002C29F0">
        <w:rPr>
          <w:lang w:val="en-US"/>
        </w:rPr>
        <w:t xml:space="preserve">, </w:t>
      </w:r>
      <w:r w:rsidR="00D0280A">
        <w:rPr>
          <w:lang w:val="en-US"/>
        </w:rPr>
        <w:t xml:space="preserve">resulting in a scenario tree as shown in </w:t>
      </w:r>
      <w:r w:rsidR="00CF1BBF">
        <w:rPr>
          <w:lang w:val="en-US"/>
        </w:rPr>
        <w:t>Fig.</w:t>
      </w:r>
      <w:r w:rsidR="002C29F0">
        <w:rPr>
          <w:lang w:val="en-US"/>
        </w:rPr>
        <w:t xml:space="preserve"> </w:t>
      </w:r>
      <w:r w:rsidR="00DB5801">
        <w:rPr>
          <w:lang w:val="en-US"/>
        </w:rPr>
        <w:t>2 (right)</w:t>
      </w:r>
      <w:r w:rsidR="00105D08">
        <w:rPr>
          <w:lang w:val="en-US"/>
        </w:rPr>
        <w:t>.</w:t>
      </w:r>
      <w:commentRangeEnd w:id="193"/>
      <w:r w:rsidR="00CB3314">
        <w:rPr>
          <w:rStyle w:val="Kommentarzeichen"/>
        </w:rPr>
        <w:commentReference w:id="193"/>
      </w:r>
    </w:p>
    <w:p w14:paraId="71E6560D" w14:textId="04C42522" w:rsidR="00D304E0" w:rsidRDefault="006C4F89" w:rsidP="00D304E0">
      <w:pPr>
        <w:pStyle w:val="berschrift2"/>
        <w:rPr>
          <w:lang w:val="en-US"/>
        </w:rPr>
      </w:pPr>
      <w:r>
        <w:rPr>
          <w:lang w:val="en-US"/>
        </w:rPr>
        <w:t>3</w:t>
      </w:r>
      <w:r w:rsidR="00D304E0" w:rsidRPr="00D304E0">
        <w:rPr>
          <w:lang w:val="en-US"/>
        </w:rPr>
        <w:t>.</w:t>
      </w:r>
      <w:r w:rsidR="009E324F">
        <w:rPr>
          <w:lang w:val="en-US"/>
        </w:rPr>
        <w:t>3</w:t>
      </w:r>
      <w:r w:rsidR="00D304E0" w:rsidRPr="00D304E0">
        <w:rPr>
          <w:lang w:val="en-US"/>
        </w:rPr>
        <w:t xml:space="preserve"> </w:t>
      </w:r>
      <w:r w:rsidR="00D304E0">
        <w:rPr>
          <w:lang w:val="en-US"/>
        </w:rPr>
        <w:t>Multi-stage MPC</w:t>
      </w:r>
      <w:r w:rsidR="00504F83">
        <w:rPr>
          <w:lang w:val="en-US"/>
        </w:rPr>
        <w:t xml:space="preserve"> performance</w:t>
      </w:r>
    </w:p>
    <w:p w14:paraId="56089436" w14:textId="45480CB5" w:rsidR="00D304E0" w:rsidRPr="00D304E0" w:rsidRDefault="77A2C42C" w:rsidP="00D304E0">
      <w:pPr>
        <w:pStyle w:val="berschrift3"/>
        <w:rPr>
          <w:lang w:val="en-US"/>
        </w:rPr>
      </w:pPr>
      <w:r w:rsidRPr="77A2C42C">
        <w:rPr>
          <w:lang w:val="en-US"/>
        </w:rPr>
        <w:t>3.</w:t>
      </w:r>
      <w:r w:rsidR="009E324F">
        <w:rPr>
          <w:lang w:val="en-US"/>
        </w:rPr>
        <w:t>3</w:t>
      </w:r>
      <w:r w:rsidRPr="77A2C42C">
        <w:rPr>
          <w:lang w:val="en-US"/>
        </w:rPr>
        <w:t xml:space="preserve">.1 Setpoint tracking </w:t>
      </w:r>
      <w:r w:rsidR="00217DBF">
        <w:rPr>
          <w:lang w:val="en-US"/>
        </w:rPr>
        <w:t>of constant methane production</w:t>
      </w:r>
    </w:p>
    <w:p w14:paraId="140425C3" w14:textId="0BCCEC14" w:rsidR="00B361CE" w:rsidRDefault="00CF1BBF">
      <w:pPr>
        <w:rPr>
          <w:rFonts w:eastAsia="Garamond" w:cs="Garamond"/>
          <w:lang w:val="en-US"/>
        </w:rPr>
      </w:pPr>
      <w:r>
        <w:rPr>
          <w:rFonts w:eastAsia="Garamond" w:cs="Garamond"/>
          <w:lang w:val="en-US"/>
        </w:rPr>
        <w:t>Fig.</w:t>
      </w:r>
      <w:r w:rsidR="00F96EC0">
        <w:rPr>
          <w:rFonts w:eastAsia="Garamond" w:cs="Garamond"/>
          <w:lang w:val="en-US"/>
        </w:rPr>
        <w:t xml:space="preserve"> 4 shows c</w:t>
      </w:r>
      <w:r w:rsidR="001D6EAE">
        <w:rPr>
          <w:rFonts w:eastAsia="Garamond" w:cs="Garamond"/>
          <w:lang w:val="en-US"/>
        </w:rPr>
        <w:t>ontroller</w:t>
      </w:r>
      <w:r w:rsidR="00B728D2">
        <w:rPr>
          <w:rFonts w:eastAsia="Garamond" w:cs="Garamond"/>
          <w:lang w:val="en-US"/>
        </w:rPr>
        <w:t xml:space="preserve"> performance for s</w:t>
      </w:r>
      <w:r w:rsidR="00230A76">
        <w:rPr>
          <w:rFonts w:eastAsia="Garamond" w:cs="Garamond"/>
          <w:lang w:val="en-US"/>
        </w:rPr>
        <w:t xml:space="preserve">etpoint tracking </w:t>
      </w:r>
      <w:r w:rsidR="00B728D2">
        <w:rPr>
          <w:rFonts w:eastAsia="Garamond" w:cs="Garamond"/>
          <w:lang w:val="en-US"/>
        </w:rPr>
        <w:t>of methane production.</w:t>
      </w:r>
      <w:r w:rsidR="005E4F0B">
        <w:rPr>
          <w:rFonts w:eastAsia="Garamond" w:cs="Garamond"/>
          <w:lang w:val="en-US"/>
        </w:rPr>
        <w:t xml:space="preserve"> </w:t>
      </w:r>
      <w:r w:rsidR="00FC6EFB">
        <w:rPr>
          <w:rFonts w:eastAsia="Garamond" w:cs="Garamond"/>
          <w:lang w:val="en-US"/>
        </w:rPr>
        <w:t>1.5</w:t>
      </w:r>
      <w:r w:rsidR="005E4F0B">
        <w:rPr>
          <w:rFonts w:eastAsia="Garamond" w:cs="Garamond"/>
          <w:lang w:val="en-US"/>
        </w:rPr>
        <w:t xml:space="preserve"> SDs were assumed</w:t>
      </w:r>
      <w:r w:rsidR="002B7727">
        <w:rPr>
          <w:rFonts w:eastAsia="Garamond" w:cs="Garamond"/>
          <w:lang w:val="en-US"/>
        </w:rPr>
        <w:t xml:space="preserve"> for influent uncertainty realizations</w:t>
      </w:r>
      <w:r w:rsidR="005E4F0B">
        <w:rPr>
          <w:rFonts w:eastAsia="Garamond" w:cs="Garamond"/>
          <w:lang w:val="en-US"/>
        </w:rPr>
        <w:t xml:space="preserve">. </w:t>
      </w:r>
      <w:r w:rsidR="0094497B">
        <w:rPr>
          <w:rFonts w:eastAsia="Garamond" w:cs="Garamond"/>
          <w:lang w:val="en-US"/>
        </w:rPr>
        <w:t xml:space="preserve">Dashed </w:t>
      </w:r>
      <w:r w:rsidR="001C7D46">
        <w:rPr>
          <w:rFonts w:eastAsia="Garamond" w:cs="Garamond"/>
          <w:lang w:val="en-US"/>
        </w:rPr>
        <w:t>graphs</w:t>
      </w:r>
      <w:r w:rsidR="0094497B">
        <w:rPr>
          <w:rFonts w:eastAsia="Garamond" w:cs="Garamond"/>
          <w:lang w:val="en-US"/>
        </w:rPr>
        <w:t xml:space="preserve"> </w:t>
      </w:r>
      <w:r w:rsidR="00C43755">
        <w:rPr>
          <w:rFonts w:eastAsia="Garamond" w:cs="Garamond"/>
          <w:lang w:val="en-US"/>
        </w:rPr>
        <w:t xml:space="preserve">show </w:t>
      </w:r>
      <w:r w:rsidR="003C0ED0">
        <w:rPr>
          <w:rFonts w:eastAsia="Garamond" w:cs="Garamond"/>
          <w:lang w:val="en-US"/>
        </w:rPr>
        <w:t xml:space="preserve">controller predictions </w:t>
      </w:r>
      <w:proofErr w:type="gramStart"/>
      <w:r w:rsidR="001C7D46">
        <w:rPr>
          <w:rFonts w:eastAsia="Garamond" w:cs="Garamond"/>
          <w:lang w:val="en-US"/>
        </w:rPr>
        <w:t>3 time</w:t>
      </w:r>
      <w:proofErr w:type="gramEnd"/>
      <w:r w:rsidR="001C7D46">
        <w:rPr>
          <w:rFonts w:eastAsia="Garamond" w:cs="Garamond"/>
          <w:lang w:val="en-US"/>
        </w:rPr>
        <w:t xml:space="preserve"> steps </w:t>
      </w:r>
      <w:r w:rsidR="00FC6EFB">
        <w:rPr>
          <w:rFonts w:eastAsia="Garamond" w:cs="Garamond"/>
          <w:lang w:val="en-US"/>
        </w:rPr>
        <w:t xml:space="preserve">(1.5h) </w:t>
      </w:r>
      <w:r w:rsidR="001C7D46">
        <w:rPr>
          <w:rFonts w:eastAsia="Garamond" w:cs="Garamond"/>
          <w:lang w:val="en-US"/>
        </w:rPr>
        <w:t xml:space="preserve">ahead </w:t>
      </w:r>
      <w:r w:rsidR="003C0ED0">
        <w:rPr>
          <w:rFonts w:eastAsia="Garamond" w:cs="Garamond"/>
          <w:lang w:val="en-US"/>
        </w:rPr>
        <w:t xml:space="preserve">of </w:t>
      </w:r>
      <w:r w:rsidR="00FC6EFB">
        <w:rPr>
          <w:rFonts w:eastAsia="Garamond" w:cs="Garamond"/>
          <w:lang w:val="en-US"/>
        </w:rPr>
        <w:t>e</w:t>
      </w:r>
      <w:r w:rsidR="006F53C9">
        <w:rPr>
          <w:rFonts w:eastAsia="Garamond" w:cs="Garamond"/>
          <w:lang w:val="en-US"/>
        </w:rPr>
        <w:t xml:space="preserve">ach given </w:t>
      </w:r>
      <w:r w:rsidR="00FC6EFB">
        <w:rPr>
          <w:rFonts w:eastAsia="Garamond" w:cs="Garamond"/>
          <w:lang w:val="en-US"/>
        </w:rPr>
        <w:t xml:space="preserve">optimization </w:t>
      </w:r>
      <w:r w:rsidR="006F53C9">
        <w:rPr>
          <w:rFonts w:eastAsia="Garamond" w:cs="Garamond"/>
          <w:lang w:val="en-US"/>
        </w:rPr>
        <w:t>time instance.</w:t>
      </w:r>
      <w:r w:rsidR="00154A8E">
        <w:rPr>
          <w:rFonts w:eastAsia="Garamond" w:cs="Garamond"/>
          <w:lang w:val="en-US"/>
        </w:rPr>
        <w:t xml:space="preserve"> </w:t>
      </w:r>
      <w:r w:rsidR="00FC6EFB">
        <w:rPr>
          <w:rFonts w:eastAsia="Garamond" w:cs="Garamond"/>
          <w:lang w:val="en-US"/>
        </w:rPr>
        <w:t>Further</w:t>
      </w:r>
      <w:r w:rsidR="00154A8E">
        <w:rPr>
          <w:rFonts w:eastAsia="Garamond" w:cs="Garamond"/>
          <w:lang w:val="en-US"/>
        </w:rPr>
        <w:t xml:space="preserve">, </w:t>
      </w:r>
      <w:r w:rsidR="00E43BD9">
        <w:rPr>
          <w:rFonts w:eastAsia="Garamond" w:cs="Garamond"/>
          <w:lang w:val="en-US"/>
        </w:rPr>
        <w:t>plant</w:t>
      </w:r>
      <w:r w:rsidR="00E547DB">
        <w:rPr>
          <w:rFonts w:eastAsia="Garamond" w:cs="Garamond"/>
          <w:lang w:val="en-US"/>
        </w:rPr>
        <w:t xml:space="preserve"> simulations</w:t>
      </w:r>
      <w:r w:rsidR="00FC6EFB">
        <w:rPr>
          <w:rFonts w:eastAsia="Garamond" w:cs="Garamond"/>
          <w:lang w:val="en-US"/>
        </w:rPr>
        <w:t xml:space="preserve"> were based on </w:t>
      </w:r>
      <w:r w:rsidR="00E547DB">
        <w:rPr>
          <w:rFonts w:eastAsia="Garamond" w:cs="Garamond"/>
          <w:lang w:val="en-US"/>
        </w:rPr>
        <w:t xml:space="preserve">elevated values of the scenario tree </w:t>
      </w:r>
      <w:del w:id="194" w:author="Sören Weinrich" w:date="2025-04-26T19:38:00Z">
        <w:r w:rsidR="00E43BD9" w:rsidDel="00CB3314">
          <w:rPr>
            <w:rFonts w:eastAsia="Garamond" w:cs="Garamond"/>
            <w:lang w:val="en-US"/>
          </w:rPr>
          <w:delText>as in</w:delText>
        </w:r>
      </w:del>
      <w:ins w:id="195" w:author="Sören Weinrich" w:date="2025-04-26T19:38:00Z">
        <w:r w:rsidR="00CB3314">
          <w:rPr>
            <w:rFonts w:eastAsia="Garamond" w:cs="Garamond"/>
            <w:lang w:val="en-US"/>
          </w:rPr>
          <w:t>according to</w:t>
        </w:r>
      </w:ins>
      <w:r w:rsidR="00E43BD9">
        <w:rPr>
          <w:rFonts w:eastAsia="Garamond" w:cs="Garamond"/>
          <w:lang w:val="en-US"/>
        </w:rPr>
        <w:t xml:space="preserve"> Lucia et al.</w:t>
      </w:r>
      <w:r w:rsidR="00DC6D3E">
        <w:rPr>
          <w:rFonts w:eastAsia="Garamond" w:cs="Garamond"/>
          <w:lang w:val="en-US"/>
        </w:rPr>
        <w:t xml:space="preserve"> (</w:t>
      </w:r>
      <w:r w:rsidR="00E43BD9">
        <w:rPr>
          <w:rFonts w:eastAsia="Garamond" w:cs="Garamond"/>
          <w:lang w:val="en-US"/>
        </w:rPr>
        <w:t>2013</w:t>
      </w:r>
      <w:r w:rsidR="00DC6D3E">
        <w:rPr>
          <w:rFonts w:eastAsia="Garamond" w:cs="Garamond"/>
          <w:lang w:val="en-US"/>
        </w:rPr>
        <w:t>)</w:t>
      </w:r>
      <w:ins w:id="196" w:author="Sören Weinrich" w:date="2025-04-26T19:37:00Z">
        <w:r w:rsidR="00CB3314">
          <w:rPr>
            <w:rFonts w:eastAsia="Garamond" w:cs="Garamond"/>
            <w:lang w:val="en-US"/>
          </w:rPr>
          <w:t xml:space="preserve"> and </w:t>
        </w:r>
      </w:ins>
      <w:ins w:id="197" w:author="Sören Weinrich" w:date="2025-04-26T19:38:00Z">
        <w:r w:rsidR="00CB3314">
          <w:rPr>
            <w:rFonts w:eastAsia="Garamond" w:cs="Garamond"/>
            <w:lang w:val="en-US"/>
          </w:rPr>
          <w:t xml:space="preserve">illustrated in </w:t>
        </w:r>
      </w:ins>
      <w:del w:id="198" w:author="Sören Weinrich" w:date="2025-04-26T19:38:00Z">
        <w:r w:rsidR="00FC6EFB" w:rsidDel="00CB3314">
          <w:rPr>
            <w:rFonts w:eastAsia="Garamond" w:cs="Garamond"/>
            <w:lang w:val="en-US"/>
          </w:rPr>
          <w:delText xml:space="preserve">, </w:delText>
        </w:r>
        <w:bookmarkStart w:id="199" w:name="_Hlk195179818"/>
        <w:r w:rsidR="00FC6EFB" w:rsidDel="00CB3314">
          <w:rPr>
            <w:rFonts w:eastAsia="Garamond" w:cs="Garamond"/>
            <w:lang w:val="en-US"/>
          </w:rPr>
          <w:delText xml:space="preserve">cf. </w:delText>
        </w:r>
      </w:del>
      <w:r w:rsidR="00FC6EFB">
        <w:rPr>
          <w:rFonts w:eastAsia="Garamond" w:cs="Garamond"/>
          <w:lang w:val="en-US"/>
        </w:rPr>
        <w:t>Fig 1d</w:t>
      </w:r>
      <w:ins w:id="200" w:author="Sören Weinrich" w:date="2025-04-26T19:38:00Z">
        <w:r w:rsidR="00CB3314">
          <w:rPr>
            <w:rFonts w:eastAsia="Garamond" w:cs="Garamond"/>
            <w:lang w:val="en-US"/>
          </w:rPr>
          <w:t xml:space="preserve"> (</w:t>
        </w:r>
      </w:ins>
      <w:del w:id="201" w:author="Sören Weinrich" w:date="2025-04-26T19:38:00Z">
        <w:r w:rsidR="00FC6EFB" w:rsidDel="00CB3314">
          <w:rPr>
            <w:rFonts w:eastAsia="Garamond" w:cs="Garamond"/>
            <w:lang w:val="en-US"/>
          </w:rPr>
          <w:delText xml:space="preserve">, </w:delText>
        </w:r>
      </w:del>
      <w:r w:rsidR="00FC6EFB">
        <w:rPr>
          <w:rFonts w:eastAsia="Garamond" w:cs="Garamond"/>
          <w:lang w:val="en-US"/>
        </w:rPr>
        <w:t>plant block</w:t>
      </w:r>
      <w:bookmarkEnd w:id="199"/>
      <w:ins w:id="202" w:author="Sören Weinrich" w:date="2025-04-26T19:38:00Z">
        <w:r w:rsidR="00CB3314">
          <w:rPr>
            <w:rFonts w:eastAsia="Garamond" w:cs="Garamond"/>
            <w:lang w:val="en-US"/>
          </w:rPr>
          <w:t>)</w:t>
        </w:r>
      </w:ins>
      <w:r w:rsidR="00E43BD9">
        <w:rPr>
          <w:rFonts w:eastAsia="Garamond" w:cs="Garamond"/>
          <w:lang w:val="en-US"/>
        </w:rPr>
        <w:t>.</w:t>
      </w:r>
    </w:p>
    <w:p w14:paraId="636FBEEF" w14:textId="1EABC689" w:rsidR="00B728D2" w:rsidRDefault="001D6EAE" w:rsidP="003047E8">
      <w:pPr>
        <w:rPr>
          <w:rFonts w:eastAsia="Garamond" w:cs="Garamond"/>
          <w:lang w:val="en-US"/>
        </w:rPr>
      </w:pPr>
      <w:r>
        <w:rPr>
          <w:rFonts w:eastAsia="Garamond" w:cs="Garamond"/>
          <w:lang w:val="en-US"/>
        </w:rPr>
        <w:t xml:space="preserve">As can be seen in </w:t>
      </w:r>
      <w:r w:rsidR="00725000">
        <w:rPr>
          <w:rFonts w:eastAsia="Garamond" w:cs="Garamond"/>
          <w:lang w:val="en-US"/>
        </w:rPr>
        <w:t xml:space="preserve">the magnification of </w:t>
      </w:r>
      <w:r>
        <w:rPr>
          <w:rFonts w:eastAsia="Garamond" w:cs="Garamond"/>
          <w:lang w:val="en-US"/>
        </w:rPr>
        <w:t xml:space="preserve">the </w:t>
      </w:r>
      <w:r w:rsidR="00B361CE">
        <w:rPr>
          <w:rFonts w:eastAsia="Garamond" w:cs="Garamond"/>
          <w:lang w:val="en-US"/>
        </w:rPr>
        <w:t xml:space="preserve">central </w:t>
      </w:r>
      <w:r>
        <w:rPr>
          <w:rFonts w:eastAsia="Garamond" w:cs="Garamond"/>
          <w:lang w:val="en-US"/>
        </w:rPr>
        <w:t xml:space="preserve">plot window, </w:t>
      </w:r>
      <w:r w:rsidR="00E034DC">
        <w:rPr>
          <w:rFonts w:eastAsia="Garamond" w:cs="Garamond"/>
          <w:lang w:val="en-US"/>
        </w:rPr>
        <w:t xml:space="preserve">convergence for </w:t>
      </w:r>
      <w:r w:rsidR="00424D6C">
        <w:rPr>
          <w:rFonts w:eastAsia="Garamond" w:cs="Garamond"/>
          <w:lang w:val="en-US"/>
        </w:rPr>
        <w:t xml:space="preserve">increasing setpoints is reached </w:t>
      </w:r>
      <w:r w:rsidR="0017183E">
        <w:rPr>
          <w:rFonts w:eastAsia="Garamond" w:cs="Garamond"/>
          <w:lang w:val="en-US"/>
        </w:rPr>
        <w:t xml:space="preserve">almost instantaneously </w:t>
      </w:r>
      <w:r w:rsidR="00E93F7D">
        <w:rPr>
          <w:rFonts w:eastAsia="Garamond" w:cs="Garamond"/>
          <w:lang w:val="en-US"/>
        </w:rPr>
        <w:t>(</w:t>
      </w:r>
      <m:oMath>
        <m:r>
          <w:rPr>
            <w:rFonts w:ascii="Cambria Math" w:eastAsia="Garamond" w:hAnsi="Cambria Math" w:cs="Garamond"/>
            <w:lang w:val="en-US"/>
          </w:rPr>
          <m:t>≪1</m:t>
        </m:r>
      </m:oMath>
      <w:r w:rsidR="00E93F7D">
        <w:rPr>
          <w:rFonts w:eastAsia="Garamond" w:cs="Garamond"/>
          <w:lang w:val="en-US"/>
        </w:rPr>
        <w:t xml:space="preserve"> d)</w:t>
      </w:r>
      <w:r w:rsidR="00AF14E8">
        <w:rPr>
          <w:rFonts w:eastAsia="Garamond" w:cs="Garamond"/>
          <w:lang w:val="en-US"/>
        </w:rPr>
        <w:t xml:space="preserve"> and without overshoot</w:t>
      </w:r>
      <w:r w:rsidR="00E93F7D">
        <w:rPr>
          <w:rFonts w:eastAsia="Garamond" w:cs="Garamond"/>
          <w:lang w:val="en-US"/>
        </w:rPr>
        <w:t xml:space="preserve"> </w:t>
      </w:r>
      <w:r w:rsidR="004B67B6">
        <w:rPr>
          <w:rFonts w:eastAsia="Garamond" w:cs="Garamond"/>
          <w:lang w:val="en-US"/>
        </w:rPr>
        <w:t>in response</w:t>
      </w:r>
      <w:r w:rsidR="0017183E">
        <w:rPr>
          <w:rFonts w:eastAsia="Garamond" w:cs="Garamond"/>
          <w:lang w:val="en-US"/>
        </w:rPr>
        <w:t xml:space="preserve"> to </w:t>
      </w:r>
      <w:r w:rsidR="004C329A">
        <w:rPr>
          <w:rFonts w:eastAsia="Garamond" w:cs="Garamond"/>
          <w:lang w:val="en-US"/>
        </w:rPr>
        <w:t xml:space="preserve">sudden, </w:t>
      </w:r>
      <w:r w:rsidR="004C329A">
        <w:rPr>
          <w:rFonts w:eastAsia="Garamond" w:cs="Garamond"/>
          <w:lang w:val="en-US"/>
        </w:rPr>
        <w:lastRenderedPageBreak/>
        <w:t>heavy feedings of manure and silages</w:t>
      </w:r>
      <w:r w:rsidR="00225200">
        <w:rPr>
          <w:rFonts w:eastAsia="Garamond" w:cs="Garamond"/>
          <w:lang w:val="en-US"/>
        </w:rPr>
        <w:t xml:space="preserve"> (</w:t>
      </w:r>
      <w:r w:rsidR="00567CA6">
        <w:rPr>
          <w:rFonts w:eastAsia="Garamond" w:cs="Garamond"/>
          <w:lang w:val="en-US"/>
        </w:rPr>
        <w:t>top plot window</w:t>
      </w:r>
      <w:r w:rsidR="00225200">
        <w:rPr>
          <w:rFonts w:eastAsia="Garamond" w:cs="Garamond"/>
          <w:lang w:val="en-US"/>
        </w:rPr>
        <w:t>)</w:t>
      </w:r>
      <w:r w:rsidR="00567CA6">
        <w:rPr>
          <w:rFonts w:eastAsia="Garamond" w:cs="Garamond"/>
          <w:lang w:val="en-US"/>
        </w:rPr>
        <w:t xml:space="preserve">. </w:t>
      </w:r>
      <w:r w:rsidR="00115734">
        <w:rPr>
          <w:rFonts w:eastAsia="Garamond" w:cs="Garamond"/>
          <w:lang w:val="en-US"/>
        </w:rPr>
        <w:t xml:space="preserve">In turn, the controller </w:t>
      </w:r>
      <w:r w:rsidR="0015794F">
        <w:rPr>
          <w:rFonts w:eastAsia="Garamond" w:cs="Garamond"/>
          <w:lang w:val="en-US"/>
        </w:rPr>
        <w:t xml:space="preserve">reacts to </w:t>
      </w:r>
      <w:r w:rsidR="00115734">
        <w:rPr>
          <w:rFonts w:eastAsia="Garamond" w:cs="Garamond"/>
          <w:lang w:val="en-US"/>
        </w:rPr>
        <w:t xml:space="preserve">decreasing </w:t>
      </w:r>
      <w:r w:rsidR="00E034DC">
        <w:rPr>
          <w:rFonts w:eastAsia="Garamond" w:cs="Garamond"/>
          <w:lang w:val="en-US"/>
        </w:rPr>
        <w:t xml:space="preserve">setpoints </w:t>
      </w:r>
      <w:r w:rsidR="00A20213">
        <w:rPr>
          <w:rFonts w:eastAsia="Garamond" w:cs="Garamond"/>
          <w:lang w:val="en-US"/>
        </w:rPr>
        <w:t xml:space="preserve">by </w:t>
      </w:r>
      <w:r w:rsidR="00B96E01">
        <w:rPr>
          <w:rFonts w:eastAsia="Garamond" w:cs="Garamond"/>
          <w:lang w:val="en-US"/>
        </w:rPr>
        <w:t xml:space="preserve">entirely </w:t>
      </w:r>
      <w:r w:rsidR="00A20213">
        <w:rPr>
          <w:rFonts w:eastAsia="Garamond" w:cs="Garamond"/>
          <w:lang w:val="en-US"/>
        </w:rPr>
        <w:t xml:space="preserve">stopping </w:t>
      </w:r>
      <w:r w:rsidR="00B96E01">
        <w:rPr>
          <w:rFonts w:eastAsia="Garamond" w:cs="Garamond"/>
          <w:lang w:val="en-US"/>
        </w:rPr>
        <w:t xml:space="preserve">the </w:t>
      </w:r>
      <w:r w:rsidR="00A20213">
        <w:rPr>
          <w:rFonts w:eastAsia="Garamond" w:cs="Garamond"/>
          <w:lang w:val="en-US"/>
        </w:rPr>
        <w:t>feeding</w:t>
      </w:r>
      <w:r w:rsidR="0015794F">
        <w:rPr>
          <w:rFonts w:eastAsia="Garamond" w:cs="Garamond"/>
          <w:lang w:val="en-US"/>
        </w:rPr>
        <w:t xml:space="preserve"> (</w:t>
      </w:r>
      <w:r w:rsidR="00B96E01">
        <w:rPr>
          <w:rFonts w:eastAsia="Garamond" w:cs="Garamond"/>
          <w:lang w:val="en-US"/>
        </w:rPr>
        <w:t>days 6, 9)</w:t>
      </w:r>
      <w:r w:rsidR="004E738A">
        <w:rPr>
          <w:rFonts w:eastAsia="Garamond" w:cs="Garamond"/>
          <w:lang w:val="en-US"/>
        </w:rPr>
        <w:t xml:space="preserve">, which suffices to </w:t>
      </w:r>
      <w:r w:rsidR="00223EA8">
        <w:rPr>
          <w:rFonts w:eastAsia="Garamond" w:cs="Garamond"/>
          <w:lang w:val="en-US"/>
        </w:rPr>
        <w:t>deliver</w:t>
      </w:r>
      <w:r w:rsidR="004E738A">
        <w:rPr>
          <w:rFonts w:eastAsia="Garamond" w:cs="Garamond"/>
          <w:lang w:val="en-US"/>
        </w:rPr>
        <w:t xml:space="preserve"> </w:t>
      </w:r>
      <w:r w:rsidR="00223EA8">
        <w:rPr>
          <w:rFonts w:eastAsia="Garamond" w:cs="Garamond"/>
          <w:lang w:val="en-US"/>
        </w:rPr>
        <w:t xml:space="preserve">convergence </w:t>
      </w:r>
      <w:r w:rsidR="00E034DC">
        <w:rPr>
          <w:rFonts w:eastAsia="Garamond" w:cs="Garamond"/>
          <w:lang w:val="en-US"/>
        </w:rPr>
        <w:t xml:space="preserve">within </w:t>
      </w:r>
      <w:r w:rsidR="00424D6C">
        <w:rPr>
          <w:rFonts w:eastAsia="Garamond" w:cs="Garamond"/>
          <w:lang w:val="en-US"/>
        </w:rPr>
        <w:t>1d.</w:t>
      </w:r>
      <w:r w:rsidR="00EE22A4">
        <w:rPr>
          <w:rFonts w:eastAsia="Garamond" w:cs="Garamond"/>
          <w:lang w:val="en-US"/>
        </w:rPr>
        <w:t xml:space="preserve"> Constant setpoints are maintained by a constant </w:t>
      </w:r>
      <w:r w:rsidR="004E738A">
        <w:rPr>
          <w:rFonts w:eastAsia="Garamond" w:cs="Garamond"/>
          <w:lang w:val="en-US"/>
        </w:rPr>
        <w:t xml:space="preserve">feeding </w:t>
      </w:r>
      <w:r w:rsidR="00EE22A4">
        <w:rPr>
          <w:rFonts w:eastAsia="Garamond" w:cs="Garamond"/>
          <w:lang w:val="en-US"/>
        </w:rPr>
        <w:t>of substrate</w:t>
      </w:r>
      <w:r w:rsidR="008B73EE">
        <w:rPr>
          <w:rFonts w:eastAsia="Garamond" w:cs="Garamond"/>
          <w:lang w:val="en-US"/>
        </w:rPr>
        <w:t xml:space="preserve"> with almost identical </w:t>
      </w:r>
      <w:r w:rsidR="002D06DE">
        <w:rPr>
          <w:rFonts w:eastAsia="Garamond" w:cs="Garamond"/>
          <w:lang w:val="en-US"/>
        </w:rPr>
        <w:t>shares in silages</w:t>
      </w:r>
      <w:r w:rsidR="006A575A">
        <w:rPr>
          <w:rFonts w:eastAsia="Garamond" w:cs="Garamond"/>
          <w:lang w:val="en-US"/>
        </w:rPr>
        <w:t xml:space="preserve"> and about 5 times as much manure</w:t>
      </w:r>
      <w:del w:id="203" w:author="Sören Weinrich" w:date="2025-04-26T19:39:00Z">
        <w:r w:rsidR="004E738A" w:rsidDel="00CB3314">
          <w:rPr>
            <w:rFonts w:eastAsia="Garamond" w:cs="Garamond"/>
            <w:lang w:val="en-US"/>
          </w:rPr>
          <w:delText xml:space="preserve"> (note different scales of y axes)</w:delText>
        </w:r>
      </w:del>
      <w:r w:rsidR="006A575A">
        <w:rPr>
          <w:rFonts w:eastAsia="Garamond" w:cs="Garamond"/>
          <w:lang w:val="en-US"/>
        </w:rPr>
        <w:t xml:space="preserve">. While co-digestion </w:t>
      </w:r>
      <w:r w:rsidR="002875A8">
        <w:rPr>
          <w:rFonts w:eastAsia="Garamond" w:cs="Garamond"/>
          <w:lang w:val="en-US"/>
        </w:rPr>
        <w:t xml:space="preserve">with constant </w:t>
      </w:r>
      <w:r w:rsidR="0013275A">
        <w:rPr>
          <w:rFonts w:eastAsia="Garamond" w:cs="Garamond"/>
          <w:lang w:val="en-US"/>
        </w:rPr>
        <w:t xml:space="preserve">substrate </w:t>
      </w:r>
      <w:r w:rsidR="002875A8">
        <w:rPr>
          <w:rFonts w:eastAsia="Garamond" w:cs="Garamond"/>
          <w:lang w:val="en-US"/>
        </w:rPr>
        <w:t xml:space="preserve">proportions </w:t>
      </w:r>
      <w:r w:rsidR="006A575A">
        <w:rPr>
          <w:rFonts w:eastAsia="Garamond" w:cs="Garamond"/>
          <w:lang w:val="en-US"/>
        </w:rPr>
        <w:t xml:space="preserve">is </w:t>
      </w:r>
      <w:r w:rsidR="007D6FB0">
        <w:rPr>
          <w:rFonts w:eastAsia="Garamond" w:cs="Garamond"/>
          <w:lang w:val="en-US"/>
        </w:rPr>
        <w:t>common in practical AD operation</w:t>
      </w:r>
      <w:r w:rsidR="008B463E">
        <w:rPr>
          <w:rFonts w:eastAsia="Garamond" w:cs="Garamond"/>
          <w:lang w:val="en-US"/>
        </w:rPr>
        <w:t xml:space="preserve"> </w:t>
      </w:r>
      <w:sdt>
        <w:sdtPr>
          <w:rPr>
            <w:rFonts w:eastAsia="Garamond" w:cs="Garamond"/>
            <w:lang w:val="en-US"/>
          </w:rPr>
          <w:alias w:val="To edit, see citavi.com/edit"/>
          <w:tag w:val="CitaviPlaceholder#f706f735-d8d9-44ad-9281-610560ece575"/>
          <w:id w:val="354538997"/>
          <w:placeholder>
            <w:docPart w:val="DefaultPlaceholder_-1854013440"/>
          </w:placeholder>
        </w:sdtPr>
        <w:sdtEndPr/>
        <w:sdtContent>
          <w:r w:rsidR="0097178E">
            <w:rPr>
              <w:rFonts w:eastAsia="Garamond" w:cs="Garamond"/>
              <w:lang w:val="en-US"/>
            </w:rPr>
            <w:fldChar w:fldCharType="begin"/>
          </w:r>
          <w:r w:rsidR="00046EEC">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DNlYWQzLTg4MjMtNDU2NC05MDAyLTg4ZTVmZjYxZTkwMyIsIlJhbmdlTGVuZ3RoIjoyNywiUmVmZXJlbmNlSWQiOiI5ODg5MTQwZS0yMTUyLTQwN2MtOTY5OC1mNzdlNTQ1YzVjZ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xMDkvMDczODg1NTEuMjAxMC41MjU0OTYiLCJVcmlTdHJpbmciOiJodHRwczovL2RvaS5vcmcvMTAuMzEwOS8wNzM4ODU1MS4yMDEwLjUyNTQ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xNDoyNCIsIk1vZGlmaWVkQnkiOiJfSGVsbG1hbm4sIFNpbW9uIiwiSWQiOiJjZjIyMDE2NC01MTRiLTQ1ZTUtYmQ3MS1jMjMxY2I4ZTE0NmQiLCJNb2RpZmllZE9uIjoiMjAyNS0wMi0wNFQyMjoxNDoy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IxMzUxODE1IiwiVXJpU3RyaW5nIjoiaHR0cDovL3d3dy5uY2JpLm5sbS5uaWguZ292L3B1Ym1lZC8yMTM1MTgx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}</w:instrText>
          </w:r>
          <w:r w:rsidR="0097178E">
            <w:rPr>
              <w:rFonts w:eastAsia="Garamond" w:cs="Garamond"/>
              <w:lang w:val="en-US"/>
            </w:rPr>
            <w:fldChar w:fldCharType="separate"/>
          </w:r>
          <w:r w:rsidR="00046EEC">
            <w:rPr>
              <w:rFonts w:eastAsia="Garamond" w:cs="Garamond"/>
              <w:lang w:val="en-US"/>
            </w:rPr>
            <w:t>(Mata-Alvarez et al., 2011)</w:t>
          </w:r>
          <w:r w:rsidR="0097178E">
            <w:rPr>
              <w:rFonts w:eastAsia="Garamond" w:cs="Garamond"/>
              <w:lang w:val="en-US"/>
            </w:rPr>
            <w:fldChar w:fldCharType="end"/>
          </w:r>
        </w:sdtContent>
      </w:sdt>
      <w:r w:rsidR="007D6FB0">
        <w:rPr>
          <w:rFonts w:eastAsia="Garamond" w:cs="Garamond"/>
          <w:lang w:val="en-US"/>
        </w:rPr>
        <w:t xml:space="preserve">, </w:t>
      </w:r>
      <w:r w:rsidR="00F246FA">
        <w:rPr>
          <w:rFonts w:eastAsia="Garamond" w:cs="Garamond"/>
          <w:lang w:val="en-US"/>
        </w:rPr>
        <w:t xml:space="preserve">continuous feed volume flows are </w:t>
      </w:r>
      <w:r w:rsidR="0013275A">
        <w:rPr>
          <w:rFonts w:eastAsia="Garamond" w:cs="Garamond"/>
          <w:lang w:val="en-US"/>
        </w:rPr>
        <w:t xml:space="preserve">rather </w:t>
      </w:r>
      <w:r w:rsidR="007D6FB0">
        <w:rPr>
          <w:rFonts w:eastAsia="Garamond" w:cs="Garamond"/>
          <w:lang w:val="en-US"/>
        </w:rPr>
        <w:t>u</w:t>
      </w:r>
      <w:r w:rsidR="00EC6D1E">
        <w:rPr>
          <w:rFonts w:eastAsia="Garamond" w:cs="Garamond"/>
          <w:lang w:val="en-US"/>
        </w:rPr>
        <w:t>ncommo</w:t>
      </w:r>
      <w:r w:rsidR="0097178E">
        <w:rPr>
          <w:rFonts w:eastAsia="Garamond" w:cs="Garamond"/>
          <w:lang w:val="en-US"/>
        </w:rPr>
        <w:t>n</w:t>
      </w:r>
      <w:r w:rsidR="00F246FA">
        <w:rPr>
          <w:rFonts w:eastAsia="Garamond" w:cs="Garamond"/>
          <w:lang w:val="en-US"/>
        </w:rPr>
        <w:t xml:space="preserve">. </w:t>
      </w:r>
      <w:r w:rsidR="008C2CBC">
        <w:rPr>
          <w:rFonts w:eastAsia="Garamond" w:cs="Garamond"/>
          <w:lang w:val="en-US"/>
        </w:rPr>
        <w:t>I</w:t>
      </w:r>
      <w:r w:rsidR="008A41F4">
        <w:rPr>
          <w:rFonts w:eastAsia="Garamond" w:cs="Garamond"/>
          <w:lang w:val="en-US"/>
        </w:rPr>
        <w:t>nstead,</w:t>
      </w:r>
      <w:r w:rsidR="008C2CBC">
        <w:rPr>
          <w:rFonts w:eastAsia="Garamond" w:cs="Garamond"/>
          <w:lang w:val="en-US"/>
        </w:rPr>
        <w:t xml:space="preserve"> quasi steady-state methane production is </w:t>
      </w:r>
      <w:r w:rsidR="00543F42">
        <w:rPr>
          <w:rFonts w:eastAsia="Garamond" w:cs="Garamond"/>
          <w:lang w:val="en-US"/>
        </w:rPr>
        <w:t xml:space="preserve">typically </w:t>
      </w:r>
      <w:r w:rsidR="001E5308">
        <w:rPr>
          <w:rFonts w:eastAsia="Garamond" w:cs="Garamond"/>
          <w:lang w:val="en-US"/>
        </w:rPr>
        <w:t>approximated</w:t>
      </w:r>
      <w:r w:rsidR="008C2CBC">
        <w:rPr>
          <w:rFonts w:eastAsia="Garamond" w:cs="Garamond"/>
          <w:lang w:val="en-US"/>
        </w:rPr>
        <w:t xml:space="preserve"> </w:t>
      </w:r>
      <w:r w:rsidR="008A41F4">
        <w:rPr>
          <w:rFonts w:eastAsia="Garamond" w:cs="Garamond"/>
          <w:lang w:val="en-US"/>
        </w:rPr>
        <w:t>through</w:t>
      </w:r>
      <w:r w:rsidR="008C2CBC">
        <w:rPr>
          <w:rFonts w:eastAsia="Garamond" w:cs="Garamond"/>
          <w:lang w:val="en-US"/>
        </w:rPr>
        <w:t xml:space="preserve"> small </w:t>
      </w:r>
      <w:r w:rsidR="006D0082">
        <w:rPr>
          <w:rFonts w:eastAsia="Garamond" w:cs="Garamond"/>
          <w:lang w:val="en-US"/>
        </w:rPr>
        <w:t>substrate dosages in short intervals</w:t>
      </w:r>
      <w:r w:rsidR="00DA2475">
        <w:rPr>
          <w:rFonts w:eastAsia="Garamond" w:cs="Garamond"/>
          <w:lang w:val="en-US"/>
        </w:rPr>
        <w:t xml:space="preserve"> </w:t>
      </w:r>
      <w:sdt>
        <w:sdtPr>
          <w:rPr>
            <w:rFonts w:eastAsia="Garamond" w:cs="Garamond"/>
            <w:lang w:val="en-US"/>
          </w:rPr>
          <w:alias w:val="To edit, see citavi.com/edit"/>
          <w:tag w:val="CitaviPlaceholder#b543f470-bba6-4d25-abf8-1f58a11fef8c"/>
          <w:id w:val="1906650285"/>
          <w:placeholder>
            <w:docPart w:val="DefaultPlaceholder_-1854013440"/>
          </w:placeholder>
        </w:sdtPr>
        <w:sdtEndPr/>
        <w:sdtContent>
          <w:commentRangeStart w:id="204"/>
          <w:commentRangeStart w:id="205"/>
          <w:r w:rsidR="00DA2475">
            <w:rPr>
              <w:rFonts w:eastAsia="Garamond" w:cs="Garamond"/>
              <w:lang w:val="en-US"/>
            </w:rPr>
            <w:fldChar w:fldCharType="begin"/>
          </w:r>
          <w:r w:rsidR="00046EEC">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A5Njg3LTYzZTAtNGRiNy1hMmRkLWI5YmQ2OGFmNWJmMCIsIlJhbmdlTGVuZ3RoIjoxOSwiUmVmZXJlbmNlSWQiOiJmOTQ2YzU1OC02MWMxLTQwNjUtYTZmYS1hYzNkZTA1NzN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ODYvczEzMDY4LTAxOC0xMjc5LTUiLCJVcmlTdHJpbmciOiJodHRwczovL2RvaS5vcmcvMTAuMTE4Ni9zMTMwNjgtMDE4LTEyNzkt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zMzoyMSIsIk1vZGlmaWVkQnkiOiJfSGVsbG1hbm4sIFNpbW9uIiwiSWQiOiI2NDRmYzg3OS01OTQ0LTRmYTEtODhkMC1jMmQ2OWZiYmMyN2MiLCJNb2RpZmllZE9uIjoiMjAyNS0wMi0wNFQyMjozMzoy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YxNzM4OTYiLCJVcmlTdHJpbmciOiJodHRwczovL3d3dy5uY2JpLm5sbS5uaWguZ292L3BtYy9hcnRpY2xlcy9QTUM2MTczODk2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yLTA0VDIyOjMzOjIxIiwiTW9kaWZpZWRCeSI6Il9IZWxsbWFubiwgU2ltb24iLCJJZCI6IjcyNzJkNjA3LTM2MjktNDdiYy04ZGFhLTg0YWJlN2E5MGRkYiIsIk1vZGlmaWVkT24iOiIyMDI1LTAyLTA0VDIyOjMzOjIx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MzAzMjM4NTkiLCJVcmlTdHJpbmciOiJodHRwOi8vd3d3Lm5jYmkubmxtLm5paC5nb3YvcHVibWVkLzMwMzIzODU5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}</w:instrText>
          </w:r>
          <w:r w:rsidR="00DA2475">
            <w:rPr>
              <w:rFonts w:eastAsia="Garamond" w:cs="Garamond"/>
              <w:lang w:val="en-US"/>
            </w:rPr>
            <w:fldChar w:fldCharType="separate"/>
          </w:r>
          <w:r w:rsidR="00046EEC">
            <w:rPr>
              <w:rFonts w:eastAsia="Garamond" w:cs="Garamond"/>
              <w:lang w:val="en-US"/>
            </w:rPr>
            <w:t>(Bonk et al., 2018)</w:t>
          </w:r>
          <w:r w:rsidR="00DA2475">
            <w:rPr>
              <w:rFonts w:eastAsia="Garamond" w:cs="Garamond"/>
              <w:lang w:val="en-US"/>
            </w:rPr>
            <w:fldChar w:fldCharType="end"/>
          </w:r>
          <w:commentRangeEnd w:id="204"/>
          <w:r w:rsidR="00D06A2A">
            <w:rPr>
              <w:rStyle w:val="Kommentarzeichen"/>
            </w:rPr>
            <w:commentReference w:id="204"/>
          </w:r>
          <w:commentRangeEnd w:id="205"/>
          <w:r w:rsidR="00CB3314">
            <w:rPr>
              <w:rStyle w:val="Kommentarzeichen"/>
            </w:rPr>
            <w:commentReference w:id="205"/>
          </w:r>
        </w:sdtContent>
      </w:sdt>
      <w:r w:rsidR="00B222B4">
        <w:rPr>
          <w:rFonts w:eastAsia="Garamond" w:cs="Garamond"/>
          <w:lang w:val="en-US"/>
        </w:rPr>
        <w:t xml:space="preserve">, which </w:t>
      </w:r>
      <w:r w:rsidR="006D0082">
        <w:rPr>
          <w:rFonts w:eastAsia="Garamond" w:cs="Garamond"/>
          <w:lang w:val="en-US"/>
        </w:rPr>
        <w:t>leads to slightly fluctuating gas productions.</w:t>
      </w:r>
      <w:r w:rsidR="003A6892">
        <w:rPr>
          <w:rFonts w:eastAsia="Garamond" w:cs="Garamond"/>
          <w:lang w:val="en-US"/>
        </w:rPr>
        <w:t xml:space="preserve"> The obtained</w:t>
      </w:r>
      <w:r w:rsidR="00B222B4">
        <w:rPr>
          <w:rFonts w:eastAsia="Garamond" w:cs="Garamond"/>
          <w:lang w:val="en-US"/>
        </w:rPr>
        <w:t xml:space="preserve"> simulation</w:t>
      </w:r>
      <w:r w:rsidR="003A6892">
        <w:rPr>
          <w:rFonts w:eastAsia="Garamond" w:cs="Garamond"/>
          <w:lang w:val="en-US"/>
        </w:rPr>
        <w:t xml:space="preserve"> results are, however, a consequence of the formulation of the </w:t>
      </w:r>
      <w:r w:rsidR="00862FB9">
        <w:rPr>
          <w:rFonts w:eastAsia="Garamond" w:cs="Garamond"/>
          <w:lang w:val="en-US"/>
        </w:rPr>
        <w:t>OCP</w:t>
      </w:r>
      <w:r w:rsidR="00566AB6">
        <w:rPr>
          <w:rFonts w:eastAsia="Garamond" w:cs="Garamond"/>
          <w:lang w:val="en-US"/>
        </w:rPr>
        <w:t xml:space="preserve">, which allows </w:t>
      </w:r>
      <w:r w:rsidR="007941D5">
        <w:rPr>
          <w:rFonts w:eastAsia="Garamond" w:cs="Garamond"/>
          <w:lang w:val="en-US"/>
        </w:rPr>
        <w:t xml:space="preserve">the controller </w:t>
      </w:r>
      <w:r w:rsidR="00566AB6">
        <w:rPr>
          <w:rFonts w:eastAsia="Garamond" w:cs="Garamond"/>
          <w:lang w:val="en-US"/>
        </w:rPr>
        <w:t xml:space="preserve">enough degrees of freedom to </w:t>
      </w:r>
      <w:r w:rsidR="003047E8">
        <w:rPr>
          <w:rFonts w:eastAsia="Garamond" w:cs="Garamond"/>
          <w:lang w:val="en-US"/>
        </w:rPr>
        <w:t>deliver indeed constant methane productions.</w:t>
      </w:r>
    </w:p>
    <w:p w14:paraId="22C74201" w14:textId="2D73A0C3" w:rsidR="003F676E" w:rsidRDefault="003F676E" w:rsidP="00424FB7">
      <w:pPr>
        <w:rPr>
          <w:rFonts w:eastAsia="Garamond" w:cs="Garamond"/>
          <w:lang w:val="en-US"/>
        </w:rPr>
      </w:pPr>
      <w:r>
        <w:rPr>
          <w:rFonts w:eastAsia="Garamond" w:cs="Garamond"/>
          <w:lang w:val="en-US"/>
        </w:rPr>
        <w:t>The pH can be maintained approximately constant</w:t>
      </w:r>
      <w:r w:rsidR="00096A57">
        <w:rPr>
          <w:rFonts w:eastAsia="Garamond" w:cs="Garamond"/>
          <w:lang w:val="en-US"/>
        </w:rPr>
        <w:t xml:space="preserve">, with a pH in the range </w:t>
      </w:r>
      <w:r w:rsidR="00357C14">
        <w:rPr>
          <w:rFonts w:eastAsia="Garamond" w:cs="Garamond"/>
          <w:lang w:val="en-US"/>
        </w:rPr>
        <w:t xml:space="preserve">of </w:t>
      </w:r>
      <w:r w:rsidR="00096A57">
        <w:rPr>
          <w:rFonts w:eastAsia="Garamond" w:cs="Garamond"/>
          <w:lang w:val="en-US"/>
        </w:rPr>
        <w:t>7.3-</w:t>
      </w:r>
      <w:r w:rsidR="00357C14">
        <w:rPr>
          <w:rFonts w:eastAsia="Garamond" w:cs="Garamond"/>
          <w:lang w:val="en-US"/>
        </w:rPr>
        <w:t>7.</w:t>
      </w:r>
      <w:r w:rsidR="0072136C">
        <w:rPr>
          <w:rFonts w:eastAsia="Garamond" w:cs="Garamond"/>
          <w:lang w:val="en-US"/>
        </w:rPr>
        <w:t xml:space="preserve">7, </w:t>
      </w:r>
      <w:r w:rsidR="00615766">
        <w:rPr>
          <w:rFonts w:eastAsia="Garamond" w:cs="Garamond"/>
          <w:lang w:val="en-US"/>
        </w:rPr>
        <w:t xml:space="preserve">and the most significant drop at </w:t>
      </w:r>
      <w:r w:rsidR="00542B90">
        <w:rPr>
          <w:rFonts w:eastAsia="Garamond" w:cs="Garamond"/>
          <w:lang w:val="en-US"/>
        </w:rPr>
        <w:t xml:space="preserve">a </w:t>
      </w:r>
      <w:r w:rsidR="00615766">
        <w:rPr>
          <w:rFonts w:eastAsia="Garamond" w:cs="Garamond"/>
          <w:lang w:val="en-US"/>
        </w:rPr>
        <w:t xml:space="preserve">feeding spike at time </w:t>
      </w:r>
      <w:r w:rsidR="005D7FFB">
        <w:rPr>
          <w:rFonts w:eastAsia="Garamond" w:cs="Garamond"/>
          <w:lang w:val="en-US"/>
        </w:rPr>
        <w:t xml:space="preserve">day 3. </w:t>
      </w:r>
      <w:commentRangeStart w:id="206"/>
      <w:r w:rsidR="005D7FFB">
        <w:rPr>
          <w:rFonts w:eastAsia="Garamond" w:cs="Garamond"/>
          <w:lang w:val="en-US"/>
        </w:rPr>
        <w:t xml:space="preserve">Moreover, </w:t>
      </w:r>
      <w:r w:rsidR="00424FB7">
        <w:rPr>
          <w:rFonts w:eastAsia="Garamond" w:cs="Garamond"/>
          <w:lang w:val="en-US"/>
        </w:rPr>
        <w:t xml:space="preserve">the process is constantly in a state of ammonia inhibition, with an ammonia inhibition factor (inhibition 3 in bottom subplot) of about 0.3. However, since the other two inhibition factors of nitrogen limitation and pH (inhibition 1 and 2) are retained at about 1, the process remains stable. Stable process operation at diminished levels of ammonia inhibition factors have also been reported by </w:t>
      </w:r>
      <w:sdt>
        <w:sdtPr>
          <w:rPr>
            <w:rFonts w:eastAsia="Garamond" w:cs="Garamond"/>
            <w:lang w:val="en-US"/>
          </w:rPr>
          <w:alias w:val="To edit, see citavi.com/edit"/>
          <w:tag w:val="CitaviPlaceholder#b84130d6-a025-4c0e-baa1-2e72149cd1ed"/>
          <w:id w:val="124124280"/>
          <w:placeholder>
            <w:docPart w:val="DefaultPlaceholder_-1854013440"/>
          </w:placeholder>
        </w:sdtPr>
        <w:sdtEndPr/>
        <w:sdtContent>
          <w:r w:rsidR="00424FB7">
            <w:rPr>
              <w:rFonts w:eastAsia="Garamond" w:cs="Garamond"/>
              <w:lang w:val="en-US"/>
            </w:rPr>
            <w:fldChar w:fldCharType="begin"/>
          </w:r>
          <w:r w:rsidR="00046EEC">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xMGMxNzk3LTYyMzEtNGM4OC04MDdkLTA0ZmU2NDA0Zjg1ZiIsIkVudHJpZXMiOlt7IiRpZCI6IjIiLCIkdHlwZSI6IlN3aXNzQWNhZGVtaWMuQ2l0YXZpLkNpdGF0aW9ucy5Xb3JkUGxhY2Vob2xkZXJFbnRyeSwgU3dpc3NBY2FkZW1pYy5DaXRhdmkiLCJJZCI6IjY5NmI5MDliLWY1M2QtNGE5Ni04NjgwLTliNTUzMDU0MWEzMS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QtMTBUMTQ6NDA6MzE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2I4NDEzMGQ2LWEwMjUtNGMwZS1iYWExLTJlNzIxNDljZDFlZCIsIlRleHQiOiJXZWlucmljaCBldCBhbC4iLCJXQUlWZXJzaW9uIjoiNi4xNS4yLjAifQ==}</w:instrText>
          </w:r>
          <w:r w:rsidR="00424FB7">
            <w:rPr>
              <w:rFonts w:eastAsia="Garamond" w:cs="Garamond"/>
              <w:lang w:val="en-US"/>
            </w:rPr>
            <w:fldChar w:fldCharType="separate"/>
          </w:r>
          <w:r w:rsidR="00046EEC">
            <w:rPr>
              <w:rFonts w:eastAsia="Garamond" w:cs="Garamond"/>
              <w:lang w:val="en-US"/>
            </w:rPr>
            <w:t>Weinrich et al.</w:t>
          </w:r>
          <w:r w:rsidR="00424FB7">
            <w:rPr>
              <w:rFonts w:eastAsia="Garamond" w:cs="Garamond"/>
              <w:lang w:val="en-US"/>
            </w:rPr>
            <w:fldChar w:fldCharType="end"/>
          </w:r>
        </w:sdtContent>
      </w:sdt>
      <w:r w:rsidR="00424FB7">
        <w:rPr>
          <w:rFonts w:eastAsia="Garamond" w:cs="Garamond"/>
          <w:lang w:val="en-US"/>
        </w:rPr>
        <w:t xml:space="preserve"> </w:t>
      </w:r>
      <w:sdt>
        <w:sdtPr>
          <w:rPr>
            <w:rFonts w:eastAsia="Garamond" w:cs="Garamond"/>
            <w:lang w:val="en-US"/>
          </w:rPr>
          <w:alias w:val="To edit, see citavi.com/edit"/>
          <w:tag w:val="CitaviPlaceholder#b10c1797-6231-4c88-807d-04fe6404f85f"/>
          <w:id w:val="-1959948797"/>
          <w:placeholder>
            <w:docPart w:val="DefaultPlaceholder_-1854013440"/>
          </w:placeholder>
        </w:sdtPr>
        <w:sdtEndPr/>
        <w:sdtContent>
          <w:r w:rsidR="00424FB7">
            <w:rPr>
              <w:rFonts w:eastAsia="Garamond" w:cs="Garamond"/>
              <w:lang w:val="en-US"/>
            </w:rPr>
            <w:fldChar w:fldCharType="begin"/>
          </w:r>
          <w:r w:rsidR="00046EEC">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4NDEzMGQ2LWEwMjUtNGMwZS1iYWExLTJlNzIxNDljZDFlZCIsIkVudHJpZXMiOlt7IiRpZCI6IjIiLCIkdHlwZSI6IlN3aXNzQWNhZGVtaWMuQ2l0YXZpLkNpdGF0aW9ucy5Xb3JkUGxhY2Vob2xkZXJFbnRyeSwgU3dpc3NBY2FkZW1pYy5DaXRhdmkiLCJJZCI6IjUyYzA1OTFlLTVlZjYtNDFhYS1iOGQ5LWU0YzA0YzlkZmQ3YS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0LTEwVDE0OjQwOjM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YjEwYzE3OTctNjIzMS00Yzg4LTgwN2QtMDRmZTY0MDRmODVmIiwiVGV4dCI6IigyMDIxKSIsIldBSVZlcnNpb24iOiI2LjE1LjIuMCJ9}</w:instrText>
          </w:r>
          <w:r w:rsidR="00424FB7">
            <w:rPr>
              <w:rFonts w:eastAsia="Garamond" w:cs="Garamond"/>
              <w:lang w:val="en-US"/>
            </w:rPr>
            <w:fldChar w:fldCharType="separate"/>
          </w:r>
          <w:r w:rsidR="00046EEC">
            <w:rPr>
              <w:rFonts w:eastAsia="Garamond" w:cs="Garamond"/>
              <w:lang w:val="en-US"/>
            </w:rPr>
            <w:t>(2021)</w:t>
          </w:r>
          <w:r w:rsidR="00424FB7">
            <w:rPr>
              <w:rFonts w:eastAsia="Garamond" w:cs="Garamond"/>
              <w:lang w:val="en-US"/>
            </w:rPr>
            <w:fldChar w:fldCharType="end"/>
          </w:r>
          <w:commentRangeEnd w:id="206"/>
          <w:r w:rsidR="00C308D6">
            <w:rPr>
              <w:rStyle w:val="Kommentarzeichen"/>
            </w:rPr>
            <w:commentReference w:id="206"/>
          </w:r>
        </w:sdtContent>
      </w:sdt>
      <w:r w:rsidR="00424FB7">
        <w:rPr>
          <w:rFonts w:eastAsia="Garamond" w:cs="Garamond"/>
          <w:lang w:val="en-US"/>
        </w:rPr>
        <w:t>.</w:t>
      </w:r>
    </w:p>
    <w:p w14:paraId="1CF11B9B" w14:textId="0C6C6391" w:rsidR="00B946D8" w:rsidRDefault="4246EA89" w:rsidP="00CB653A">
      <w:pPr>
        <w:rPr>
          <w:rFonts w:eastAsia="Garamond" w:cs="Garamond"/>
          <w:lang w:val="en-US"/>
        </w:rPr>
      </w:pPr>
      <w:r w:rsidRPr="4246EA89">
        <w:rPr>
          <w:rFonts w:eastAsia="Garamond" w:cs="Garamond"/>
          <w:lang w:val="en-US"/>
        </w:rPr>
        <w:t>Disturbance feedings (2</w:t>
      </w:r>
      <w:r w:rsidRPr="4246EA89">
        <w:rPr>
          <w:rFonts w:eastAsia="Garamond" w:cs="Garamond"/>
          <w:vertAlign w:val="superscript"/>
          <w:lang w:val="en-US"/>
        </w:rPr>
        <w:t>nd</w:t>
      </w:r>
      <w:r w:rsidRPr="4246EA89">
        <w:rPr>
          <w:rFonts w:eastAsia="Garamond" w:cs="Garamond"/>
          <w:lang w:val="en-US"/>
        </w:rPr>
        <w:t xml:space="preserve"> subplot) could be rejected well through the controller by adequately reducing the feeding of silages, as can be seen in the magnification in the top subplot. Note that the total gas production diminishes during disturbances. However, the control error of methane production remained in the range of </w:t>
      </w:r>
      <w:r w:rsidR="790BE8CC" w:rsidRPr="790BE8CC">
        <w:rPr>
          <w:rFonts w:eastAsia="Garamond" w:cs="Garamond"/>
          <w:lang w:val="en-US"/>
        </w:rPr>
        <w:t>0-</w:t>
      </w:r>
      <w:r w:rsidRPr="4246EA89">
        <w:rPr>
          <w:rFonts w:eastAsia="Garamond" w:cs="Garamond"/>
          <w:lang w:val="en-US"/>
        </w:rPr>
        <w:t>2 m</w:t>
      </w:r>
      <w:r w:rsidRPr="4246EA89">
        <w:rPr>
          <w:rFonts w:eastAsia="Garamond" w:cs="Garamond"/>
          <w:vertAlign w:val="superscript"/>
          <w:lang w:val="en-US"/>
        </w:rPr>
        <w:t>3</w:t>
      </w:r>
      <w:r w:rsidRPr="4246EA89">
        <w:rPr>
          <w:rFonts w:eastAsia="Garamond" w:cs="Garamond"/>
          <w:lang w:val="en-US"/>
        </w:rPr>
        <w:t xml:space="preserve"> d</w:t>
      </w:r>
      <w:r w:rsidRPr="4246EA89">
        <w:rPr>
          <w:rFonts w:eastAsia="Garamond" w:cs="Garamond"/>
          <w:vertAlign w:val="superscript"/>
          <w:lang w:val="en-US"/>
        </w:rPr>
        <w:t>-1</w:t>
      </w:r>
      <w:r w:rsidRPr="4246EA89">
        <w:rPr>
          <w:rFonts w:eastAsia="Garamond" w:cs="Garamond"/>
          <w:lang w:val="en-US"/>
        </w:rPr>
        <w:t xml:space="preserve"> which occurred during the strongest disturbance feeding (days 13-17), shown in the corresponding magnification. The run time for the entire simulation of 30 d took only 2 min. This would clearly allow real-time application and underscores the numerical efficiency through orthogonal collocation </w:t>
      </w:r>
      <w:r w:rsidR="00C96700">
        <w:rPr>
          <w:rFonts w:eastAsia="Garamond" w:cs="Garamond"/>
          <w:lang w:val="en-US"/>
        </w:rPr>
        <w:t>as</w:t>
      </w:r>
      <w:r w:rsidR="00C96700" w:rsidRPr="4246EA89">
        <w:rPr>
          <w:rFonts w:eastAsia="Garamond" w:cs="Garamond"/>
          <w:lang w:val="en-US"/>
        </w:rPr>
        <w:t xml:space="preserve"> </w:t>
      </w:r>
      <w:r w:rsidRPr="4246EA89">
        <w:rPr>
          <w:rFonts w:eastAsia="Garamond" w:cs="Garamond"/>
          <w:lang w:val="en-US"/>
        </w:rPr>
        <w:t>discretization</w:t>
      </w:r>
      <w:r w:rsidR="00C96700">
        <w:rPr>
          <w:rFonts w:eastAsia="Garamond" w:cs="Garamond"/>
          <w:lang w:val="en-US"/>
        </w:rPr>
        <w:t xml:space="preserve"> and the </w:t>
      </w:r>
      <w:r w:rsidR="00C96700" w:rsidRPr="4246EA89">
        <w:rPr>
          <w:rFonts w:eastAsia="Garamond" w:cs="Garamond"/>
          <w:lang w:val="en-US"/>
        </w:rPr>
        <w:t>HSL solver</w:t>
      </w:r>
      <w:r w:rsidRPr="4246EA89">
        <w:rPr>
          <w:rFonts w:eastAsia="Garamond" w:cs="Garamond"/>
          <w:lang w:val="en-US"/>
        </w:rPr>
        <w:t>.</w:t>
      </w:r>
    </w:p>
    <w:p w14:paraId="016A249A" w14:textId="5AF4EA3B" w:rsidR="00873C55" w:rsidRDefault="00B946D8" w:rsidP="00897864">
      <w:pPr>
        <w:rPr>
          <w:rFonts w:eastAsia="Garamond" w:cs="Garamond"/>
          <w:lang w:val="en-US"/>
        </w:rPr>
      </w:pPr>
      <w:commentRangeStart w:id="207"/>
      <w:commentRangeStart w:id="208"/>
      <w:commentRangeStart w:id="209"/>
      <w:r>
        <w:rPr>
          <w:rFonts w:eastAsia="Garamond" w:cs="Garamond"/>
          <w:lang w:val="en-US"/>
        </w:rPr>
        <w:t>Overall</w:t>
      </w:r>
      <w:commentRangeEnd w:id="207"/>
      <w:r>
        <w:rPr>
          <w:rStyle w:val="Kommentarzeichen"/>
        </w:rPr>
        <w:commentReference w:id="207"/>
      </w:r>
      <w:commentRangeEnd w:id="208"/>
      <w:r w:rsidR="00022375">
        <w:rPr>
          <w:rStyle w:val="Kommentarzeichen"/>
        </w:rPr>
        <w:commentReference w:id="208"/>
      </w:r>
      <w:r>
        <w:rPr>
          <w:rFonts w:eastAsia="Garamond" w:cs="Garamond"/>
          <w:lang w:val="en-US"/>
        </w:rPr>
        <w:t xml:space="preserve">, the controller </w:t>
      </w:r>
      <w:r w:rsidR="00E922EC">
        <w:rPr>
          <w:rFonts w:eastAsia="Garamond" w:cs="Garamond"/>
          <w:lang w:val="en-US"/>
        </w:rPr>
        <w:t>successfully tracked changing setpoints of methane</w:t>
      </w:r>
      <w:r w:rsidR="00230A76">
        <w:rPr>
          <w:rFonts w:eastAsia="Garamond" w:cs="Garamond"/>
          <w:lang w:val="en-US"/>
        </w:rPr>
        <w:t xml:space="preserve"> </w:t>
      </w:r>
      <w:r w:rsidR="00E922EC">
        <w:rPr>
          <w:rFonts w:eastAsia="Garamond" w:cs="Garamond"/>
          <w:lang w:val="en-US"/>
        </w:rPr>
        <w:t xml:space="preserve">production </w:t>
      </w:r>
      <w:r w:rsidR="00230A76">
        <w:rPr>
          <w:rFonts w:eastAsia="Garamond" w:cs="Garamond"/>
          <w:lang w:val="en-US"/>
        </w:rPr>
        <w:t xml:space="preserve">in </w:t>
      </w:r>
      <w:r w:rsidR="00E922EC">
        <w:rPr>
          <w:rFonts w:eastAsia="Garamond" w:cs="Garamond"/>
          <w:lang w:val="en-US"/>
        </w:rPr>
        <w:t xml:space="preserve">a </w:t>
      </w:r>
      <w:r w:rsidR="00230A76">
        <w:rPr>
          <w:rFonts w:eastAsia="Garamond" w:cs="Garamond"/>
          <w:lang w:val="en-US"/>
        </w:rPr>
        <w:t xml:space="preserve">stable fashion with </w:t>
      </w:r>
      <w:r w:rsidR="00C96700">
        <w:rPr>
          <w:rFonts w:eastAsia="Garamond" w:cs="Garamond"/>
          <w:lang w:val="en-US"/>
        </w:rPr>
        <w:t xml:space="preserve">fast </w:t>
      </w:r>
      <w:r w:rsidR="00230A76">
        <w:rPr>
          <w:rFonts w:eastAsia="Garamond" w:cs="Garamond"/>
          <w:lang w:val="en-US"/>
        </w:rPr>
        <w:t xml:space="preserve">convergence </w:t>
      </w:r>
      <w:r w:rsidR="00E44043">
        <w:rPr>
          <w:rFonts w:eastAsia="Garamond" w:cs="Garamond"/>
          <w:lang w:val="en-US"/>
        </w:rPr>
        <w:t>and despite disturbance</w:t>
      </w:r>
      <w:r w:rsidR="005A6740">
        <w:rPr>
          <w:rFonts w:eastAsia="Garamond" w:cs="Garamond"/>
          <w:lang w:val="en-US"/>
        </w:rPr>
        <w:t xml:space="preserve"> feeding of varying amplitude</w:t>
      </w:r>
      <w:r w:rsidR="00E44043">
        <w:rPr>
          <w:rFonts w:eastAsia="Garamond" w:cs="Garamond"/>
          <w:lang w:val="en-US"/>
        </w:rPr>
        <w:t xml:space="preserve">. </w:t>
      </w:r>
      <w:r w:rsidR="00897864">
        <w:rPr>
          <w:rFonts w:eastAsia="Garamond" w:cs="Garamond"/>
          <w:lang w:val="en-US"/>
        </w:rPr>
        <w:t xml:space="preserve">This in turn requires that </w:t>
      </w:r>
      <w:r w:rsidR="00E40F9A">
        <w:rPr>
          <w:rFonts w:eastAsia="Garamond" w:cs="Garamond"/>
          <w:lang w:val="en-US"/>
        </w:rPr>
        <w:t>continuous inflow of substrates i</w:t>
      </w:r>
      <w:r w:rsidR="00897864">
        <w:rPr>
          <w:rFonts w:eastAsia="Garamond" w:cs="Garamond"/>
          <w:lang w:val="en-US"/>
        </w:rPr>
        <w:t xml:space="preserve">s </w:t>
      </w:r>
      <w:r w:rsidR="00E40F9A">
        <w:rPr>
          <w:rFonts w:eastAsia="Garamond" w:cs="Garamond"/>
          <w:lang w:val="en-US"/>
        </w:rPr>
        <w:t xml:space="preserve">technically </w:t>
      </w:r>
      <w:r w:rsidR="00897864">
        <w:rPr>
          <w:rFonts w:eastAsia="Garamond" w:cs="Garamond"/>
          <w:lang w:val="en-US"/>
        </w:rPr>
        <w:t xml:space="preserve">feasible. Moreover, state feedback was assumed, which </w:t>
      </w:r>
      <w:r w:rsidR="006709BA">
        <w:rPr>
          <w:rFonts w:eastAsia="Garamond" w:cs="Garamond"/>
          <w:lang w:val="en-US"/>
        </w:rPr>
        <w:t>would require</w:t>
      </w:r>
      <w:r w:rsidR="00B66E2F">
        <w:rPr>
          <w:rFonts w:eastAsia="Garamond" w:cs="Garamond"/>
          <w:lang w:val="en-US"/>
        </w:rPr>
        <w:t xml:space="preserve"> a high model fidelity (</w:t>
      </w:r>
      <w:r w:rsidR="00BD0C35">
        <w:rPr>
          <w:rFonts w:eastAsia="Garamond" w:cs="Garamond"/>
          <w:lang w:val="en-US"/>
        </w:rPr>
        <w:t xml:space="preserve">and </w:t>
      </w:r>
      <w:r w:rsidR="00B66E2F">
        <w:rPr>
          <w:rFonts w:eastAsia="Garamond" w:cs="Garamond"/>
          <w:lang w:val="en-US"/>
        </w:rPr>
        <w:t xml:space="preserve">thus a </w:t>
      </w:r>
      <w:r w:rsidR="00BD0C35">
        <w:rPr>
          <w:rFonts w:eastAsia="Garamond" w:cs="Garamond"/>
          <w:lang w:val="en-US"/>
        </w:rPr>
        <w:t>low plant-model mismatch</w:t>
      </w:r>
      <w:r w:rsidR="00B66E2F">
        <w:rPr>
          <w:rFonts w:eastAsia="Garamond" w:cs="Garamond"/>
          <w:lang w:val="en-US"/>
        </w:rPr>
        <w:t>) in reality</w:t>
      </w:r>
      <w:r w:rsidR="00CB653A">
        <w:rPr>
          <w:rFonts w:eastAsia="Garamond" w:cs="Garamond"/>
          <w:lang w:val="en-US"/>
        </w:rPr>
        <w:t>.</w:t>
      </w:r>
      <w:commentRangeEnd w:id="209"/>
      <w:r w:rsidR="00022375">
        <w:rPr>
          <w:rStyle w:val="Kommentarzeichen"/>
        </w:rPr>
        <w:commentReference w:id="209"/>
      </w:r>
    </w:p>
    <w:p w14:paraId="321D0C59" w14:textId="11A9DB8E" w:rsidR="00B02161" w:rsidRDefault="77A2C42C" w:rsidP="00D304E0">
      <w:pPr>
        <w:pStyle w:val="berschrift3"/>
        <w:rPr>
          <w:lang w:val="en-US"/>
        </w:rPr>
      </w:pPr>
      <w:bookmarkStart w:id="210" w:name="_tkocxpr8ahno"/>
      <w:bookmarkEnd w:id="210"/>
      <w:r w:rsidRPr="77A2C42C">
        <w:rPr>
          <w:lang w:val="en-US"/>
        </w:rPr>
        <w:lastRenderedPageBreak/>
        <w:t>3.</w:t>
      </w:r>
      <w:r w:rsidR="009E324F">
        <w:rPr>
          <w:lang w:val="en-US"/>
        </w:rPr>
        <w:t>3</w:t>
      </w:r>
      <w:r w:rsidRPr="77A2C42C">
        <w:rPr>
          <w:lang w:val="en-US"/>
        </w:rPr>
        <w:t>.2 Save gas storage levels during cogeneration</w:t>
      </w:r>
    </w:p>
    <w:p w14:paraId="6C0D6AB7" w14:textId="1555F507" w:rsidR="00163A52" w:rsidRDefault="0043400C" w:rsidP="003D7CEF">
      <w:pPr>
        <w:rPr>
          <w:rFonts w:eastAsia="Garamond" w:cs="Garamond"/>
          <w:color w:val="000000" w:themeColor="text1"/>
          <w:szCs w:val="24"/>
          <w:lang w:val="en-US"/>
        </w:rPr>
      </w:pPr>
      <w:r>
        <w:rPr>
          <w:rFonts w:eastAsia="Garamond" w:cs="Garamond"/>
          <w:color w:val="000000" w:themeColor="text1"/>
          <w:szCs w:val="24"/>
          <w:lang w:val="en-US"/>
        </w:rPr>
        <w:t xml:space="preserve">System performance during cogeneration is shown in </w:t>
      </w:r>
      <w:r w:rsidR="00CF1BBF">
        <w:rPr>
          <w:rFonts w:eastAsia="Garamond" w:cs="Garamond"/>
          <w:color w:val="000000" w:themeColor="text1"/>
          <w:szCs w:val="24"/>
          <w:lang w:val="en-US"/>
        </w:rPr>
        <w:t>Fig.</w:t>
      </w:r>
      <w:r>
        <w:rPr>
          <w:rFonts w:eastAsia="Garamond" w:cs="Garamond"/>
          <w:color w:val="000000" w:themeColor="text1"/>
          <w:szCs w:val="24"/>
          <w:lang w:val="en-US"/>
        </w:rPr>
        <w:t xml:space="preserve"> </w:t>
      </w:r>
      <w:r w:rsidR="005E61ED">
        <w:rPr>
          <w:rFonts w:eastAsia="Garamond" w:cs="Garamond"/>
          <w:color w:val="000000" w:themeColor="text1"/>
          <w:szCs w:val="24"/>
          <w:lang w:val="en-US"/>
        </w:rPr>
        <w:t>5</w:t>
      </w:r>
      <w:r w:rsidR="00B15288">
        <w:rPr>
          <w:rFonts w:eastAsia="Garamond" w:cs="Garamond"/>
          <w:color w:val="000000" w:themeColor="text1"/>
          <w:szCs w:val="24"/>
          <w:lang w:val="en-US"/>
        </w:rPr>
        <w:t xml:space="preserve"> by means of optimized substrate feeds</w:t>
      </w:r>
      <w:del w:id="211" w:author="Sören Weinrich" w:date="2025-04-26T20:11:00Z">
        <w:r w:rsidR="00B15288" w:rsidDel="0005587B">
          <w:rPr>
            <w:rFonts w:eastAsia="Garamond" w:cs="Garamond"/>
            <w:color w:val="000000" w:themeColor="text1"/>
            <w:szCs w:val="24"/>
            <w:lang w:val="en-US"/>
          </w:rPr>
          <w:delText xml:space="preserve"> (top</w:delText>
        </w:r>
        <w:r w:rsidR="00786011" w:rsidDel="0005587B">
          <w:rPr>
            <w:rFonts w:eastAsia="Garamond" w:cs="Garamond"/>
            <w:color w:val="000000" w:themeColor="text1"/>
            <w:szCs w:val="24"/>
            <w:lang w:val="en-US"/>
          </w:rPr>
          <w:delText xml:space="preserve"> plot</w:delText>
        </w:r>
        <w:r w:rsidR="00B15288" w:rsidDel="0005587B">
          <w:rPr>
            <w:rFonts w:eastAsia="Garamond" w:cs="Garamond"/>
            <w:color w:val="000000" w:themeColor="text1"/>
            <w:szCs w:val="24"/>
            <w:lang w:val="en-US"/>
          </w:rPr>
          <w:delText>)</w:delText>
        </w:r>
      </w:del>
      <w:r w:rsidR="00B15288">
        <w:rPr>
          <w:rFonts w:eastAsia="Garamond" w:cs="Garamond"/>
          <w:color w:val="000000" w:themeColor="text1"/>
          <w:szCs w:val="24"/>
          <w:lang w:val="en-US"/>
        </w:rPr>
        <w:t>,</w:t>
      </w:r>
      <w:r w:rsidR="00786011">
        <w:rPr>
          <w:rFonts w:eastAsia="Garamond" w:cs="Garamond"/>
          <w:color w:val="000000" w:themeColor="text1"/>
          <w:szCs w:val="24"/>
          <w:lang w:val="en-US"/>
        </w:rPr>
        <w:t xml:space="preserve"> disturbance feedings</w:t>
      </w:r>
      <w:ins w:id="212" w:author="Sören Weinrich" w:date="2025-04-26T20:13:00Z">
        <w:r w:rsidR="0005587B">
          <w:rPr>
            <w:rFonts w:eastAsia="Garamond" w:cs="Garamond"/>
            <w:color w:val="000000" w:themeColor="text1"/>
            <w:szCs w:val="24"/>
            <w:lang w:val="en-US"/>
          </w:rPr>
          <w:t xml:space="preserve"> and</w:t>
        </w:r>
      </w:ins>
      <w:r w:rsidR="00786011">
        <w:rPr>
          <w:rFonts w:eastAsia="Garamond" w:cs="Garamond"/>
          <w:color w:val="000000" w:themeColor="text1"/>
          <w:szCs w:val="24"/>
          <w:lang w:val="en-US"/>
        </w:rPr>
        <w:t xml:space="preserve"> </w:t>
      </w:r>
      <w:del w:id="213" w:author="Sören Weinrich" w:date="2025-04-26T20:11:00Z">
        <w:r w:rsidR="00786011" w:rsidDel="0005587B">
          <w:rPr>
            <w:rFonts w:eastAsia="Garamond" w:cs="Garamond"/>
            <w:color w:val="000000" w:themeColor="text1"/>
            <w:szCs w:val="24"/>
            <w:lang w:val="en-US"/>
          </w:rPr>
          <w:delText>(2</w:delText>
        </w:r>
        <w:r w:rsidR="00786011" w:rsidRPr="00786011" w:rsidDel="0005587B">
          <w:rPr>
            <w:rFonts w:eastAsia="Garamond" w:cs="Garamond"/>
            <w:color w:val="000000" w:themeColor="text1"/>
            <w:szCs w:val="24"/>
            <w:vertAlign w:val="superscript"/>
            <w:lang w:val="en-US"/>
          </w:rPr>
          <w:delText>nd</w:delText>
        </w:r>
        <w:r w:rsidR="00786011" w:rsidDel="0005587B">
          <w:rPr>
            <w:rFonts w:eastAsia="Garamond" w:cs="Garamond"/>
            <w:color w:val="000000" w:themeColor="text1"/>
            <w:szCs w:val="24"/>
            <w:lang w:val="en-US"/>
          </w:rPr>
          <w:delText xml:space="preserve"> plot)</w:delText>
        </w:r>
        <w:r w:rsidR="00B15288" w:rsidDel="0005587B">
          <w:rPr>
            <w:rFonts w:eastAsia="Garamond" w:cs="Garamond"/>
            <w:color w:val="000000" w:themeColor="text1"/>
            <w:szCs w:val="24"/>
            <w:lang w:val="en-US"/>
          </w:rPr>
          <w:delText xml:space="preserve"> </w:delText>
        </w:r>
      </w:del>
      <w:r w:rsidR="004E3AF5">
        <w:rPr>
          <w:rFonts w:eastAsia="Garamond" w:cs="Garamond"/>
          <w:color w:val="000000" w:themeColor="text1"/>
          <w:szCs w:val="24"/>
          <w:lang w:val="en-US"/>
        </w:rPr>
        <w:t>GS filling level</w:t>
      </w:r>
      <w:del w:id="214" w:author="Sören Weinrich" w:date="2025-04-26T20:11:00Z">
        <w:r w:rsidR="004E3AF5" w:rsidDel="0005587B">
          <w:rPr>
            <w:rFonts w:eastAsia="Garamond" w:cs="Garamond"/>
            <w:color w:val="000000" w:themeColor="text1"/>
            <w:szCs w:val="24"/>
            <w:lang w:val="en-US"/>
          </w:rPr>
          <w:delText xml:space="preserve"> (</w:delText>
        </w:r>
        <w:r w:rsidR="00786011" w:rsidDel="0005587B">
          <w:rPr>
            <w:rFonts w:eastAsia="Garamond" w:cs="Garamond"/>
            <w:color w:val="000000" w:themeColor="text1"/>
            <w:szCs w:val="24"/>
            <w:lang w:val="en-US"/>
          </w:rPr>
          <w:delText>3</w:delText>
        </w:r>
        <w:r w:rsidR="00786011" w:rsidRPr="00786011" w:rsidDel="0005587B">
          <w:rPr>
            <w:rFonts w:eastAsia="Garamond" w:cs="Garamond"/>
            <w:color w:val="000000" w:themeColor="text1"/>
            <w:szCs w:val="24"/>
            <w:vertAlign w:val="superscript"/>
            <w:lang w:val="en-US"/>
          </w:rPr>
          <w:delText>rd</w:delText>
        </w:r>
        <w:r w:rsidR="00786011" w:rsidDel="0005587B">
          <w:rPr>
            <w:rFonts w:eastAsia="Garamond" w:cs="Garamond"/>
            <w:color w:val="000000" w:themeColor="text1"/>
            <w:szCs w:val="24"/>
            <w:lang w:val="en-US"/>
          </w:rPr>
          <w:delText xml:space="preserve"> plot</w:delText>
        </w:r>
        <w:r w:rsidR="00B87AEB" w:rsidDel="0005587B">
          <w:rPr>
            <w:rFonts w:eastAsia="Garamond" w:cs="Garamond"/>
            <w:color w:val="000000" w:themeColor="text1"/>
            <w:szCs w:val="24"/>
            <w:lang w:val="en-US"/>
          </w:rPr>
          <w:delText xml:space="preserve">, with CHP operating times shaded </w:delText>
        </w:r>
        <w:r w:rsidR="00266FAF" w:rsidDel="0005587B">
          <w:rPr>
            <w:rFonts w:eastAsia="Garamond" w:cs="Garamond"/>
            <w:color w:val="000000" w:themeColor="text1"/>
            <w:szCs w:val="24"/>
            <w:lang w:val="en-US"/>
          </w:rPr>
          <w:delText>out in grey</w:delText>
        </w:r>
        <w:r w:rsidR="004E3AF5" w:rsidDel="0005587B">
          <w:rPr>
            <w:rFonts w:eastAsia="Garamond" w:cs="Garamond"/>
            <w:color w:val="000000" w:themeColor="text1"/>
            <w:szCs w:val="24"/>
            <w:lang w:val="en-US"/>
          </w:rPr>
          <w:delText>)</w:delText>
        </w:r>
      </w:del>
      <w:r w:rsidR="00B15288">
        <w:rPr>
          <w:rFonts w:eastAsia="Garamond" w:cs="Garamond"/>
          <w:color w:val="000000" w:themeColor="text1"/>
          <w:szCs w:val="24"/>
          <w:lang w:val="en-US"/>
        </w:rPr>
        <w:t xml:space="preserve"> </w:t>
      </w:r>
      <w:r w:rsidR="004E3AF5">
        <w:rPr>
          <w:rFonts w:eastAsia="Garamond" w:cs="Garamond"/>
          <w:color w:val="000000" w:themeColor="text1"/>
          <w:szCs w:val="24"/>
          <w:lang w:val="en-US"/>
        </w:rPr>
        <w:t xml:space="preserve">as well as </w:t>
      </w:r>
      <w:ins w:id="215" w:author="Sören Weinrich" w:date="2025-04-26T20:12:00Z">
        <w:r w:rsidR="0005587B">
          <w:rPr>
            <w:rFonts w:eastAsia="Garamond" w:cs="Garamond"/>
            <w:color w:val="000000" w:themeColor="text1"/>
            <w:szCs w:val="24"/>
            <w:lang w:val="en-US"/>
          </w:rPr>
          <w:t xml:space="preserve">characteristic </w:t>
        </w:r>
      </w:ins>
      <w:r w:rsidR="00786011">
        <w:rPr>
          <w:rFonts w:eastAsia="Garamond" w:cs="Garamond"/>
          <w:color w:val="000000" w:themeColor="text1"/>
          <w:szCs w:val="24"/>
          <w:lang w:val="en-US"/>
        </w:rPr>
        <w:t>AD process</w:t>
      </w:r>
      <w:r w:rsidR="0092238C">
        <w:rPr>
          <w:rFonts w:eastAsia="Garamond" w:cs="Garamond"/>
          <w:color w:val="000000" w:themeColor="text1"/>
          <w:szCs w:val="24"/>
          <w:lang w:val="en-US"/>
        </w:rPr>
        <w:t xml:space="preserve"> variables </w:t>
      </w:r>
      <w:ins w:id="216" w:author="Sören Weinrich" w:date="2025-04-26T20:12:00Z">
        <w:r w:rsidR="0005587B">
          <w:rPr>
            <w:rFonts w:eastAsia="Garamond" w:cs="Garamond"/>
            <w:color w:val="000000" w:themeColor="text1"/>
            <w:szCs w:val="24"/>
            <w:lang w:val="en-US"/>
          </w:rPr>
          <w:t>(</w:t>
        </w:r>
      </w:ins>
      <w:ins w:id="217" w:author="Sören Weinrich" w:date="2025-04-26T20:11:00Z">
        <w:r w:rsidR="0005587B">
          <w:rPr>
            <w:rFonts w:eastAsia="Garamond" w:cs="Garamond"/>
            <w:color w:val="000000" w:themeColor="text1"/>
            <w:szCs w:val="24"/>
            <w:lang w:val="en-US"/>
          </w:rPr>
          <w:t xml:space="preserve">such as </w:t>
        </w:r>
      </w:ins>
      <w:r w:rsidR="004E3AF5">
        <w:rPr>
          <w:rFonts w:eastAsia="Garamond" w:cs="Garamond"/>
          <w:color w:val="000000" w:themeColor="text1"/>
          <w:szCs w:val="24"/>
          <w:lang w:val="en-US"/>
        </w:rPr>
        <w:t>gas production</w:t>
      </w:r>
      <w:del w:id="218" w:author="Sören Weinrich" w:date="2025-04-26T20:11:00Z">
        <w:r w:rsidR="004E3AF5" w:rsidDel="0005587B">
          <w:rPr>
            <w:rFonts w:eastAsia="Garamond" w:cs="Garamond"/>
            <w:color w:val="000000" w:themeColor="text1"/>
            <w:szCs w:val="24"/>
            <w:lang w:val="en-US"/>
          </w:rPr>
          <w:delText xml:space="preserve"> (</w:delText>
        </w:r>
        <w:r w:rsidR="0092238C" w:rsidDel="0005587B">
          <w:rPr>
            <w:rFonts w:eastAsia="Garamond" w:cs="Garamond"/>
            <w:color w:val="000000" w:themeColor="text1"/>
            <w:szCs w:val="24"/>
            <w:lang w:val="en-US"/>
          </w:rPr>
          <w:delText>4</w:delText>
        </w:r>
        <w:r w:rsidR="0092238C" w:rsidRPr="0092238C" w:rsidDel="0005587B">
          <w:rPr>
            <w:rFonts w:eastAsia="Garamond" w:cs="Garamond"/>
            <w:color w:val="000000" w:themeColor="text1"/>
            <w:szCs w:val="24"/>
            <w:vertAlign w:val="superscript"/>
            <w:lang w:val="en-US"/>
          </w:rPr>
          <w:delText>th</w:delText>
        </w:r>
        <w:r w:rsidR="0092238C" w:rsidDel="0005587B">
          <w:rPr>
            <w:rFonts w:eastAsia="Garamond" w:cs="Garamond"/>
            <w:color w:val="000000" w:themeColor="text1"/>
            <w:szCs w:val="24"/>
            <w:lang w:val="en-US"/>
          </w:rPr>
          <w:delText xml:space="preserve"> plot)</w:delText>
        </w:r>
      </w:del>
      <w:r w:rsidR="0092238C">
        <w:rPr>
          <w:rFonts w:eastAsia="Garamond" w:cs="Garamond"/>
          <w:color w:val="000000" w:themeColor="text1"/>
          <w:szCs w:val="24"/>
          <w:lang w:val="en-US"/>
        </w:rPr>
        <w:t xml:space="preserve">, pH </w:t>
      </w:r>
      <w:del w:id="219" w:author="Sören Weinrich" w:date="2025-04-26T20:12:00Z">
        <w:r w:rsidR="0092238C" w:rsidDel="0005587B">
          <w:rPr>
            <w:rFonts w:eastAsia="Garamond" w:cs="Garamond"/>
            <w:color w:val="000000" w:themeColor="text1"/>
            <w:szCs w:val="24"/>
            <w:lang w:val="en-US"/>
          </w:rPr>
          <w:delText>(</w:delText>
        </w:r>
        <w:r w:rsidR="0092238C" w:rsidRPr="0092238C" w:rsidDel="0005587B">
          <w:rPr>
            <w:rFonts w:eastAsia="Garamond" w:cs="Garamond"/>
            <w:color w:val="000000" w:themeColor="text1"/>
            <w:szCs w:val="24"/>
            <w:lang w:val="en-US"/>
          </w:rPr>
          <w:delText>5</w:delText>
        </w:r>
        <w:r w:rsidR="0092238C" w:rsidRPr="0092238C" w:rsidDel="0005587B">
          <w:rPr>
            <w:rFonts w:eastAsia="Garamond" w:cs="Garamond"/>
            <w:color w:val="000000" w:themeColor="text1"/>
            <w:szCs w:val="24"/>
            <w:vertAlign w:val="superscript"/>
            <w:lang w:val="en-US"/>
          </w:rPr>
          <w:delText>th</w:delText>
        </w:r>
        <w:r w:rsidR="0092238C" w:rsidRPr="0092238C" w:rsidDel="0005587B">
          <w:rPr>
            <w:rFonts w:eastAsia="Garamond" w:cs="Garamond"/>
            <w:color w:val="000000" w:themeColor="text1"/>
            <w:szCs w:val="24"/>
            <w:lang w:val="en-US"/>
          </w:rPr>
          <w:delText xml:space="preserve"> plot) </w:delText>
        </w:r>
      </w:del>
      <w:r w:rsidR="0092238C" w:rsidRPr="0092238C">
        <w:rPr>
          <w:rFonts w:eastAsia="Garamond" w:cs="Garamond"/>
          <w:color w:val="000000" w:themeColor="text1"/>
          <w:szCs w:val="24"/>
          <w:lang w:val="en-US"/>
        </w:rPr>
        <w:t xml:space="preserve">and </w:t>
      </w:r>
      <w:ins w:id="220" w:author="Sören Weinrich" w:date="2025-04-26T20:13:00Z">
        <w:r w:rsidR="0005587B">
          <w:rPr>
            <w:rFonts w:eastAsia="Garamond" w:cs="Garamond"/>
            <w:color w:val="000000" w:themeColor="text1"/>
            <w:szCs w:val="24"/>
            <w:lang w:val="en-US"/>
          </w:rPr>
          <w:t xml:space="preserve">microbial </w:t>
        </w:r>
      </w:ins>
      <w:r w:rsidR="0092238C" w:rsidRPr="0092238C">
        <w:rPr>
          <w:rFonts w:eastAsia="Garamond" w:cs="Garamond"/>
          <w:color w:val="000000" w:themeColor="text1"/>
          <w:szCs w:val="24"/>
          <w:lang w:val="en-US"/>
        </w:rPr>
        <w:t>inhibition</w:t>
      </w:r>
      <w:ins w:id="221" w:author="Sören Weinrich" w:date="2025-04-26T20:12:00Z">
        <w:r w:rsidR="0005587B">
          <w:rPr>
            <w:rFonts w:eastAsia="Garamond" w:cs="Garamond"/>
            <w:color w:val="000000" w:themeColor="text1"/>
            <w:szCs w:val="24"/>
            <w:lang w:val="en-US"/>
          </w:rPr>
          <w:t>)</w:t>
        </w:r>
      </w:ins>
      <w:del w:id="222" w:author="Sören Weinrich" w:date="2025-04-26T20:12:00Z">
        <w:r w:rsidR="0092238C" w:rsidRPr="0092238C" w:rsidDel="0005587B">
          <w:rPr>
            <w:rFonts w:eastAsia="Garamond" w:cs="Garamond"/>
            <w:color w:val="000000" w:themeColor="text1"/>
            <w:szCs w:val="24"/>
            <w:lang w:val="en-US"/>
          </w:rPr>
          <w:delText xml:space="preserve"> (bottom plot)</w:delText>
        </w:r>
      </w:del>
      <w:r w:rsidR="0092238C" w:rsidRPr="0092238C">
        <w:rPr>
          <w:rFonts w:eastAsia="Garamond" w:cs="Garamond"/>
          <w:color w:val="000000" w:themeColor="text1"/>
          <w:szCs w:val="24"/>
          <w:lang w:val="en-US"/>
        </w:rPr>
        <w:t>.</w:t>
      </w:r>
      <w:r w:rsidR="00CD5BB5">
        <w:rPr>
          <w:rFonts w:eastAsia="Garamond" w:cs="Garamond"/>
          <w:color w:val="000000" w:themeColor="text1"/>
          <w:szCs w:val="24"/>
          <w:lang w:val="en-US"/>
        </w:rPr>
        <w:t xml:space="preserve"> </w:t>
      </w:r>
      <w:r w:rsidR="008C14BD">
        <w:rPr>
          <w:rFonts w:eastAsia="Garamond" w:cs="Garamond"/>
          <w:color w:val="000000" w:themeColor="text1"/>
          <w:szCs w:val="24"/>
          <w:lang w:val="en-US"/>
        </w:rPr>
        <w:t>The GS filling limits are maintained despite process uncertainty and</w:t>
      </w:r>
      <w:r w:rsidR="0054630B">
        <w:rPr>
          <w:rFonts w:eastAsia="Garamond" w:cs="Garamond"/>
          <w:color w:val="000000" w:themeColor="text1"/>
          <w:szCs w:val="24"/>
          <w:lang w:val="en-US"/>
        </w:rPr>
        <w:t xml:space="preserve"> </w:t>
      </w:r>
      <w:proofErr w:type="gramStart"/>
      <w:r w:rsidR="008C14BD">
        <w:rPr>
          <w:rFonts w:eastAsia="Garamond" w:cs="Garamond"/>
          <w:color w:val="000000" w:themeColor="text1"/>
          <w:szCs w:val="24"/>
          <w:lang w:val="en-US"/>
        </w:rPr>
        <w:t>disturbances,</w:t>
      </w:r>
      <w:proofErr w:type="gramEnd"/>
      <w:r w:rsidR="008C14BD">
        <w:rPr>
          <w:rFonts w:eastAsia="Garamond" w:cs="Garamond"/>
          <w:color w:val="000000" w:themeColor="text1"/>
          <w:szCs w:val="24"/>
          <w:lang w:val="en-US"/>
        </w:rPr>
        <w:t xml:space="preserve"> hence constraint</w:t>
      </w:r>
      <w:r w:rsidR="00446553">
        <w:rPr>
          <w:rFonts w:eastAsia="Garamond" w:cs="Garamond"/>
          <w:color w:val="000000" w:themeColor="text1"/>
          <w:szCs w:val="24"/>
          <w:lang w:val="en-US"/>
        </w:rPr>
        <w:t>s</w:t>
      </w:r>
      <w:r w:rsidR="008C14BD">
        <w:rPr>
          <w:rFonts w:eastAsia="Garamond" w:cs="Garamond"/>
          <w:color w:val="000000" w:themeColor="text1"/>
          <w:szCs w:val="24"/>
          <w:lang w:val="en-US"/>
        </w:rPr>
        <w:t xml:space="preserve"> </w:t>
      </w:r>
      <w:r w:rsidR="00446553">
        <w:rPr>
          <w:rFonts w:eastAsia="Garamond" w:cs="Garamond"/>
          <w:color w:val="000000" w:themeColor="text1"/>
          <w:szCs w:val="24"/>
          <w:lang w:val="en-US"/>
        </w:rPr>
        <w:t>are</w:t>
      </w:r>
      <w:r w:rsidR="008C14BD">
        <w:rPr>
          <w:rFonts w:eastAsia="Garamond" w:cs="Garamond"/>
          <w:color w:val="000000" w:themeColor="text1"/>
          <w:szCs w:val="24"/>
          <w:lang w:val="en-US"/>
        </w:rPr>
        <w:t xml:space="preserve"> robustly satisfied. </w:t>
      </w:r>
      <w:r w:rsidR="00CD5BB5">
        <w:rPr>
          <w:rFonts w:eastAsia="Garamond" w:cs="Garamond"/>
          <w:color w:val="000000" w:themeColor="text1"/>
          <w:szCs w:val="24"/>
          <w:lang w:val="en-US"/>
        </w:rPr>
        <w:t>Uncertainty values of controller and plant were assigned as described in Sec. 3.3.1</w:t>
      </w:r>
      <w:r w:rsidR="00016385">
        <w:rPr>
          <w:rFonts w:eastAsia="Garamond" w:cs="Garamond"/>
          <w:color w:val="000000" w:themeColor="text1"/>
          <w:szCs w:val="24"/>
          <w:lang w:val="en-US"/>
        </w:rPr>
        <w:t xml:space="preserve"> with hyperparameters as per Tab. 2</w:t>
      </w:r>
      <w:r w:rsidR="00CD5BB5">
        <w:rPr>
          <w:rFonts w:eastAsia="Garamond" w:cs="Garamond"/>
          <w:color w:val="000000" w:themeColor="text1"/>
          <w:szCs w:val="24"/>
          <w:lang w:val="en-US"/>
        </w:rPr>
        <w:t>.</w:t>
      </w:r>
    </w:p>
    <w:p w14:paraId="38086A98" w14:textId="026BB331" w:rsidR="00A148EB" w:rsidRDefault="003246AD" w:rsidP="003D7CEF">
      <w:pPr>
        <w:rPr>
          <w:rFonts w:eastAsia="Garamond" w:cs="Garamond"/>
          <w:color w:val="000000" w:themeColor="text1"/>
          <w:lang w:val="en-US"/>
        </w:rPr>
      </w:pPr>
      <w:r w:rsidRPr="1F64E27A">
        <w:rPr>
          <w:rFonts w:eastAsia="Garamond" w:cs="Garamond"/>
          <w:color w:val="000000" w:themeColor="text1"/>
          <w:lang w:val="en-US"/>
        </w:rPr>
        <w:t xml:space="preserve">Compared to setpoint tracking described previously, </w:t>
      </w:r>
      <w:r w:rsidR="00BF5816" w:rsidRPr="1F64E27A">
        <w:rPr>
          <w:rFonts w:eastAsia="Garamond" w:cs="Garamond"/>
          <w:color w:val="000000" w:themeColor="text1"/>
          <w:lang w:val="en-US"/>
        </w:rPr>
        <w:t xml:space="preserve">the resulting optimal feeding pattern differs significantly: </w:t>
      </w:r>
      <w:r w:rsidR="005B073A" w:rsidRPr="1F64E27A">
        <w:rPr>
          <w:rFonts w:eastAsia="Garamond" w:cs="Garamond"/>
          <w:color w:val="000000" w:themeColor="text1"/>
          <w:lang w:val="en-US"/>
        </w:rPr>
        <w:t>most of the time, the substrate feed is zero</w:t>
      </w:r>
      <w:r w:rsidR="00DD4C15" w:rsidRPr="1F64E27A">
        <w:rPr>
          <w:rFonts w:eastAsia="Garamond" w:cs="Garamond"/>
          <w:color w:val="000000" w:themeColor="text1"/>
          <w:lang w:val="en-US"/>
        </w:rPr>
        <w:t>. O</w:t>
      </w:r>
      <w:r w:rsidR="009602BB" w:rsidRPr="1F64E27A">
        <w:rPr>
          <w:rFonts w:eastAsia="Garamond" w:cs="Garamond"/>
          <w:color w:val="000000" w:themeColor="text1"/>
          <w:lang w:val="en-US"/>
        </w:rPr>
        <w:t xml:space="preserve">nly at distinct times, large dosages of </w:t>
      </w:r>
      <w:r w:rsidR="1DC2B988" w:rsidRPr="1DC2B988">
        <w:rPr>
          <w:rFonts w:eastAsia="Garamond" w:cs="Garamond"/>
          <w:color w:val="000000" w:themeColor="text1"/>
          <w:lang w:val="en-US"/>
        </w:rPr>
        <w:t>CM</w:t>
      </w:r>
      <w:r w:rsidR="778F5ABB" w:rsidRPr="778F5ABB">
        <w:rPr>
          <w:rFonts w:eastAsia="Garamond" w:cs="Garamond"/>
          <w:color w:val="000000" w:themeColor="text1"/>
          <w:lang w:val="en-US"/>
        </w:rPr>
        <w:t xml:space="preserve"> </w:t>
      </w:r>
      <w:r w:rsidR="796B0E03" w:rsidRPr="796B0E03">
        <w:rPr>
          <w:rFonts w:eastAsia="Garamond" w:cs="Garamond"/>
          <w:color w:val="000000" w:themeColor="text1"/>
          <w:lang w:val="en-US"/>
        </w:rPr>
        <w:t>and SBS</w:t>
      </w:r>
      <w:r w:rsidR="009602BB" w:rsidRPr="1F64E27A">
        <w:rPr>
          <w:rFonts w:eastAsia="Garamond" w:cs="Garamond"/>
          <w:color w:val="000000" w:themeColor="text1"/>
          <w:lang w:val="en-US"/>
        </w:rPr>
        <w:t xml:space="preserve"> are added</w:t>
      </w:r>
      <w:r w:rsidR="00225E55" w:rsidRPr="1F64E27A">
        <w:rPr>
          <w:rFonts w:eastAsia="Garamond" w:cs="Garamond"/>
          <w:color w:val="000000" w:themeColor="text1"/>
          <w:lang w:val="en-US"/>
        </w:rPr>
        <w:t xml:space="preserve"> </w:t>
      </w:r>
      <w:r w:rsidR="00BF5F50" w:rsidRPr="1F64E27A">
        <w:rPr>
          <w:rFonts w:eastAsia="Garamond" w:cs="Garamond"/>
          <w:color w:val="000000" w:themeColor="text1"/>
          <w:lang w:val="en-US"/>
        </w:rPr>
        <w:t>within short intervals</w:t>
      </w:r>
      <w:r w:rsidR="796B0E03" w:rsidRPr="796B0E03">
        <w:rPr>
          <w:rFonts w:eastAsia="Garamond" w:cs="Garamond"/>
          <w:color w:val="000000" w:themeColor="text1"/>
          <w:lang w:val="en-US"/>
        </w:rPr>
        <w:t>.</w:t>
      </w:r>
      <w:r w:rsidR="00BF5F50" w:rsidRPr="1F64E27A">
        <w:rPr>
          <w:rFonts w:eastAsia="Garamond" w:cs="Garamond"/>
          <w:color w:val="000000" w:themeColor="text1"/>
          <w:lang w:val="en-US"/>
        </w:rPr>
        <w:t xml:space="preserve"> </w:t>
      </w:r>
      <w:commentRangeStart w:id="223"/>
      <w:r w:rsidR="3679E535" w:rsidRPr="3679E535">
        <w:rPr>
          <w:rFonts w:eastAsia="Garamond" w:cs="Garamond"/>
          <w:color w:val="000000" w:themeColor="text1"/>
          <w:lang w:val="en-US"/>
        </w:rPr>
        <w:t xml:space="preserve">The other two </w:t>
      </w:r>
      <w:r w:rsidR="0054630B">
        <w:rPr>
          <w:rFonts w:eastAsia="Garamond" w:cs="Garamond"/>
          <w:color w:val="000000" w:themeColor="text1"/>
          <w:lang w:val="en-US"/>
        </w:rPr>
        <w:t>available</w:t>
      </w:r>
      <w:r w:rsidR="0054630B" w:rsidRPr="3679E535">
        <w:rPr>
          <w:rFonts w:eastAsia="Garamond" w:cs="Garamond"/>
          <w:color w:val="000000" w:themeColor="text1"/>
          <w:lang w:val="en-US"/>
        </w:rPr>
        <w:t xml:space="preserve"> </w:t>
      </w:r>
      <w:r w:rsidR="3679E535" w:rsidRPr="3679E535">
        <w:rPr>
          <w:rFonts w:eastAsia="Garamond" w:cs="Garamond"/>
          <w:color w:val="000000" w:themeColor="text1"/>
          <w:lang w:val="en-US"/>
        </w:rPr>
        <w:t xml:space="preserve">substrates </w:t>
      </w:r>
      <w:proofErr w:type="spellStart"/>
      <w:r w:rsidR="3679E535" w:rsidRPr="3679E535">
        <w:rPr>
          <w:rFonts w:eastAsia="Garamond" w:cs="Garamond"/>
          <w:color w:val="000000" w:themeColor="text1"/>
          <w:lang w:val="en-US"/>
        </w:rPr>
        <w:t>GrS</w:t>
      </w:r>
      <w:proofErr w:type="spellEnd"/>
      <w:r w:rsidR="3679E535" w:rsidRPr="3679E535">
        <w:rPr>
          <w:rFonts w:eastAsia="Garamond" w:cs="Garamond"/>
          <w:color w:val="000000" w:themeColor="text1"/>
          <w:lang w:val="en-US"/>
        </w:rPr>
        <w:t xml:space="preserve"> and </w:t>
      </w:r>
      <w:r w:rsidR="00BC48B2">
        <w:rPr>
          <w:rFonts w:eastAsia="Garamond" w:cs="Garamond"/>
          <w:color w:val="000000" w:themeColor="text1"/>
          <w:lang w:val="en-US"/>
        </w:rPr>
        <w:t>M</w:t>
      </w:r>
      <w:r w:rsidR="0D4D8EE9" w:rsidRPr="0D4D8EE9">
        <w:rPr>
          <w:rFonts w:eastAsia="Garamond" w:cs="Garamond"/>
          <w:color w:val="000000" w:themeColor="text1"/>
          <w:lang w:val="en-US"/>
        </w:rPr>
        <w:t>S are not fed</w:t>
      </w:r>
      <w:r w:rsidR="0BB4F885" w:rsidRPr="0BB4F885">
        <w:rPr>
          <w:rFonts w:eastAsia="Garamond" w:cs="Garamond"/>
          <w:color w:val="000000" w:themeColor="text1"/>
          <w:lang w:val="en-US"/>
        </w:rPr>
        <w:t xml:space="preserve"> at </w:t>
      </w:r>
      <w:r w:rsidR="1205458D" w:rsidRPr="1205458D">
        <w:rPr>
          <w:rFonts w:eastAsia="Garamond" w:cs="Garamond"/>
          <w:color w:val="000000" w:themeColor="text1"/>
          <w:lang w:val="en-US"/>
        </w:rPr>
        <w:t>all</w:t>
      </w:r>
      <w:r w:rsidR="0D4D8EE9" w:rsidRPr="0D4D8EE9">
        <w:rPr>
          <w:rFonts w:eastAsia="Garamond" w:cs="Garamond"/>
          <w:color w:val="000000" w:themeColor="text1"/>
          <w:lang w:val="en-US"/>
        </w:rPr>
        <w:t>.</w:t>
      </w:r>
      <w:r w:rsidR="3679E535" w:rsidRPr="3679E535">
        <w:rPr>
          <w:rFonts w:eastAsia="Garamond" w:cs="Garamond"/>
          <w:color w:val="000000" w:themeColor="text1"/>
          <w:lang w:val="en-US"/>
        </w:rPr>
        <w:t xml:space="preserve"> </w:t>
      </w:r>
      <w:commentRangeEnd w:id="223"/>
      <w:r w:rsidR="00454D9E">
        <w:rPr>
          <w:rStyle w:val="Kommentarzeichen"/>
        </w:rPr>
        <w:commentReference w:id="223"/>
      </w:r>
      <w:r w:rsidR="00BF5F50" w:rsidRPr="1F64E27A">
        <w:rPr>
          <w:rFonts w:eastAsia="Garamond" w:cs="Garamond"/>
          <w:color w:val="000000" w:themeColor="text1"/>
          <w:lang w:val="en-US"/>
        </w:rPr>
        <w:t>CM</w:t>
      </w:r>
      <w:r w:rsidR="006B0EB6" w:rsidRPr="1F64E27A">
        <w:rPr>
          <w:rFonts w:eastAsia="Garamond" w:cs="Garamond"/>
          <w:color w:val="000000" w:themeColor="text1"/>
          <w:lang w:val="en-US"/>
        </w:rPr>
        <w:t xml:space="preserve"> often reaches the </w:t>
      </w:r>
      <w:r w:rsidR="60E43141" w:rsidRPr="60E43141">
        <w:rPr>
          <w:rFonts w:eastAsia="Garamond" w:cs="Garamond"/>
          <w:color w:val="000000" w:themeColor="text1"/>
          <w:lang w:val="en-US"/>
        </w:rPr>
        <w:t>upper limit of the</w:t>
      </w:r>
      <w:r w:rsidR="006B0EB6" w:rsidRPr="1F64E27A">
        <w:rPr>
          <w:rFonts w:eastAsia="Garamond" w:cs="Garamond"/>
          <w:color w:val="000000" w:themeColor="text1"/>
          <w:lang w:val="en-US"/>
        </w:rPr>
        <w:t xml:space="preserve"> </w:t>
      </w:r>
      <w:r w:rsidR="00F23367" w:rsidRPr="1F64E27A">
        <w:rPr>
          <w:rFonts w:eastAsia="Garamond" w:cs="Garamond"/>
          <w:color w:val="000000" w:themeColor="text1"/>
          <w:lang w:val="en-US"/>
        </w:rPr>
        <w:t>allowed feed volume flow of 450 m</w:t>
      </w:r>
      <w:r w:rsidR="00F23367" w:rsidRPr="1F64E27A">
        <w:rPr>
          <w:rFonts w:eastAsia="Garamond" w:cs="Garamond"/>
          <w:color w:val="000000" w:themeColor="text1"/>
          <w:vertAlign w:val="superscript"/>
          <w:lang w:val="en-US"/>
        </w:rPr>
        <w:t>3</w:t>
      </w:r>
      <w:r w:rsidR="00F23367" w:rsidRPr="1F64E27A">
        <w:rPr>
          <w:rFonts w:eastAsia="Garamond" w:cs="Garamond"/>
          <w:color w:val="000000" w:themeColor="text1"/>
          <w:lang w:val="en-US"/>
        </w:rPr>
        <w:t xml:space="preserve"> d</w:t>
      </w:r>
      <w:r w:rsidR="00E30E09" w:rsidRPr="1F64E27A">
        <w:rPr>
          <w:rFonts w:eastAsia="Garamond" w:cs="Garamond"/>
          <w:color w:val="000000" w:themeColor="text1"/>
          <w:vertAlign w:val="superscript"/>
          <w:lang w:val="en-US"/>
        </w:rPr>
        <w:t>-1</w:t>
      </w:r>
      <w:r w:rsidR="00E30E09" w:rsidRPr="1F64E27A">
        <w:rPr>
          <w:rFonts w:eastAsia="Garamond" w:cs="Garamond"/>
          <w:color w:val="000000" w:themeColor="text1"/>
          <w:lang w:val="en-US"/>
        </w:rPr>
        <w:t xml:space="preserve">, especially during the first five days. </w:t>
      </w:r>
      <w:r w:rsidR="003D7CEF">
        <w:rPr>
          <w:lang w:val="en-US"/>
        </w:rPr>
        <w:t>R</w:t>
      </w:r>
      <w:r w:rsidR="00CF0421" w:rsidRPr="1F64E27A">
        <w:rPr>
          <w:rFonts w:eastAsia="Garamond" w:cs="Garamond"/>
          <w:color w:val="000000" w:themeColor="text1"/>
          <w:lang w:val="en-US"/>
        </w:rPr>
        <w:t xml:space="preserve">ight after feeding peaks, the gas production increases sharply, </w:t>
      </w:r>
      <w:r w:rsidR="00AF3465" w:rsidRPr="1F64E27A">
        <w:rPr>
          <w:rFonts w:eastAsia="Garamond" w:cs="Garamond"/>
          <w:color w:val="000000" w:themeColor="text1"/>
          <w:lang w:val="en-US"/>
        </w:rPr>
        <w:t xml:space="preserve">while </w:t>
      </w:r>
      <w:r w:rsidR="000B233E" w:rsidRPr="1F64E27A">
        <w:rPr>
          <w:rFonts w:eastAsia="Garamond" w:cs="Garamond"/>
          <w:color w:val="000000" w:themeColor="text1"/>
          <w:lang w:val="en-US"/>
        </w:rPr>
        <w:t xml:space="preserve">SBS leads to more distinct increases in gas production than CM. </w:t>
      </w:r>
      <w:commentRangeStart w:id="224"/>
      <w:r w:rsidR="000B233E" w:rsidRPr="1F64E27A">
        <w:rPr>
          <w:rFonts w:eastAsia="Garamond" w:cs="Garamond"/>
          <w:color w:val="000000" w:themeColor="text1"/>
          <w:lang w:val="en-US"/>
        </w:rPr>
        <w:t xml:space="preserve">Most of the time, feeding peaks occur </w:t>
      </w:r>
      <w:r w:rsidR="007962BB" w:rsidRPr="1F64E27A">
        <w:rPr>
          <w:rFonts w:eastAsia="Garamond" w:cs="Garamond"/>
          <w:color w:val="000000" w:themeColor="text1"/>
          <w:lang w:val="en-US"/>
        </w:rPr>
        <w:t xml:space="preserve">at the beginning of CHP operation, which depletes the </w:t>
      </w:r>
      <w:r w:rsidR="000F5F44" w:rsidRPr="1F64E27A">
        <w:rPr>
          <w:rFonts w:eastAsia="Garamond" w:cs="Garamond"/>
          <w:color w:val="000000" w:themeColor="text1"/>
          <w:lang w:val="en-US"/>
        </w:rPr>
        <w:t>GS.</w:t>
      </w:r>
      <w:r w:rsidR="00057059" w:rsidRPr="1F64E27A">
        <w:rPr>
          <w:rFonts w:eastAsia="Garamond" w:cs="Garamond"/>
          <w:color w:val="000000" w:themeColor="text1"/>
          <w:lang w:val="en-US"/>
        </w:rPr>
        <w:t xml:space="preserve"> </w:t>
      </w:r>
      <w:r w:rsidR="002B488F" w:rsidRPr="1F64E27A">
        <w:rPr>
          <w:rFonts w:eastAsia="Garamond" w:cs="Garamond"/>
          <w:color w:val="000000" w:themeColor="text1"/>
          <w:lang w:val="en-US"/>
        </w:rPr>
        <w:t xml:space="preserve">The GS is emptied </w:t>
      </w:r>
      <w:r w:rsidR="00021C95" w:rsidRPr="1F64E27A">
        <w:rPr>
          <w:rFonts w:eastAsia="Garamond" w:cs="Garamond"/>
          <w:color w:val="000000" w:themeColor="text1"/>
          <w:lang w:val="en-US"/>
        </w:rPr>
        <w:t xml:space="preserve">due to CHP operation twice </w:t>
      </w:r>
      <w:r w:rsidR="00813707" w:rsidRPr="1F64E27A">
        <w:rPr>
          <w:rFonts w:eastAsia="Garamond" w:cs="Garamond"/>
          <w:color w:val="000000" w:themeColor="text1"/>
          <w:lang w:val="en-US"/>
        </w:rPr>
        <w:t xml:space="preserve">a day </w:t>
      </w:r>
      <w:r w:rsidR="00021C95" w:rsidRPr="1F64E27A">
        <w:rPr>
          <w:rFonts w:eastAsia="Garamond" w:cs="Garamond"/>
          <w:color w:val="000000" w:themeColor="text1"/>
          <w:lang w:val="en-US"/>
        </w:rPr>
        <w:t xml:space="preserve">and </w:t>
      </w:r>
      <w:r w:rsidR="00682889" w:rsidRPr="1F64E27A">
        <w:rPr>
          <w:rFonts w:eastAsia="Garamond" w:cs="Garamond"/>
          <w:color w:val="000000" w:themeColor="text1"/>
          <w:lang w:val="en-US"/>
        </w:rPr>
        <w:t xml:space="preserve">3 times </w:t>
      </w:r>
      <w:r w:rsidR="00021C95" w:rsidRPr="1F64E27A">
        <w:rPr>
          <w:rFonts w:eastAsia="Garamond" w:cs="Garamond"/>
          <w:color w:val="000000" w:themeColor="text1"/>
          <w:lang w:val="en-US"/>
        </w:rPr>
        <w:t>on Sundays</w:t>
      </w:r>
      <w:ins w:id="225" w:author="Sören Weinrich" w:date="2025-04-26T20:17:00Z">
        <w:r w:rsidR="0005587B">
          <w:rPr>
            <w:rFonts w:eastAsia="Garamond" w:cs="Garamond"/>
            <w:color w:val="000000" w:themeColor="text1"/>
            <w:lang w:val="en-US"/>
          </w:rPr>
          <w:t xml:space="preserve"> (</w:t>
        </w:r>
      </w:ins>
      <w:del w:id="226" w:author="Sören Weinrich" w:date="2025-04-26T20:17:00Z">
        <w:r w:rsidR="00610F2F" w:rsidRPr="1F64E27A" w:rsidDel="0005587B">
          <w:rPr>
            <w:rFonts w:eastAsia="Garamond" w:cs="Garamond"/>
            <w:color w:val="000000" w:themeColor="text1"/>
            <w:lang w:val="en-US"/>
          </w:rPr>
          <w:delText xml:space="preserve">, cf. </w:delText>
        </w:r>
      </w:del>
      <w:r w:rsidR="0054630B">
        <w:rPr>
          <w:rFonts w:eastAsia="Garamond" w:cs="Garamond"/>
          <w:color w:val="000000" w:themeColor="text1"/>
          <w:lang w:val="en-US"/>
        </w:rPr>
        <w:t>Fig. 1b</w:t>
      </w:r>
      <w:ins w:id="227" w:author="Sören Weinrich" w:date="2025-04-26T20:17:00Z">
        <w:r w:rsidR="0005587B">
          <w:rPr>
            <w:rFonts w:eastAsia="Garamond" w:cs="Garamond"/>
            <w:color w:val="000000" w:themeColor="text1"/>
            <w:lang w:val="en-US"/>
          </w:rPr>
          <w:t>)</w:t>
        </w:r>
      </w:ins>
      <w:r w:rsidR="00610F2F" w:rsidRPr="1F64E27A">
        <w:rPr>
          <w:rFonts w:eastAsia="Garamond" w:cs="Garamond"/>
          <w:color w:val="000000" w:themeColor="text1"/>
          <w:lang w:val="en-US"/>
        </w:rPr>
        <w:t xml:space="preserve">. Moreover, </w:t>
      </w:r>
      <w:r w:rsidR="00682889" w:rsidRPr="1F64E27A">
        <w:rPr>
          <w:rFonts w:eastAsia="Garamond" w:cs="Garamond"/>
          <w:color w:val="000000" w:themeColor="text1"/>
          <w:lang w:val="en-US"/>
        </w:rPr>
        <w:t xml:space="preserve">the </w:t>
      </w:r>
      <w:r w:rsidR="00610F2F" w:rsidRPr="1F64E27A">
        <w:rPr>
          <w:rFonts w:eastAsia="Garamond" w:cs="Garamond"/>
          <w:color w:val="000000" w:themeColor="text1"/>
          <w:lang w:val="en-US"/>
        </w:rPr>
        <w:t>GS is depleted</w:t>
      </w:r>
      <w:r w:rsidR="00021C95" w:rsidRPr="1F64E27A">
        <w:rPr>
          <w:rFonts w:eastAsia="Garamond" w:cs="Garamond"/>
          <w:color w:val="000000" w:themeColor="text1"/>
          <w:lang w:val="en-US"/>
        </w:rPr>
        <w:t xml:space="preserve"> </w:t>
      </w:r>
      <w:r w:rsidR="002B488F" w:rsidRPr="1F64E27A">
        <w:rPr>
          <w:rFonts w:eastAsia="Garamond" w:cs="Garamond"/>
          <w:color w:val="000000" w:themeColor="text1"/>
          <w:lang w:val="en-US"/>
        </w:rPr>
        <w:t xml:space="preserve">less on the weekend than during the week, with around 14 vs. 9 h of CHP on-times. </w:t>
      </w:r>
      <w:r w:rsidR="000E54FA" w:rsidRPr="1F64E27A">
        <w:rPr>
          <w:rFonts w:eastAsia="Garamond" w:cs="Garamond"/>
          <w:color w:val="000000" w:themeColor="text1"/>
          <w:lang w:val="en-US"/>
        </w:rPr>
        <w:t xml:space="preserve">Therefore, it is </w:t>
      </w:r>
      <w:r w:rsidR="00701720" w:rsidRPr="1F64E27A">
        <w:rPr>
          <w:rFonts w:eastAsia="Garamond" w:cs="Garamond"/>
          <w:color w:val="000000" w:themeColor="text1"/>
          <w:lang w:val="en-US"/>
        </w:rPr>
        <w:t>plausible</w:t>
      </w:r>
      <w:r w:rsidR="000E54FA" w:rsidRPr="1F64E27A">
        <w:rPr>
          <w:rFonts w:eastAsia="Garamond" w:cs="Garamond"/>
          <w:color w:val="000000" w:themeColor="text1"/>
          <w:lang w:val="en-US"/>
        </w:rPr>
        <w:t xml:space="preserve"> that </w:t>
      </w:r>
      <w:r w:rsidR="009A1037" w:rsidRPr="1F64E27A">
        <w:rPr>
          <w:rFonts w:eastAsia="Garamond" w:cs="Garamond"/>
          <w:color w:val="000000" w:themeColor="text1"/>
          <w:lang w:val="en-US"/>
        </w:rPr>
        <w:t>the</w:t>
      </w:r>
      <w:r w:rsidR="000E54FA" w:rsidRPr="1F64E27A">
        <w:rPr>
          <w:rFonts w:eastAsia="Garamond" w:cs="Garamond"/>
          <w:color w:val="000000" w:themeColor="text1"/>
          <w:lang w:val="en-US"/>
        </w:rPr>
        <w:t xml:space="preserve"> highest GS filling levels can be observed </w:t>
      </w:r>
      <w:r w:rsidR="002D18FD" w:rsidRPr="1F64E27A">
        <w:rPr>
          <w:rFonts w:eastAsia="Garamond" w:cs="Garamond"/>
          <w:color w:val="000000" w:themeColor="text1"/>
          <w:lang w:val="en-US"/>
        </w:rPr>
        <w:t>on</w:t>
      </w:r>
      <w:r w:rsidR="000E54FA" w:rsidRPr="1F64E27A">
        <w:rPr>
          <w:rFonts w:eastAsia="Garamond" w:cs="Garamond"/>
          <w:color w:val="000000" w:themeColor="text1"/>
          <w:lang w:val="en-US"/>
        </w:rPr>
        <w:t xml:space="preserve"> the weekends, i.e. </w:t>
      </w:r>
      <w:r w:rsidR="00BD1D61" w:rsidRPr="1F64E27A">
        <w:rPr>
          <w:rFonts w:eastAsia="Garamond" w:cs="Garamond"/>
          <w:color w:val="000000" w:themeColor="text1"/>
          <w:lang w:val="en-US"/>
        </w:rPr>
        <w:t xml:space="preserve">at </w:t>
      </w:r>
      <w:r w:rsidR="000E54FA" w:rsidRPr="1F64E27A">
        <w:rPr>
          <w:rFonts w:eastAsia="Garamond" w:cs="Garamond"/>
          <w:color w:val="000000" w:themeColor="text1"/>
          <w:lang w:val="en-US"/>
        </w:rPr>
        <w:t xml:space="preserve">multiples of 6 and 7 days, </w:t>
      </w:r>
      <w:r w:rsidR="002D18FD" w:rsidRPr="1F64E27A">
        <w:rPr>
          <w:rFonts w:eastAsia="Garamond" w:cs="Garamond"/>
          <w:color w:val="000000" w:themeColor="text1"/>
          <w:lang w:val="en-US"/>
        </w:rPr>
        <w:t>as</w:t>
      </w:r>
      <w:r w:rsidR="000E54FA" w:rsidRPr="1F64E27A">
        <w:rPr>
          <w:rFonts w:eastAsia="Garamond" w:cs="Garamond"/>
          <w:color w:val="000000" w:themeColor="text1"/>
          <w:lang w:val="en-US"/>
        </w:rPr>
        <w:t xml:space="preserve"> the </w:t>
      </w:r>
      <w:r w:rsidR="000F52F0" w:rsidRPr="1F64E27A">
        <w:rPr>
          <w:rFonts w:eastAsia="Garamond" w:cs="Garamond"/>
          <w:color w:val="000000" w:themeColor="text1"/>
          <w:lang w:val="en-US"/>
        </w:rPr>
        <w:t>simulation start</w:t>
      </w:r>
      <w:r w:rsidR="002D18FD" w:rsidRPr="1F64E27A">
        <w:rPr>
          <w:rFonts w:eastAsia="Garamond" w:cs="Garamond"/>
          <w:color w:val="000000" w:themeColor="text1"/>
          <w:lang w:val="en-US"/>
        </w:rPr>
        <w:t>s</w:t>
      </w:r>
      <w:r w:rsidR="000F52F0" w:rsidRPr="1F64E27A">
        <w:rPr>
          <w:rFonts w:eastAsia="Garamond" w:cs="Garamond"/>
          <w:color w:val="000000" w:themeColor="text1"/>
          <w:lang w:val="en-US"/>
        </w:rPr>
        <w:t xml:space="preserve"> </w:t>
      </w:r>
      <w:r w:rsidR="00B43F8C" w:rsidRPr="1F64E27A">
        <w:rPr>
          <w:rFonts w:eastAsia="Garamond" w:cs="Garamond"/>
          <w:color w:val="000000" w:themeColor="text1"/>
          <w:lang w:val="en-US"/>
        </w:rPr>
        <w:t>with</w:t>
      </w:r>
      <w:r w:rsidR="000F52F0" w:rsidRPr="1F64E27A">
        <w:rPr>
          <w:rFonts w:eastAsia="Garamond" w:cs="Garamond"/>
          <w:color w:val="000000" w:themeColor="text1"/>
          <w:lang w:val="en-US"/>
        </w:rPr>
        <w:t xml:space="preserve"> Monday.</w:t>
      </w:r>
      <w:commentRangeEnd w:id="224"/>
      <w:r w:rsidR="001D2E0C">
        <w:rPr>
          <w:rStyle w:val="Kommentarzeichen"/>
        </w:rPr>
        <w:commentReference w:id="224"/>
      </w:r>
    </w:p>
    <w:p w14:paraId="4881C384" w14:textId="687E1504" w:rsidR="00606155" w:rsidRDefault="1BBEFA5A" w:rsidP="1BBEFA5A">
      <w:pPr>
        <w:rPr>
          <w:rFonts w:eastAsia="Garamond" w:cs="Garamond"/>
          <w:color w:val="000000" w:themeColor="text1"/>
          <w:lang w:val="en-US"/>
        </w:rPr>
      </w:pPr>
      <w:r w:rsidRPr="1BBEFA5A">
        <w:rPr>
          <w:rFonts w:eastAsia="Garamond" w:cs="Garamond"/>
          <w:color w:val="000000" w:themeColor="text1"/>
          <w:lang w:val="en-US"/>
        </w:rPr>
        <w:t xml:space="preserve">However, this predictable feeding pattern is distorted by disturbance feedings, e.g. around day 6.5: the GS approaches the filling limit almost up to the soft constraint at 95% (as shown in the magnification) when the CHP </w:t>
      </w:r>
      <w:r w:rsidR="007F07F1">
        <w:rPr>
          <w:rFonts w:eastAsia="Garamond" w:cs="Garamond"/>
          <w:color w:val="000000" w:themeColor="text1"/>
          <w:lang w:val="en-US"/>
        </w:rPr>
        <w:t xml:space="preserve">unit </w:t>
      </w:r>
      <w:r w:rsidRPr="1BBEFA5A">
        <w:rPr>
          <w:rFonts w:eastAsia="Garamond" w:cs="Garamond"/>
          <w:color w:val="000000" w:themeColor="text1"/>
          <w:lang w:val="en-US"/>
        </w:rPr>
        <w:t xml:space="preserve">is turned on. However, as the disturbance feeding continues the feeding onset is delayed until its end at around day 7, which results in a small drop in gas production. Feeding is resumed with a large amount of both SBS and CM. The positive contribution of gas production by the disturbance feedings becomes even more apparent at the highest amplitude of disturbance feedings during days 15 and 19. Clearly the feeding of ordinary CM and SBS is decreased to almost 50% compared to times without disturbance feeding. However, disturbance rejection was primarily successful because the controller was informed on upcoming disturbance feedings as well as their associated uncertainty. In case of random, unpredicted disturbances, GS filling constraints might be violated. Nevertheless, the controller ensured safety margins from the lower GS constraints of about 20% and about 10% from the upper GS constraint (without disturbance feeding). Soft constraints are violated at day 6 due to </w:t>
      </w:r>
      <w:r w:rsidRPr="1BBEFA5A">
        <w:rPr>
          <w:rFonts w:eastAsia="Garamond" w:cs="Garamond"/>
          <w:color w:val="000000" w:themeColor="text1"/>
          <w:lang w:val="en-US"/>
        </w:rPr>
        <w:lastRenderedPageBreak/>
        <w:t xml:space="preserve">disturbance feeding. Hard constraints, by contrast, are never violated, </w:t>
      </w:r>
      <w:r w:rsidR="0054630B">
        <w:rPr>
          <w:rFonts w:eastAsia="Garamond" w:cs="Garamond"/>
          <w:color w:val="000000" w:themeColor="text1"/>
          <w:lang w:val="en-US"/>
        </w:rPr>
        <w:t xml:space="preserve">and thus </w:t>
      </w:r>
      <w:r w:rsidRPr="1BBEFA5A">
        <w:rPr>
          <w:rFonts w:eastAsia="Garamond" w:cs="Garamond"/>
          <w:color w:val="000000" w:themeColor="text1"/>
          <w:lang w:val="en-US"/>
        </w:rPr>
        <w:t xml:space="preserve">the safety margin is large enough to compensate for measurement noise on GS states. </w:t>
      </w:r>
    </w:p>
    <w:p w14:paraId="130FDDE6" w14:textId="021A6DD6" w:rsidR="00796CF9" w:rsidRPr="00796CF9" w:rsidRDefault="00DD737D" w:rsidP="77A2C42C">
      <w:pPr>
        <w:rPr>
          <w:rFonts w:eastAsia="Garamond" w:cs="Garamond"/>
          <w:color w:val="000000" w:themeColor="text1"/>
          <w:szCs w:val="24"/>
          <w:lang w:val="en-US"/>
        </w:rPr>
      </w:pPr>
      <w:commentRangeStart w:id="228"/>
      <w:r>
        <w:rPr>
          <w:rFonts w:eastAsia="Garamond" w:cs="Garamond"/>
          <w:color w:val="000000" w:themeColor="text1"/>
          <w:szCs w:val="24"/>
          <w:lang w:val="en-US"/>
        </w:rPr>
        <w:t xml:space="preserve">The </w:t>
      </w:r>
      <w:r w:rsidR="00AC056C">
        <w:rPr>
          <w:rFonts w:eastAsia="Garamond" w:cs="Garamond"/>
          <w:color w:val="000000" w:themeColor="text1"/>
          <w:szCs w:val="24"/>
          <w:lang w:val="en-US"/>
        </w:rPr>
        <w:t>p</w:t>
      </w:r>
      <w:r w:rsidR="77A2C42C" w:rsidRPr="77A2C42C">
        <w:rPr>
          <w:rFonts w:eastAsia="Garamond" w:cs="Garamond"/>
          <w:color w:val="000000" w:themeColor="text1"/>
          <w:szCs w:val="24"/>
          <w:lang w:val="en-US"/>
        </w:rPr>
        <w:t xml:space="preserve">H </w:t>
      </w:r>
      <w:r>
        <w:rPr>
          <w:rFonts w:eastAsia="Garamond" w:cs="Garamond"/>
          <w:color w:val="000000" w:themeColor="text1"/>
          <w:szCs w:val="24"/>
          <w:lang w:val="en-US"/>
        </w:rPr>
        <w:t>is re</w:t>
      </w:r>
      <w:r w:rsidR="0078518D">
        <w:rPr>
          <w:rFonts w:eastAsia="Garamond" w:cs="Garamond"/>
          <w:color w:val="000000" w:themeColor="text1"/>
          <w:szCs w:val="24"/>
          <w:lang w:val="en-US"/>
        </w:rPr>
        <w:t>t</w:t>
      </w:r>
      <w:r>
        <w:rPr>
          <w:rFonts w:eastAsia="Garamond" w:cs="Garamond"/>
          <w:color w:val="000000" w:themeColor="text1"/>
          <w:szCs w:val="24"/>
          <w:lang w:val="en-US"/>
        </w:rPr>
        <w:t xml:space="preserve">ained in a stable range </w:t>
      </w:r>
      <w:r w:rsidR="0060515D">
        <w:rPr>
          <w:rFonts w:eastAsia="Garamond" w:cs="Garamond"/>
          <w:color w:val="000000" w:themeColor="text1"/>
          <w:szCs w:val="24"/>
          <w:lang w:val="en-US"/>
        </w:rPr>
        <w:t>of</w:t>
      </w:r>
      <w:r w:rsidR="0078518D">
        <w:rPr>
          <w:rFonts w:eastAsia="Garamond" w:cs="Garamond"/>
          <w:color w:val="000000" w:themeColor="text1"/>
          <w:szCs w:val="24"/>
          <w:lang w:val="en-US"/>
        </w:rPr>
        <w:t xml:space="preserve"> around</w:t>
      </w:r>
      <w:r w:rsidR="0060515D">
        <w:rPr>
          <w:rFonts w:eastAsia="Garamond" w:cs="Garamond"/>
          <w:color w:val="000000" w:themeColor="text1"/>
          <w:szCs w:val="24"/>
          <w:lang w:val="en-US"/>
        </w:rPr>
        <w:t xml:space="preserve"> </w:t>
      </w:r>
      <w:r w:rsidR="77A2C42C" w:rsidRPr="77A2C42C">
        <w:rPr>
          <w:rFonts w:eastAsia="Garamond" w:cs="Garamond"/>
          <w:color w:val="000000" w:themeColor="text1"/>
          <w:szCs w:val="24"/>
          <w:lang w:val="en-US"/>
        </w:rPr>
        <w:t>7.</w:t>
      </w:r>
      <w:r w:rsidR="0060515D">
        <w:rPr>
          <w:rFonts w:eastAsia="Garamond" w:cs="Garamond"/>
          <w:color w:val="000000" w:themeColor="text1"/>
          <w:szCs w:val="24"/>
          <w:lang w:val="en-US"/>
        </w:rPr>
        <w:t xml:space="preserve">5 with </w:t>
      </w:r>
      <w:r w:rsidR="00B074CA">
        <w:rPr>
          <w:rFonts w:eastAsia="Garamond" w:cs="Garamond"/>
          <w:color w:val="000000" w:themeColor="text1"/>
          <w:szCs w:val="24"/>
          <w:lang w:val="en-US"/>
        </w:rPr>
        <w:t xml:space="preserve">minor </w:t>
      </w:r>
      <w:r w:rsidR="0060515D">
        <w:rPr>
          <w:rFonts w:eastAsia="Garamond" w:cs="Garamond"/>
          <w:color w:val="000000" w:themeColor="text1"/>
          <w:szCs w:val="24"/>
          <w:lang w:val="en-US"/>
        </w:rPr>
        <w:t xml:space="preserve">fluctuations </w:t>
      </w:r>
      <w:r w:rsidR="00B074CA">
        <w:rPr>
          <w:rFonts w:eastAsia="Garamond" w:cs="Garamond"/>
          <w:color w:val="000000" w:themeColor="text1"/>
          <w:szCs w:val="24"/>
          <w:lang w:val="en-US"/>
        </w:rPr>
        <w:t>of</w:t>
      </w:r>
      <w:r w:rsidR="00BE4BC3">
        <w:rPr>
          <w:rFonts w:eastAsia="Garamond" w:cs="Garamond"/>
          <w:color w:val="000000" w:themeColor="text1"/>
          <w:szCs w:val="24"/>
          <w:lang w:val="en-US"/>
        </w:rPr>
        <w:t xml:space="preserve"> </w:t>
      </w:r>
      <w:r w:rsidR="00BE4BC3">
        <w:rPr>
          <w:rFonts w:ascii="Symbol" w:eastAsia="Symbol" w:hAnsi="Symbol" w:cs="Symbol"/>
          <w:color w:val="000000" w:themeColor="text1"/>
          <w:szCs w:val="24"/>
          <w:lang w:val="en-US"/>
        </w:rPr>
        <w:t></w:t>
      </w:r>
      <w:r w:rsidR="00BE4BC3">
        <w:rPr>
          <w:rFonts w:eastAsia="Garamond" w:cs="Garamond"/>
          <w:color w:val="000000" w:themeColor="text1"/>
          <w:szCs w:val="24"/>
          <w:lang w:val="en-US"/>
        </w:rPr>
        <w:t>0.1 after feeding</w:t>
      </w:r>
      <w:r w:rsidR="00B074CA">
        <w:rPr>
          <w:rFonts w:eastAsia="Garamond" w:cs="Garamond"/>
          <w:color w:val="000000" w:themeColor="text1"/>
          <w:szCs w:val="24"/>
          <w:lang w:val="en-US"/>
        </w:rPr>
        <w:t>s</w:t>
      </w:r>
      <w:r w:rsidR="00BE4BC3">
        <w:rPr>
          <w:rFonts w:eastAsia="Garamond" w:cs="Garamond"/>
          <w:color w:val="000000" w:themeColor="text1"/>
          <w:szCs w:val="24"/>
          <w:lang w:val="en-US"/>
        </w:rPr>
        <w:t xml:space="preserve">. </w:t>
      </w:r>
      <w:r w:rsidR="005D3B95">
        <w:rPr>
          <w:rFonts w:eastAsia="Garamond" w:cs="Garamond"/>
          <w:color w:val="000000" w:themeColor="text1"/>
          <w:szCs w:val="24"/>
          <w:lang w:val="en-US"/>
        </w:rPr>
        <w:t xml:space="preserve">pH drops are deeper </w:t>
      </w:r>
      <w:r w:rsidR="0078518D">
        <w:rPr>
          <w:rFonts w:eastAsia="Garamond" w:cs="Garamond"/>
          <w:color w:val="000000" w:themeColor="text1"/>
          <w:szCs w:val="24"/>
          <w:lang w:val="en-US"/>
        </w:rPr>
        <w:t xml:space="preserve">upon </w:t>
      </w:r>
      <w:r w:rsidR="005D3B95">
        <w:rPr>
          <w:rFonts w:eastAsia="Garamond" w:cs="Garamond"/>
          <w:color w:val="000000" w:themeColor="text1"/>
          <w:szCs w:val="24"/>
          <w:lang w:val="en-US"/>
        </w:rPr>
        <w:t xml:space="preserve">feeding of SBS </w:t>
      </w:r>
      <w:r w:rsidR="00663BEC">
        <w:rPr>
          <w:rFonts w:eastAsia="Garamond" w:cs="Garamond"/>
          <w:color w:val="000000" w:themeColor="text1"/>
          <w:szCs w:val="24"/>
          <w:lang w:val="en-US"/>
        </w:rPr>
        <w:t xml:space="preserve">than CM, which </w:t>
      </w:r>
      <w:r w:rsidR="005C00C1">
        <w:rPr>
          <w:rFonts w:eastAsia="Garamond" w:cs="Garamond"/>
          <w:color w:val="000000" w:themeColor="text1"/>
          <w:szCs w:val="24"/>
          <w:lang w:val="en-US"/>
        </w:rPr>
        <w:t>occurs</w:t>
      </w:r>
      <w:r w:rsidR="00235FDE">
        <w:rPr>
          <w:rFonts w:eastAsia="Garamond" w:cs="Garamond"/>
          <w:color w:val="000000" w:themeColor="text1"/>
          <w:szCs w:val="24"/>
          <w:lang w:val="en-US"/>
        </w:rPr>
        <w:t xml:space="preserve"> in line with </w:t>
      </w:r>
      <w:r w:rsidR="00B074CA">
        <w:rPr>
          <w:rFonts w:eastAsia="Garamond" w:cs="Garamond"/>
          <w:color w:val="000000" w:themeColor="text1"/>
          <w:szCs w:val="24"/>
          <w:lang w:val="en-US"/>
        </w:rPr>
        <w:t xml:space="preserve">more pronounced </w:t>
      </w:r>
      <w:r w:rsidR="00663BEC">
        <w:rPr>
          <w:rFonts w:eastAsia="Garamond" w:cs="Garamond"/>
          <w:color w:val="000000" w:themeColor="text1"/>
          <w:szCs w:val="24"/>
          <w:lang w:val="en-US"/>
        </w:rPr>
        <w:t>increas</w:t>
      </w:r>
      <w:r w:rsidR="00B074CA">
        <w:rPr>
          <w:rFonts w:eastAsia="Garamond" w:cs="Garamond"/>
          <w:color w:val="000000" w:themeColor="text1"/>
          <w:szCs w:val="24"/>
          <w:lang w:val="en-US"/>
        </w:rPr>
        <w:t xml:space="preserve">es in </w:t>
      </w:r>
      <w:r w:rsidR="00663BEC">
        <w:rPr>
          <w:rFonts w:eastAsia="Garamond" w:cs="Garamond"/>
          <w:color w:val="000000" w:themeColor="text1"/>
          <w:szCs w:val="24"/>
          <w:lang w:val="en-US"/>
        </w:rPr>
        <w:t xml:space="preserve">gas production. </w:t>
      </w:r>
      <w:commentRangeEnd w:id="228"/>
      <w:r w:rsidR="001D2E0C">
        <w:rPr>
          <w:rStyle w:val="Kommentarzeichen"/>
        </w:rPr>
        <w:commentReference w:id="228"/>
      </w:r>
    </w:p>
    <w:p w14:paraId="1C2C76DA" w14:textId="0C48398B" w:rsidR="00796CF9" w:rsidRDefault="00721782" w:rsidP="77A2C42C">
      <w:pPr>
        <w:rPr>
          <w:rFonts w:eastAsia="Garamond" w:cs="Garamond"/>
          <w:color w:val="000000" w:themeColor="text1"/>
          <w:lang w:val="en-US"/>
        </w:rPr>
      </w:pPr>
      <w:commentRangeStart w:id="229"/>
      <w:r w:rsidRPr="607452AF">
        <w:rPr>
          <w:rFonts w:eastAsia="Garamond" w:cs="Garamond"/>
          <w:color w:val="000000" w:themeColor="text1"/>
          <w:lang w:val="en-US"/>
        </w:rPr>
        <w:t xml:space="preserve">Process inhibition is dominated by </w:t>
      </w:r>
      <w:r w:rsidR="77A2C42C" w:rsidRPr="607452AF">
        <w:rPr>
          <w:rFonts w:eastAsia="Garamond" w:cs="Garamond"/>
          <w:color w:val="000000" w:themeColor="text1"/>
          <w:lang w:val="en-US"/>
        </w:rPr>
        <w:t>ammonia inhibi</w:t>
      </w:r>
      <w:r w:rsidRPr="607452AF">
        <w:rPr>
          <w:rFonts w:eastAsia="Garamond" w:cs="Garamond"/>
          <w:color w:val="000000" w:themeColor="text1"/>
          <w:lang w:val="en-US"/>
        </w:rPr>
        <w:t>tion</w:t>
      </w:r>
      <w:r w:rsidR="00B218C3" w:rsidRPr="607452AF">
        <w:rPr>
          <w:rFonts w:eastAsia="Garamond" w:cs="Garamond"/>
          <w:color w:val="000000" w:themeColor="text1"/>
          <w:lang w:val="en-US"/>
        </w:rPr>
        <w:t xml:space="preserve">, with a corresponding factor of about 0.3 (bottom plot). The other two inhibition factors are almost </w:t>
      </w:r>
      <w:r w:rsidR="00764E32" w:rsidRPr="607452AF">
        <w:rPr>
          <w:rFonts w:eastAsia="Garamond" w:cs="Garamond"/>
          <w:color w:val="000000" w:themeColor="text1"/>
          <w:lang w:val="en-US"/>
        </w:rPr>
        <w:t xml:space="preserve">at 1. </w:t>
      </w:r>
      <w:commentRangeEnd w:id="229"/>
      <w:r w:rsidR="001D2E0C">
        <w:rPr>
          <w:rStyle w:val="Kommentarzeichen"/>
        </w:rPr>
        <w:commentReference w:id="229"/>
      </w:r>
      <w:r w:rsidR="00764E32" w:rsidRPr="607452AF">
        <w:rPr>
          <w:rFonts w:eastAsia="Garamond" w:cs="Garamond"/>
          <w:color w:val="000000" w:themeColor="text1"/>
          <w:lang w:val="en-US"/>
        </w:rPr>
        <w:t xml:space="preserve">Only </w:t>
      </w:r>
      <w:r w:rsidR="77A2C42C" w:rsidRPr="607452AF">
        <w:rPr>
          <w:rFonts w:eastAsia="Garamond" w:cs="Garamond"/>
          <w:color w:val="000000" w:themeColor="text1"/>
          <w:lang w:val="en-US"/>
        </w:rPr>
        <w:t xml:space="preserve">minor fluctuations </w:t>
      </w:r>
      <w:r w:rsidR="00764E32" w:rsidRPr="607452AF">
        <w:rPr>
          <w:rFonts w:eastAsia="Garamond" w:cs="Garamond"/>
          <w:color w:val="000000" w:themeColor="text1"/>
          <w:lang w:val="en-US"/>
        </w:rPr>
        <w:t xml:space="preserve">are visible </w:t>
      </w:r>
      <w:r w:rsidR="77A2C42C" w:rsidRPr="607452AF">
        <w:rPr>
          <w:rFonts w:eastAsia="Garamond" w:cs="Garamond"/>
          <w:color w:val="000000" w:themeColor="text1"/>
          <w:lang w:val="en-US"/>
        </w:rPr>
        <w:t>during feedings</w:t>
      </w:r>
      <w:r w:rsidR="00764E32" w:rsidRPr="607452AF">
        <w:rPr>
          <w:rFonts w:eastAsia="Garamond" w:cs="Garamond"/>
          <w:color w:val="000000" w:themeColor="text1"/>
          <w:lang w:val="en-US"/>
        </w:rPr>
        <w:t>, but the controller manages to sustain inhibition at</w:t>
      </w:r>
      <w:commentRangeStart w:id="230"/>
      <w:commentRangeStart w:id="231"/>
      <w:r w:rsidR="00764E32" w:rsidRPr="607452AF">
        <w:rPr>
          <w:rFonts w:eastAsia="Garamond" w:cs="Garamond"/>
          <w:color w:val="000000" w:themeColor="text1"/>
          <w:lang w:val="en-US"/>
        </w:rPr>
        <w:t xml:space="preserve"> stable levels.</w:t>
      </w:r>
      <w:commentRangeEnd w:id="230"/>
      <w:r>
        <w:rPr>
          <w:rStyle w:val="Kommentarzeichen"/>
        </w:rPr>
        <w:commentReference w:id="230"/>
      </w:r>
      <w:commentRangeEnd w:id="231"/>
      <w:r w:rsidR="001D2E0C">
        <w:rPr>
          <w:rStyle w:val="Kommentarzeichen"/>
        </w:rPr>
        <w:commentReference w:id="231"/>
      </w:r>
    </w:p>
    <w:p w14:paraId="664EF23F" w14:textId="47EBF333" w:rsidR="00D304E0" w:rsidRDefault="7139F001" w:rsidP="00D304E0">
      <w:pPr>
        <w:pStyle w:val="berschrift2"/>
        <w:rPr>
          <w:lang w:val="en-US"/>
        </w:rPr>
      </w:pPr>
      <w:r w:rsidRPr="7139F001">
        <w:rPr>
          <w:lang w:val="en-US"/>
        </w:rPr>
        <w:t>3.</w:t>
      </w:r>
      <w:r w:rsidR="009E324F">
        <w:rPr>
          <w:lang w:val="en-US"/>
        </w:rPr>
        <w:t>4</w:t>
      </w:r>
      <w:r w:rsidRPr="7139F001">
        <w:rPr>
          <w:lang w:val="en-US"/>
        </w:rPr>
        <w:t xml:space="preserve"> Comparison </w:t>
      </w:r>
      <w:r w:rsidR="00D3771C">
        <w:rPr>
          <w:lang w:val="en-US"/>
        </w:rPr>
        <w:t>of robust and n</w:t>
      </w:r>
      <w:r w:rsidRPr="7139F001">
        <w:rPr>
          <w:lang w:val="en-US"/>
        </w:rPr>
        <w:t>ominal MPC</w:t>
      </w:r>
    </w:p>
    <w:p w14:paraId="0D4A7957" w14:textId="40708571" w:rsidR="7139F001" w:rsidRDefault="00A52F11" w:rsidP="7139F001">
      <w:pPr>
        <w:rPr>
          <w:lang w:val="en-US"/>
        </w:rPr>
      </w:pPr>
      <w:r>
        <w:rPr>
          <w:lang w:val="en-US"/>
        </w:rPr>
        <w:t xml:space="preserve">The superior performance of </w:t>
      </w:r>
      <w:r w:rsidR="00D3771C">
        <w:rPr>
          <w:lang w:val="en-US"/>
        </w:rPr>
        <w:t xml:space="preserve">multi-stage </w:t>
      </w:r>
      <w:r>
        <w:rPr>
          <w:lang w:val="en-US"/>
        </w:rPr>
        <w:t xml:space="preserve">MPC over nominal MPC is illustrated in </w:t>
      </w:r>
      <w:r w:rsidR="00CF1BBF">
        <w:rPr>
          <w:lang w:val="en-US"/>
        </w:rPr>
        <w:t>Fig.</w:t>
      </w:r>
      <w:r>
        <w:rPr>
          <w:lang w:val="en-US"/>
        </w:rPr>
        <w:t xml:space="preserve"> 6</w:t>
      </w:r>
      <w:r w:rsidR="006E2944">
        <w:rPr>
          <w:lang w:val="en-US"/>
        </w:rPr>
        <w:t xml:space="preserve">. Clearly, nominal MPC (on the left) </w:t>
      </w:r>
      <w:r w:rsidR="00F651FC">
        <w:rPr>
          <w:lang w:val="en-US"/>
        </w:rPr>
        <w:t>fails to</w:t>
      </w:r>
      <w:r w:rsidR="006E2944">
        <w:rPr>
          <w:lang w:val="en-US"/>
        </w:rPr>
        <w:t xml:space="preserve"> ensure stability </w:t>
      </w:r>
      <w:r w:rsidR="00E532EB">
        <w:rPr>
          <w:lang w:val="en-US"/>
        </w:rPr>
        <w:t xml:space="preserve">and leads to </w:t>
      </w:r>
      <w:r w:rsidR="00F651FC">
        <w:rPr>
          <w:lang w:val="en-US"/>
        </w:rPr>
        <w:t>massive</w:t>
      </w:r>
      <w:r w:rsidR="00E532EB">
        <w:rPr>
          <w:lang w:val="en-US"/>
        </w:rPr>
        <w:t xml:space="preserve"> constraint violations, whereas </w:t>
      </w:r>
      <w:r w:rsidR="00D3771C">
        <w:rPr>
          <w:lang w:val="en-US"/>
        </w:rPr>
        <w:t>multistage</w:t>
      </w:r>
      <w:r w:rsidR="006E2944">
        <w:rPr>
          <w:lang w:val="en-US"/>
        </w:rPr>
        <w:t xml:space="preserve"> </w:t>
      </w:r>
      <w:r w:rsidR="00E532EB">
        <w:rPr>
          <w:lang w:val="en-US"/>
        </w:rPr>
        <w:t>MPC (</w:t>
      </w:r>
      <w:r w:rsidR="006E2944">
        <w:rPr>
          <w:lang w:val="en-US"/>
        </w:rPr>
        <w:t>on the right</w:t>
      </w:r>
      <w:r w:rsidR="00E532EB">
        <w:rPr>
          <w:lang w:val="en-US"/>
        </w:rPr>
        <w:t xml:space="preserve">) maintains safe GS filling levels and an overall stable process. </w:t>
      </w:r>
      <w:r w:rsidR="008D381A">
        <w:rPr>
          <w:lang w:val="en-US"/>
        </w:rPr>
        <w:t xml:space="preserve">For the simulations, </w:t>
      </w:r>
      <w:r w:rsidR="7139F001" w:rsidRPr="7139F001">
        <w:rPr>
          <w:lang w:val="en-US"/>
        </w:rPr>
        <w:t>no additional disturbance feed</w:t>
      </w:r>
      <w:r w:rsidR="003B6C99">
        <w:rPr>
          <w:lang w:val="en-US"/>
        </w:rPr>
        <w:t>ing</w:t>
      </w:r>
      <w:r w:rsidR="008D381A">
        <w:rPr>
          <w:lang w:val="en-US"/>
        </w:rPr>
        <w:t xml:space="preserve"> was considered, nor measurement </w:t>
      </w:r>
      <w:r w:rsidR="7139F001" w:rsidRPr="7139F001">
        <w:rPr>
          <w:lang w:val="en-US"/>
        </w:rPr>
        <w:t xml:space="preserve">noise on </w:t>
      </w:r>
      <w:r w:rsidR="008D381A">
        <w:rPr>
          <w:lang w:val="en-US"/>
        </w:rPr>
        <w:t xml:space="preserve">GS </w:t>
      </w:r>
      <w:r w:rsidR="7139F001" w:rsidRPr="7139F001">
        <w:rPr>
          <w:lang w:val="en-US"/>
        </w:rPr>
        <w:t>states</w:t>
      </w:r>
      <w:r w:rsidR="009554AA">
        <w:rPr>
          <w:lang w:val="en-US"/>
        </w:rPr>
        <w:t xml:space="preserve">. </w:t>
      </w:r>
      <w:commentRangeStart w:id="232"/>
      <w:r w:rsidR="00876450">
        <w:rPr>
          <w:lang w:val="en-US"/>
        </w:rPr>
        <w:t>Instead</w:t>
      </w:r>
      <w:r w:rsidR="001573D2">
        <w:rPr>
          <w:lang w:val="en-US"/>
        </w:rPr>
        <w:t>,</w:t>
      </w:r>
      <w:r w:rsidR="004F38AD">
        <w:rPr>
          <w:lang w:val="en-US"/>
        </w:rPr>
        <w:t xml:space="preserve"> i</w:t>
      </w:r>
      <w:r w:rsidR="00AB3B39">
        <w:rPr>
          <w:lang w:val="en-US"/>
        </w:rPr>
        <w:t xml:space="preserve">nfluent uncertainties were varied at </w:t>
      </w:r>
      <w:r w:rsidR="00FC6EFB">
        <w:rPr>
          <w:lang w:val="en-US"/>
        </w:rPr>
        <w:t>2</w:t>
      </w:r>
      <w:r w:rsidR="00AB3B39">
        <w:rPr>
          <w:lang w:val="en-US"/>
        </w:rPr>
        <w:t xml:space="preserve"> SD</w:t>
      </w:r>
      <w:r w:rsidR="001867A1">
        <w:rPr>
          <w:lang w:val="en-US"/>
        </w:rPr>
        <w:t>s</w:t>
      </w:r>
      <w:r w:rsidR="00AB3B39">
        <w:rPr>
          <w:lang w:val="en-US"/>
        </w:rPr>
        <w:t xml:space="preserve"> </w:t>
      </w:r>
      <w:r w:rsidR="000A4B1B">
        <w:rPr>
          <w:lang w:val="en-US"/>
        </w:rPr>
        <w:t>(cf. Tab</w:t>
      </w:r>
      <w:r w:rsidR="0054630B">
        <w:rPr>
          <w:lang w:val="en-US"/>
        </w:rPr>
        <w:t>. </w:t>
      </w:r>
      <w:r w:rsidR="000A4B1B">
        <w:rPr>
          <w:lang w:val="en-US"/>
        </w:rPr>
        <w:t>2)</w:t>
      </w:r>
      <w:r w:rsidR="001867A1">
        <w:rPr>
          <w:lang w:val="en-US"/>
        </w:rPr>
        <w:t xml:space="preserve"> to challenge </w:t>
      </w:r>
      <w:r w:rsidR="00FC6EFB">
        <w:rPr>
          <w:lang w:val="en-US"/>
        </w:rPr>
        <w:t xml:space="preserve">the </w:t>
      </w:r>
      <w:r w:rsidR="001867A1">
        <w:rPr>
          <w:lang w:val="en-US"/>
        </w:rPr>
        <w:t>controller performance</w:t>
      </w:r>
      <w:r w:rsidR="00AB3B39">
        <w:rPr>
          <w:lang w:val="en-US"/>
        </w:rPr>
        <w:t>.</w:t>
      </w:r>
      <w:r w:rsidR="008D381A">
        <w:rPr>
          <w:lang w:val="en-US"/>
        </w:rPr>
        <w:t xml:space="preserve"> </w:t>
      </w:r>
      <w:commentRangeEnd w:id="232"/>
      <w:r w:rsidR="0025752D">
        <w:rPr>
          <w:rStyle w:val="Kommentarzeichen"/>
        </w:rPr>
        <w:commentReference w:id="232"/>
      </w:r>
      <w:r w:rsidR="00FC6EFB">
        <w:rPr>
          <w:lang w:val="en-US"/>
        </w:rPr>
        <w:t>As before</w:t>
      </w:r>
      <w:r w:rsidR="001573D2">
        <w:rPr>
          <w:lang w:val="en-US"/>
        </w:rPr>
        <w:t>,</w:t>
      </w:r>
      <w:r w:rsidR="00876450">
        <w:rPr>
          <w:lang w:val="en-US"/>
        </w:rPr>
        <w:t xml:space="preserve"> multi-stage scenarios</w:t>
      </w:r>
      <w:r w:rsidR="00A97A7D">
        <w:rPr>
          <w:lang w:val="en-US"/>
        </w:rPr>
        <w:t xml:space="preserve"> of the robust </w:t>
      </w:r>
      <w:r w:rsidR="005B0D33">
        <w:rPr>
          <w:lang w:val="en-US"/>
        </w:rPr>
        <w:t xml:space="preserve">MPC </w:t>
      </w:r>
      <w:r w:rsidR="00876450">
        <w:rPr>
          <w:lang w:val="en-US"/>
        </w:rPr>
        <w:t xml:space="preserve">were </w:t>
      </w:r>
      <w:r w:rsidR="0054630B">
        <w:rPr>
          <w:lang w:val="en-US"/>
        </w:rPr>
        <w:t xml:space="preserve">based on </w:t>
      </w:r>
      <w:r w:rsidR="00DD1800">
        <w:rPr>
          <w:lang w:val="en-US"/>
        </w:rPr>
        <w:t>upper and lower uncertainty value</w:t>
      </w:r>
      <w:r w:rsidR="005B0D33">
        <w:rPr>
          <w:lang w:val="en-US"/>
        </w:rPr>
        <w:t>;</w:t>
      </w:r>
      <w:r w:rsidR="00817AC1">
        <w:rPr>
          <w:lang w:val="en-US"/>
        </w:rPr>
        <w:t xml:space="preserve"> </w:t>
      </w:r>
      <w:r w:rsidR="00DD1800">
        <w:rPr>
          <w:lang w:val="en-US"/>
        </w:rPr>
        <w:t>the nominal</w:t>
      </w:r>
      <w:r w:rsidR="007E21E0">
        <w:rPr>
          <w:lang w:val="en-US"/>
        </w:rPr>
        <w:t xml:space="preserve"> MPC</w:t>
      </w:r>
      <w:r w:rsidR="00DD1800">
        <w:rPr>
          <w:lang w:val="en-US"/>
        </w:rPr>
        <w:t xml:space="preserve"> was supplied with nominal values</w:t>
      </w:r>
      <w:r w:rsidR="005B0D33">
        <w:rPr>
          <w:lang w:val="en-US"/>
        </w:rPr>
        <w:t xml:space="preserve">; and </w:t>
      </w:r>
      <w:r w:rsidR="009E692A">
        <w:rPr>
          <w:lang w:val="en-US"/>
        </w:rPr>
        <w:t xml:space="preserve">the plant assumed </w:t>
      </w:r>
      <w:del w:id="233" w:author="Sören Weinrich" w:date="2025-04-26T21:10:00Z">
        <w:r w:rsidR="009E692A" w:rsidDel="001D2E0C">
          <w:rPr>
            <w:lang w:val="en-US"/>
          </w:rPr>
          <w:delText xml:space="preserve">the </w:delText>
        </w:r>
      </w:del>
      <w:r w:rsidR="00165623">
        <w:rPr>
          <w:lang w:val="en-US"/>
        </w:rPr>
        <w:t xml:space="preserve">elevated </w:t>
      </w:r>
      <w:r w:rsidR="009E692A">
        <w:rPr>
          <w:lang w:val="en-US"/>
        </w:rPr>
        <w:t>values</w:t>
      </w:r>
      <w:r w:rsidR="00FC6EFB">
        <w:rPr>
          <w:lang w:val="en-US"/>
        </w:rPr>
        <w:t xml:space="preserve"> (</w:t>
      </w:r>
      <w:del w:id="234" w:author="Sören Weinrich" w:date="2025-04-26T21:10:00Z">
        <w:r w:rsidR="005B0D33" w:rsidDel="001D2E0C">
          <w:rPr>
            <w:rFonts w:eastAsia="Garamond" w:cs="Garamond"/>
            <w:lang w:val="en-US"/>
          </w:rPr>
          <w:delText xml:space="preserve">cf. Fig 1d, </w:delText>
        </w:r>
      </w:del>
      <w:r w:rsidR="005B0D33">
        <w:rPr>
          <w:rFonts w:eastAsia="Garamond" w:cs="Garamond"/>
          <w:lang w:val="en-US"/>
        </w:rPr>
        <w:t>plant block</w:t>
      </w:r>
      <w:ins w:id="235" w:author="Sören Weinrich" w:date="2025-04-26T21:10:00Z">
        <w:r w:rsidR="001D2E0C">
          <w:rPr>
            <w:rFonts w:eastAsia="Garamond" w:cs="Garamond"/>
            <w:lang w:val="en-US"/>
          </w:rPr>
          <w:t xml:space="preserve"> in Fig 1d</w:t>
        </w:r>
      </w:ins>
      <w:r w:rsidR="00FC6EFB">
        <w:rPr>
          <w:lang w:val="en-US"/>
        </w:rPr>
        <w:t>).</w:t>
      </w:r>
    </w:p>
    <w:p w14:paraId="63D0AF42" w14:textId="2227716A" w:rsidR="0099276A" w:rsidRDefault="00055D10" w:rsidP="00AB797E">
      <w:pPr>
        <w:rPr>
          <w:lang w:val="en-US"/>
        </w:rPr>
      </w:pPr>
      <w:r>
        <w:rPr>
          <w:lang w:val="en-US"/>
        </w:rPr>
        <w:t xml:space="preserve">The </w:t>
      </w:r>
      <w:r w:rsidR="00884E1F">
        <w:rPr>
          <w:lang w:val="en-US"/>
        </w:rPr>
        <w:t>inferior</w:t>
      </w:r>
      <w:r w:rsidR="00621B6D">
        <w:rPr>
          <w:lang w:val="en-US"/>
        </w:rPr>
        <w:t xml:space="preserve"> performance of the nominal controller becomes apparent when considering the</w:t>
      </w:r>
      <w:r>
        <w:rPr>
          <w:lang w:val="en-US"/>
        </w:rPr>
        <w:t xml:space="preserve"> </w:t>
      </w:r>
      <w:r w:rsidR="002D3756">
        <w:rPr>
          <w:lang w:val="en-US"/>
        </w:rPr>
        <w:t>difference</w:t>
      </w:r>
      <w:r w:rsidR="00621B6D">
        <w:rPr>
          <w:lang w:val="en-US"/>
        </w:rPr>
        <w:t>s</w:t>
      </w:r>
      <w:r w:rsidR="002D3756">
        <w:rPr>
          <w:lang w:val="en-US"/>
        </w:rPr>
        <w:t xml:space="preserve"> between controller predictions (</w:t>
      </w:r>
      <w:r w:rsidR="00621B6D">
        <w:rPr>
          <w:lang w:val="en-US"/>
        </w:rPr>
        <w:t>dotted lines</w:t>
      </w:r>
      <w:r w:rsidR="002D3756">
        <w:rPr>
          <w:lang w:val="en-US"/>
        </w:rPr>
        <w:t xml:space="preserve">) and plant realizations </w:t>
      </w:r>
      <w:r w:rsidR="00621B6D">
        <w:rPr>
          <w:lang w:val="en-US"/>
        </w:rPr>
        <w:t xml:space="preserve">(solid lines) </w:t>
      </w:r>
      <w:r w:rsidR="00C27677">
        <w:rPr>
          <w:lang w:val="en-US"/>
        </w:rPr>
        <w:t>of gas production (center subplot</w:t>
      </w:r>
      <w:r w:rsidR="00191EFA">
        <w:rPr>
          <w:lang w:val="en-US"/>
        </w:rPr>
        <w:t xml:space="preserve"> and magnifications therein</w:t>
      </w:r>
      <w:r w:rsidR="00C27677">
        <w:rPr>
          <w:lang w:val="en-US"/>
        </w:rPr>
        <w:t>)</w:t>
      </w:r>
      <w:r w:rsidR="002D3756">
        <w:rPr>
          <w:lang w:val="en-US"/>
        </w:rPr>
        <w:t>:</w:t>
      </w:r>
      <w:r w:rsidR="00C27677">
        <w:rPr>
          <w:lang w:val="en-US"/>
        </w:rPr>
        <w:t xml:space="preserve"> the</w:t>
      </w:r>
      <w:r w:rsidR="002D3756">
        <w:rPr>
          <w:lang w:val="en-US"/>
        </w:rPr>
        <w:t xml:space="preserve"> controller </w:t>
      </w:r>
      <w:r w:rsidR="007D1975">
        <w:rPr>
          <w:lang w:val="en-US"/>
        </w:rPr>
        <w:t xml:space="preserve">– </w:t>
      </w:r>
      <w:r w:rsidR="00C27677">
        <w:rPr>
          <w:lang w:val="en-US"/>
        </w:rPr>
        <w:t>assuming</w:t>
      </w:r>
      <w:r w:rsidR="007D1975">
        <w:rPr>
          <w:lang w:val="en-US"/>
        </w:rPr>
        <w:t xml:space="preserve"> </w:t>
      </w:r>
      <w:r w:rsidR="002D3756">
        <w:rPr>
          <w:lang w:val="en-US"/>
        </w:rPr>
        <w:t xml:space="preserve">nominal </w:t>
      </w:r>
      <w:r w:rsidR="00C27677">
        <w:rPr>
          <w:lang w:val="en-US"/>
        </w:rPr>
        <w:t>influent concentrations</w:t>
      </w:r>
      <w:r w:rsidR="007D1975">
        <w:rPr>
          <w:lang w:val="en-US"/>
        </w:rPr>
        <w:t xml:space="preserve"> – </w:t>
      </w:r>
      <w:r w:rsidR="000D011E">
        <w:rPr>
          <w:lang w:val="en-US"/>
        </w:rPr>
        <w:t>systematically</w:t>
      </w:r>
      <w:r w:rsidR="007D1975">
        <w:rPr>
          <w:lang w:val="en-US"/>
        </w:rPr>
        <w:t xml:space="preserve"> </w:t>
      </w:r>
      <w:r w:rsidR="00614E79">
        <w:rPr>
          <w:lang w:val="en-US"/>
        </w:rPr>
        <w:t>underestimates the gas production</w:t>
      </w:r>
      <w:r w:rsidR="002435D2">
        <w:rPr>
          <w:lang w:val="en-US"/>
        </w:rPr>
        <w:t xml:space="preserve"> of substrates,</w:t>
      </w:r>
      <w:r w:rsidR="008E460B">
        <w:rPr>
          <w:lang w:val="en-US"/>
        </w:rPr>
        <w:t xml:space="preserve"> and there</w:t>
      </w:r>
      <w:r w:rsidR="007733B5">
        <w:rPr>
          <w:lang w:val="en-US"/>
        </w:rPr>
        <w:t>b</w:t>
      </w:r>
      <w:r w:rsidR="00D93609">
        <w:rPr>
          <w:lang w:val="en-US"/>
        </w:rPr>
        <w:t>y</w:t>
      </w:r>
      <w:r w:rsidR="008E460B">
        <w:rPr>
          <w:lang w:val="en-US"/>
        </w:rPr>
        <w:t xml:space="preserve"> slowly drives the system </w:t>
      </w:r>
      <w:r w:rsidR="007733B5">
        <w:rPr>
          <w:lang w:val="en-US"/>
        </w:rPr>
        <w:t>towards</w:t>
      </w:r>
      <w:r w:rsidR="008E460B">
        <w:rPr>
          <w:lang w:val="en-US"/>
        </w:rPr>
        <w:t xml:space="preserve"> the upper GS filling limit.</w:t>
      </w:r>
      <w:r w:rsidR="00171E56">
        <w:rPr>
          <w:lang w:val="en-US"/>
        </w:rPr>
        <w:t xml:space="preserve"> While initially</w:t>
      </w:r>
      <w:r w:rsidR="00CF6219">
        <w:rPr>
          <w:lang w:val="en-US"/>
        </w:rPr>
        <w:t xml:space="preserve"> </w:t>
      </w:r>
      <w:r w:rsidR="00171E56">
        <w:rPr>
          <w:lang w:val="en-US"/>
        </w:rPr>
        <w:t xml:space="preserve">GS constraints can be </w:t>
      </w:r>
      <w:r w:rsidR="002D3756">
        <w:rPr>
          <w:lang w:val="en-US"/>
        </w:rPr>
        <w:t>ensure</w:t>
      </w:r>
      <w:r w:rsidR="00171E56">
        <w:rPr>
          <w:lang w:val="en-US"/>
        </w:rPr>
        <w:t>d, at around day 22.3</w:t>
      </w:r>
      <w:r w:rsidR="004246B5">
        <w:rPr>
          <w:lang w:val="en-US"/>
        </w:rPr>
        <w:t xml:space="preserve"> the soft constraint (grey</w:t>
      </w:r>
      <w:r w:rsidR="003209E3">
        <w:rPr>
          <w:lang w:val="en-US"/>
        </w:rPr>
        <w:t xml:space="preserve"> dashed</w:t>
      </w:r>
      <w:r w:rsidR="004246B5">
        <w:rPr>
          <w:lang w:val="en-US"/>
        </w:rPr>
        <w:t xml:space="preserve"> line) </w:t>
      </w:r>
      <w:r w:rsidR="00162296">
        <w:rPr>
          <w:lang w:val="en-US"/>
        </w:rPr>
        <w:t>is violated</w:t>
      </w:r>
      <w:r w:rsidR="0099276A">
        <w:rPr>
          <w:lang w:val="en-US"/>
        </w:rPr>
        <w:t xml:space="preserve"> for the first time</w:t>
      </w:r>
      <w:r w:rsidR="00162296">
        <w:rPr>
          <w:lang w:val="en-US"/>
        </w:rPr>
        <w:t xml:space="preserve">. </w:t>
      </w:r>
      <w:r w:rsidR="003209E3">
        <w:rPr>
          <w:lang w:val="en-US"/>
        </w:rPr>
        <w:t>By then</w:t>
      </w:r>
      <w:r w:rsidR="00BB117E">
        <w:rPr>
          <w:lang w:val="en-US"/>
        </w:rPr>
        <w:t>, t</w:t>
      </w:r>
      <w:r w:rsidR="00DA405E">
        <w:rPr>
          <w:lang w:val="en-US"/>
        </w:rPr>
        <w:t>he</w:t>
      </w:r>
      <w:r w:rsidR="0099276A">
        <w:rPr>
          <w:lang w:val="en-US"/>
        </w:rPr>
        <w:t xml:space="preserve"> controlle</w:t>
      </w:r>
      <w:r w:rsidR="00DA405E">
        <w:rPr>
          <w:lang w:val="en-US"/>
        </w:rPr>
        <w:t xml:space="preserve">r </w:t>
      </w:r>
      <w:r w:rsidR="00BB117E">
        <w:rPr>
          <w:lang w:val="en-US"/>
        </w:rPr>
        <w:t xml:space="preserve">still </w:t>
      </w:r>
      <w:r w:rsidR="00DA405E">
        <w:rPr>
          <w:lang w:val="en-US"/>
        </w:rPr>
        <w:t>predicts decreasing GS filling levels</w:t>
      </w:r>
      <w:r w:rsidR="006B6021">
        <w:rPr>
          <w:lang w:val="en-US"/>
        </w:rPr>
        <w:t xml:space="preserve">, </w:t>
      </w:r>
      <w:r w:rsidR="00BB117E">
        <w:rPr>
          <w:lang w:val="en-US"/>
        </w:rPr>
        <w:t xml:space="preserve">but </w:t>
      </w:r>
      <w:r w:rsidR="006B6021">
        <w:rPr>
          <w:lang w:val="en-US"/>
        </w:rPr>
        <w:t>the plant in</w:t>
      </w:r>
      <w:r w:rsidR="004850D9">
        <w:rPr>
          <w:lang w:val="en-US"/>
        </w:rPr>
        <w:t xml:space="preserve"> fact</w:t>
      </w:r>
      <w:r w:rsidR="006B6021">
        <w:rPr>
          <w:lang w:val="en-US"/>
        </w:rPr>
        <w:t xml:space="preserve"> exceed</w:t>
      </w:r>
      <w:r w:rsidR="00BB117E">
        <w:rPr>
          <w:lang w:val="en-US"/>
        </w:rPr>
        <w:t xml:space="preserve">s </w:t>
      </w:r>
      <w:r w:rsidR="006B6021">
        <w:rPr>
          <w:lang w:val="en-US"/>
        </w:rPr>
        <w:t>the maximum GS filling level</w:t>
      </w:r>
      <w:r w:rsidR="00C2668F">
        <w:rPr>
          <w:lang w:val="en-US"/>
        </w:rPr>
        <w:t xml:space="preserve"> soon after (day 22.4)</w:t>
      </w:r>
      <w:r w:rsidR="006B6021">
        <w:rPr>
          <w:lang w:val="en-US"/>
        </w:rPr>
        <w:t>. Since</w:t>
      </w:r>
      <w:r w:rsidR="00C2668F">
        <w:rPr>
          <w:lang w:val="en-US"/>
        </w:rPr>
        <w:t xml:space="preserve"> state feedback </w:t>
      </w:r>
      <w:r w:rsidR="004850D9">
        <w:rPr>
          <w:lang w:val="en-US"/>
        </w:rPr>
        <w:t xml:space="preserve">was </w:t>
      </w:r>
      <w:r w:rsidR="00C2668F">
        <w:rPr>
          <w:lang w:val="en-US"/>
        </w:rPr>
        <w:t>assumed</w:t>
      </w:r>
      <w:r w:rsidR="00C95E75">
        <w:rPr>
          <w:lang w:val="en-US"/>
        </w:rPr>
        <w:t xml:space="preserve"> (i.e., </w:t>
      </w:r>
      <w:r w:rsidR="00C2668F">
        <w:rPr>
          <w:lang w:val="en-US"/>
        </w:rPr>
        <w:t xml:space="preserve">the controller </w:t>
      </w:r>
      <w:r w:rsidR="00611A89">
        <w:rPr>
          <w:lang w:val="en-US"/>
        </w:rPr>
        <w:t xml:space="preserve">initializes its </w:t>
      </w:r>
      <w:r w:rsidR="00C2668F">
        <w:rPr>
          <w:lang w:val="en-US"/>
        </w:rPr>
        <w:t xml:space="preserve">state at the beginning </w:t>
      </w:r>
      <w:r w:rsidR="00611A89">
        <w:rPr>
          <w:lang w:val="en-US"/>
        </w:rPr>
        <w:t>of the prediction horizon with the exact plant state</w:t>
      </w:r>
      <w:r w:rsidR="00C95E75">
        <w:rPr>
          <w:lang w:val="en-US"/>
        </w:rPr>
        <w:t xml:space="preserve">), the instable plant behavior </w:t>
      </w:r>
      <w:r w:rsidR="008F0B49">
        <w:rPr>
          <w:lang w:val="en-US"/>
        </w:rPr>
        <w:t xml:space="preserve">also affects the controller predictions, </w:t>
      </w:r>
      <w:r w:rsidR="00661F85">
        <w:rPr>
          <w:lang w:val="en-US"/>
        </w:rPr>
        <w:t>underscored</w:t>
      </w:r>
      <w:r w:rsidR="008F0B49">
        <w:rPr>
          <w:lang w:val="en-US"/>
        </w:rPr>
        <w:t xml:space="preserve"> by the predicted constraint violations around day 22.</w:t>
      </w:r>
      <w:r w:rsidR="002132D7">
        <w:rPr>
          <w:lang w:val="en-US"/>
        </w:rPr>
        <w:t>6</w:t>
      </w:r>
      <w:r w:rsidR="002132D7" w:rsidRPr="002132D7">
        <w:rPr>
          <w:lang w:val="en-US"/>
        </w:rPr>
        <w:t>.</w:t>
      </w:r>
      <w:r w:rsidR="00BF5244">
        <w:rPr>
          <w:lang w:val="en-US"/>
        </w:rPr>
        <w:t xml:space="preserve"> </w:t>
      </w:r>
      <w:r w:rsidR="006D23E1">
        <w:rPr>
          <w:lang w:val="en-US"/>
        </w:rPr>
        <w:t xml:space="preserve">If </w:t>
      </w:r>
      <w:r w:rsidR="004F4282">
        <w:rPr>
          <w:lang w:val="en-US"/>
        </w:rPr>
        <w:t>the</w:t>
      </w:r>
      <w:r w:rsidR="00BF5244">
        <w:rPr>
          <w:lang w:val="en-US"/>
        </w:rPr>
        <w:t xml:space="preserve"> optimization solver </w:t>
      </w:r>
      <w:r w:rsidR="004F4282">
        <w:rPr>
          <w:lang w:val="en-US"/>
        </w:rPr>
        <w:t xml:space="preserve">fails </w:t>
      </w:r>
      <w:r w:rsidR="00BF5244">
        <w:rPr>
          <w:lang w:val="en-US"/>
        </w:rPr>
        <w:t xml:space="preserve">to determine a solution that satisfies constraints, </w:t>
      </w:r>
      <w:r w:rsidR="004F4282">
        <w:rPr>
          <w:lang w:val="en-US"/>
        </w:rPr>
        <w:t xml:space="preserve">it </w:t>
      </w:r>
      <w:r w:rsidR="006D23E1">
        <w:rPr>
          <w:lang w:val="en-US"/>
        </w:rPr>
        <w:t xml:space="preserve">reverts to </w:t>
      </w:r>
      <w:r w:rsidR="004F4282">
        <w:rPr>
          <w:lang w:val="en-US"/>
        </w:rPr>
        <w:t>solv</w:t>
      </w:r>
      <w:r w:rsidR="006D23E1">
        <w:rPr>
          <w:lang w:val="en-US"/>
        </w:rPr>
        <w:t>ing</w:t>
      </w:r>
      <w:r w:rsidR="00BF5244">
        <w:rPr>
          <w:lang w:val="en-US"/>
        </w:rPr>
        <w:t xml:space="preserve"> </w:t>
      </w:r>
      <w:r w:rsidR="004F4282">
        <w:rPr>
          <w:lang w:val="en-US"/>
        </w:rPr>
        <w:t>an approximate problem with relaxed constraints</w:t>
      </w:r>
      <w:r w:rsidR="00043E37">
        <w:rPr>
          <w:lang w:val="en-US"/>
        </w:rPr>
        <w:t xml:space="preserve"> </w:t>
      </w:r>
      <w:sdt>
        <w:sdtPr>
          <w:rPr>
            <w:lang w:val="en-US"/>
          </w:rPr>
          <w:alias w:val="To edit, see citavi.com/edit"/>
          <w:tag w:val="CitaviPlaceholder#720d23f4-1bbc-4d03-a6d5-c360fa3116c2"/>
          <w:id w:val="-1826198667"/>
          <w:placeholder>
            <w:docPart w:val="DefaultPlaceholder_-1854013440"/>
          </w:placeholder>
        </w:sdtPr>
        <w:sdtEndPr/>
        <w:sdtContent>
          <w:r w:rsidR="00043E37">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ZDVjZmRjLTFjZDktNGVkZC1hZjJlLWIzNTg0ZDc2NTEyMi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0LTEwVDE0OjQwOjM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3MjBkMjNmNC0xYmJjLTRkMDMtYTZkNS1jMzYwZmEzMTE2YzIiLCJUZXh0IjoiKFFpbiBhbmQgQmFkZ3dlbGwsIDIwMDMpIiwiV0FJVmVyc2lvbiI6IjYuMTUuMi4wIn0=}</w:instrText>
          </w:r>
          <w:r w:rsidR="00043E37">
            <w:rPr>
              <w:lang w:val="en-US"/>
            </w:rPr>
            <w:fldChar w:fldCharType="separate"/>
          </w:r>
          <w:r w:rsidR="00046EEC">
            <w:rPr>
              <w:lang w:val="en-US"/>
            </w:rPr>
            <w:t>(Qin and Badgwell, 2003)</w:t>
          </w:r>
          <w:r w:rsidR="00043E37">
            <w:rPr>
              <w:lang w:val="en-US"/>
            </w:rPr>
            <w:fldChar w:fldCharType="end"/>
          </w:r>
        </w:sdtContent>
      </w:sdt>
      <w:r w:rsidR="004F4282">
        <w:rPr>
          <w:lang w:val="en-US"/>
        </w:rPr>
        <w:t>.</w:t>
      </w:r>
      <w:r w:rsidR="00151162">
        <w:rPr>
          <w:lang w:val="en-US"/>
        </w:rPr>
        <w:t xml:space="preserve"> This approximate solution, however, </w:t>
      </w:r>
      <w:r w:rsidR="006A702E">
        <w:rPr>
          <w:lang w:val="en-US"/>
        </w:rPr>
        <w:t>cannot lead</w:t>
      </w:r>
      <w:r w:rsidR="00151162">
        <w:rPr>
          <w:lang w:val="en-US"/>
        </w:rPr>
        <w:t xml:space="preserve"> the system back into a </w:t>
      </w:r>
      <w:r w:rsidR="00151162">
        <w:rPr>
          <w:lang w:val="en-US"/>
        </w:rPr>
        <w:lastRenderedPageBreak/>
        <w:t>stable operating point</w:t>
      </w:r>
      <w:r w:rsidR="008761F0">
        <w:rPr>
          <w:lang w:val="en-US"/>
        </w:rPr>
        <w:t xml:space="preserve">. Instead, it </w:t>
      </w:r>
      <w:r w:rsidR="00C2645B">
        <w:rPr>
          <w:lang w:val="en-US"/>
        </w:rPr>
        <w:t>further destabilizes the system</w:t>
      </w:r>
      <w:r w:rsidR="00B64F68">
        <w:rPr>
          <w:lang w:val="en-US"/>
        </w:rPr>
        <w:t>, which is apparent from the erratic feed volume flows (top subplot)</w:t>
      </w:r>
      <w:r w:rsidR="00323428">
        <w:rPr>
          <w:lang w:val="en-US"/>
        </w:rPr>
        <w:t xml:space="preserve"> and thus </w:t>
      </w:r>
      <w:r w:rsidR="00EC2215">
        <w:rPr>
          <w:lang w:val="en-US"/>
        </w:rPr>
        <w:t xml:space="preserve">fails to </w:t>
      </w:r>
      <w:r w:rsidR="00323428">
        <w:rPr>
          <w:lang w:val="en-US"/>
        </w:rPr>
        <w:t>restore stability.</w:t>
      </w:r>
      <w:r w:rsidR="00B64F68">
        <w:rPr>
          <w:lang w:val="en-US"/>
        </w:rPr>
        <w:t xml:space="preserve"> </w:t>
      </w:r>
      <w:r w:rsidR="005E1E58">
        <w:rPr>
          <w:lang w:val="en-US"/>
        </w:rPr>
        <w:t xml:space="preserve">Consequently, gas production, pH and inhibition also assume </w:t>
      </w:r>
      <w:r w:rsidR="00FB2858">
        <w:rPr>
          <w:lang w:val="en-US"/>
        </w:rPr>
        <w:t xml:space="preserve">clearly </w:t>
      </w:r>
      <w:r w:rsidR="005E1E58">
        <w:rPr>
          <w:lang w:val="en-US"/>
        </w:rPr>
        <w:t>instable</w:t>
      </w:r>
      <w:r w:rsidR="00795900">
        <w:rPr>
          <w:lang w:val="en-US"/>
        </w:rPr>
        <w:t xml:space="preserve"> or even unphysical </w:t>
      </w:r>
      <w:r w:rsidR="005E1E58">
        <w:rPr>
          <w:lang w:val="en-US"/>
        </w:rPr>
        <w:t>values</w:t>
      </w:r>
      <w:r w:rsidR="00FB2858">
        <w:rPr>
          <w:lang w:val="en-US"/>
        </w:rPr>
        <w:t xml:space="preserve">. </w:t>
      </w:r>
      <w:r w:rsidR="003C2E14">
        <w:rPr>
          <w:lang w:val="en-US"/>
        </w:rPr>
        <w:t xml:space="preserve">In real-life, such </w:t>
      </w:r>
      <w:r w:rsidR="008334E1">
        <w:rPr>
          <w:lang w:val="en-US"/>
        </w:rPr>
        <w:t xml:space="preserve">a plant behavior would require to </w:t>
      </w:r>
      <w:r w:rsidR="003C2E14">
        <w:rPr>
          <w:lang w:val="en-US"/>
        </w:rPr>
        <w:t>release</w:t>
      </w:r>
      <w:r w:rsidR="008334E1">
        <w:rPr>
          <w:lang w:val="en-US"/>
        </w:rPr>
        <w:t xml:space="preserve"> </w:t>
      </w:r>
      <w:r w:rsidR="003C2E14">
        <w:rPr>
          <w:lang w:val="en-US"/>
        </w:rPr>
        <w:t>or flare</w:t>
      </w:r>
      <w:r w:rsidR="00BE676A">
        <w:rPr>
          <w:lang w:val="en-US"/>
        </w:rPr>
        <w:t xml:space="preserve"> off</w:t>
      </w:r>
      <w:r w:rsidR="003C2E14">
        <w:rPr>
          <w:lang w:val="en-US"/>
        </w:rPr>
        <w:t xml:space="preserve"> </w:t>
      </w:r>
      <w:r w:rsidR="008334E1">
        <w:rPr>
          <w:lang w:val="en-US"/>
        </w:rPr>
        <w:t xml:space="preserve">excess biogas </w:t>
      </w:r>
      <w:r w:rsidR="00D319EC">
        <w:rPr>
          <w:lang w:val="en-US"/>
        </w:rPr>
        <w:t>from</w:t>
      </w:r>
      <w:r w:rsidR="008334E1">
        <w:rPr>
          <w:lang w:val="en-US"/>
        </w:rPr>
        <w:t xml:space="preserve"> the headspace, resulting </w:t>
      </w:r>
      <w:r w:rsidR="0063352B">
        <w:rPr>
          <w:lang w:val="en-US"/>
        </w:rPr>
        <w:t>in opportunity cost and avoidable greenhouse gas emissions</w:t>
      </w:r>
      <w:r w:rsidR="00A3775B">
        <w:rPr>
          <w:lang w:val="en-US"/>
        </w:rPr>
        <w:t xml:space="preserve"> </w:t>
      </w:r>
      <w:sdt>
        <w:sdtPr>
          <w:rPr>
            <w:lang w:val="en-US"/>
          </w:rPr>
          <w:alias w:val="To edit, see citavi.com/edit"/>
          <w:tag w:val="CitaviPlaceholder#0b383a7a-ff9e-44fc-b43c-8d45fb149e89"/>
          <w:id w:val="-2000031429"/>
          <w:placeholder>
            <w:docPart w:val="DefaultPlaceholder_-1854013440"/>
          </w:placeholder>
        </w:sdtPr>
        <w:sdtEndPr/>
        <w:sdtContent>
          <w:r w:rsidR="00A3775B">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VkOWM5LTM5ODktNDUzYi04ZmQ0LTIzMGFiZDhlYzZlYiIsIlJhbmdlTGVuZ3RoIjoyMiwiUmVmZXJlbmNlSWQiOiI0OGI1MmM1My1hMTcxLTQ0YTctYTc1Mi0xN2YwZmQ5MTg5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JlaW5lbHQiLCJQcm90ZWN0ZWQiOmZhbHNlLCJTZXgiOjIsIkNyZWF0ZWRCeSI6Il9IZWxsbWFubiwgU2ltb24iLCJDcmVhdGVkT24iOiIyMDI1LTAyLTA0VDIyOjU4OjQxIiwiTW9kaWZpZWRCeSI6Il9IZWxsbWFubiwgU2ltb24iLCJJZCI6IjliMGVlZjk4LTQ3NTMtNDcwNy1iMzY1LWUzOTNjNTAyMzMyNCIsIk1vZGlmaWVkT24iOiIyMDI1LTAyLTA0VDIyOjU4OjQxIiwiUHJvamVjdCI6eyIkaWQiOiI4IiwiJHR5cGUiOiJTd2lzc0FjYWRlbWljLkNpdGF2aS5Qcm9qZWN0LCBTd2lzc0FjYWRlbWljLkNpdGF2aSJ9fSx7IiRpZCI6Ijk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C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YXRlMiI6IjI2LjAyLjIwMTYiLCJEb2kiOiIxMC4xMDE2L2ouYmlvcnRlY2guMjAxNi4wMi4wNzM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Y5NDQ0NTYiLCJVcmlTdHJpbmciOiJodHRwOi8vd3d3Lm5jYmkubmxtLm5paC5nb3YvcHVibWVkLzI2OTQ0NDU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U4OjQxIiwiTW9kaWZpZWRCeSI6Il9IZWxsbWFubiwgU2ltb24iLCJJZCI6ImIzZDliYjFlLWU0NjMtNGJiNi1hMDc0LTA1ODk1ODA1MWQ2NyIsIk1vZGlmaWVkT24iOiIyMDI1LTAyLTA0VDIyOjU4OjQ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Jpb3J0ZWNoLjIwMTYuMDIuMDczIiwiVXJpU3RyaW5nIjoiaHR0cHM6Ly9kb2kub3JnLzEwLjEwMTYvai5iaW9ydGVjaC4yMDE2LjAyLjA3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}</w:instrText>
          </w:r>
          <w:r w:rsidR="00A3775B">
            <w:rPr>
              <w:lang w:val="en-US"/>
            </w:rPr>
            <w:fldChar w:fldCharType="separate"/>
          </w:r>
          <w:r w:rsidR="00046EEC">
            <w:rPr>
              <w:lang w:val="en-US"/>
            </w:rPr>
            <w:t>(Reinelt et al., 2016)</w:t>
          </w:r>
          <w:r w:rsidR="00A3775B">
            <w:rPr>
              <w:lang w:val="en-US"/>
            </w:rPr>
            <w:fldChar w:fldCharType="end"/>
          </w:r>
        </w:sdtContent>
      </w:sdt>
      <w:r w:rsidR="0063352B">
        <w:rPr>
          <w:lang w:val="en-US"/>
        </w:rPr>
        <w:t xml:space="preserve">. </w:t>
      </w:r>
      <w:r w:rsidR="00D319EC">
        <w:rPr>
          <w:lang w:val="en-US"/>
        </w:rPr>
        <w:t xml:space="preserve">Remedies </w:t>
      </w:r>
      <w:r w:rsidR="0099276A">
        <w:rPr>
          <w:lang w:val="en-US"/>
        </w:rPr>
        <w:t>could be longer pred</w:t>
      </w:r>
      <w:r w:rsidR="004E66FC">
        <w:rPr>
          <w:lang w:val="en-US"/>
        </w:rPr>
        <w:t>i</w:t>
      </w:r>
      <w:r w:rsidR="0099276A">
        <w:rPr>
          <w:lang w:val="en-US"/>
        </w:rPr>
        <w:t>ction horizon</w:t>
      </w:r>
      <w:r w:rsidR="00FC6755">
        <w:rPr>
          <w:lang w:val="en-US"/>
        </w:rPr>
        <w:t>s</w:t>
      </w:r>
      <w:r w:rsidR="0099276A">
        <w:rPr>
          <w:lang w:val="en-US"/>
        </w:rPr>
        <w:t xml:space="preserve"> </w:t>
      </w:r>
      <w:r w:rsidR="00FC6755">
        <w:rPr>
          <w:lang w:val="en-US"/>
        </w:rPr>
        <w:t xml:space="preserve">to better anticipate prospective CHP </w:t>
      </w:r>
      <w:r w:rsidR="00D319EC">
        <w:rPr>
          <w:lang w:val="en-US"/>
        </w:rPr>
        <w:t>down</w:t>
      </w:r>
      <w:r w:rsidR="00FC6755">
        <w:rPr>
          <w:lang w:val="en-US"/>
        </w:rPr>
        <w:t>-times</w:t>
      </w:r>
      <w:r w:rsidR="00184019">
        <w:rPr>
          <w:lang w:val="en-US"/>
        </w:rPr>
        <w:t xml:space="preserve"> </w:t>
      </w:r>
      <w:sdt>
        <w:sdtPr>
          <w:rPr>
            <w:lang w:val="en-US"/>
          </w:rPr>
          <w:alias w:val="To edit, see citavi.com/edit"/>
          <w:tag w:val="CitaviPlaceholder#3f5b32af-6e1b-4987-b3c6-1a9a12f99e81"/>
          <w:id w:val="-153601605"/>
          <w:placeholder>
            <w:docPart w:val="DefaultPlaceholder_-1854013440"/>
          </w:placeholder>
        </w:sdtPr>
        <w:sdtEndPr/>
        <w:sdtContent>
          <w:r w:rsidR="00184019">
            <w:rPr>
              <w:lang w:val="en-US"/>
            </w:rPr>
            <w:fldChar w:fldCharType="begin"/>
          </w:r>
          <w:r w:rsidR="00046E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c2YzhiLTg2NDctNDcxMi1iYWMxLWM4YWMxNmIwOGRmYy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0LTEwVDE0OjQwOjM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zZjViMzJhZi02ZTFiLTQ5ODctYjNjNi0xYTlhMTJmOTllODEiLCJUZXh0IjoiKFFpbiBhbmQgQmFkZ3dlbGwsIDIwMDMpIiwiV0FJVmVyc2lvbiI6IjYuMTUuMi4wIn0=}</w:instrText>
          </w:r>
          <w:r w:rsidR="00184019">
            <w:rPr>
              <w:lang w:val="en-US"/>
            </w:rPr>
            <w:fldChar w:fldCharType="separate"/>
          </w:r>
          <w:r w:rsidR="00046EEC">
            <w:rPr>
              <w:lang w:val="en-US"/>
            </w:rPr>
            <w:t>(Qin and Badgwell, 2003)</w:t>
          </w:r>
          <w:r w:rsidR="00184019">
            <w:rPr>
              <w:lang w:val="en-US"/>
            </w:rPr>
            <w:fldChar w:fldCharType="end"/>
          </w:r>
        </w:sdtContent>
      </w:sdt>
      <w:r w:rsidR="004C18D4">
        <w:rPr>
          <w:lang w:val="en-US"/>
        </w:rPr>
        <w:t xml:space="preserve">, or </w:t>
      </w:r>
      <w:r w:rsidR="006E71CB">
        <w:rPr>
          <w:lang w:val="en-US"/>
        </w:rPr>
        <w:t xml:space="preserve">lower </w:t>
      </w:r>
      <w:r w:rsidR="004C18D4">
        <w:rPr>
          <w:lang w:val="en-US"/>
        </w:rPr>
        <w:t xml:space="preserve">maximum allowed feed </w:t>
      </w:r>
      <w:r w:rsidR="006E71CB">
        <w:rPr>
          <w:lang w:val="en-US"/>
        </w:rPr>
        <w:t>volume flows to restrict the erratic feeding behavior</w:t>
      </w:r>
      <w:r w:rsidR="003C2E14">
        <w:rPr>
          <w:lang w:val="en-US"/>
        </w:rPr>
        <w:t xml:space="preserve">. </w:t>
      </w:r>
    </w:p>
    <w:p w14:paraId="4740D76D" w14:textId="03F83D2A" w:rsidR="00B31301" w:rsidRDefault="00B31301" w:rsidP="002D3756">
      <w:pPr>
        <w:rPr>
          <w:lang w:val="en-US"/>
        </w:rPr>
      </w:pPr>
      <w:r>
        <w:rPr>
          <w:lang w:val="en-US"/>
        </w:rPr>
        <w:t xml:space="preserve">By comparison, </w:t>
      </w:r>
      <w:r w:rsidR="008C2194">
        <w:rPr>
          <w:lang w:val="en-US"/>
        </w:rPr>
        <w:t xml:space="preserve">the robust multi-stage MPC controller (on the right) </w:t>
      </w:r>
      <w:r w:rsidR="008639DA">
        <w:rPr>
          <w:lang w:val="en-US"/>
        </w:rPr>
        <w:t>acts more conservatively</w:t>
      </w:r>
      <w:r w:rsidR="00127B0A">
        <w:rPr>
          <w:lang w:val="en-US"/>
        </w:rPr>
        <w:t xml:space="preserve">. It </w:t>
      </w:r>
      <w:r w:rsidR="008639DA">
        <w:rPr>
          <w:lang w:val="en-US"/>
        </w:rPr>
        <w:t xml:space="preserve">thereby </w:t>
      </w:r>
      <w:r w:rsidR="008C2194">
        <w:rPr>
          <w:lang w:val="en-US"/>
        </w:rPr>
        <w:t xml:space="preserve">delivers stable plant operation and safe GS filling levels, with a safety margin of </w:t>
      </w:r>
      <w:r w:rsidR="00DB6B45">
        <w:rPr>
          <w:lang w:val="en-US"/>
        </w:rPr>
        <w:t xml:space="preserve">around 15% to both </w:t>
      </w:r>
      <w:r w:rsidR="00F55AB3">
        <w:rPr>
          <w:lang w:val="en-US"/>
        </w:rPr>
        <w:t>lower and upper GS constraints</w:t>
      </w:r>
      <w:r w:rsidR="000135C7">
        <w:rPr>
          <w:lang w:val="en-US"/>
        </w:rPr>
        <w:t xml:space="preserve">, </w:t>
      </w:r>
      <w:r w:rsidR="00493CCC">
        <w:rPr>
          <w:lang w:val="en-US"/>
        </w:rPr>
        <w:t xml:space="preserve">as well as </w:t>
      </w:r>
      <w:r w:rsidR="000135C7">
        <w:rPr>
          <w:lang w:val="en-US"/>
        </w:rPr>
        <w:t xml:space="preserve">stable pH and inhibition values. </w:t>
      </w:r>
      <w:r w:rsidR="00B57A8A">
        <w:rPr>
          <w:lang w:val="en-US"/>
        </w:rPr>
        <w:t>The</w:t>
      </w:r>
      <w:r w:rsidR="00837919">
        <w:rPr>
          <w:lang w:val="en-US"/>
        </w:rPr>
        <w:t xml:space="preserve"> rare</w:t>
      </w:r>
      <w:r w:rsidR="00B57A8A">
        <w:rPr>
          <w:lang w:val="en-US"/>
        </w:rPr>
        <w:t xml:space="preserve"> </w:t>
      </w:r>
      <w:r w:rsidR="00A948DE">
        <w:rPr>
          <w:lang w:val="en-US"/>
        </w:rPr>
        <w:t xml:space="preserve">peaks in pH predictions are </w:t>
      </w:r>
      <w:r w:rsidR="008F7B1B">
        <w:rPr>
          <w:lang w:val="en-US"/>
        </w:rPr>
        <w:t xml:space="preserve">caused by </w:t>
      </w:r>
      <w:r w:rsidR="00A948DE">
        <w:rPr>
          <w:lang w:val="en-US"/>
        </w:rPr>
        <w:t xml:space="preserve">numerical noise </w:t>
      </w:r>
      <w:r w:rsidR="00935D8F">
        <w:rPr>
          <w:lang w:val="en-US"/>
        </w:rPr>
        <w:t xml:space="preserve">during </w:t>
      </w:r>
      <w:r w:rsidR="008043C0">
        <w:rPr>
          <w:lang w:val="en-US"/>
        </w:rPr>
        <w:t>orthogonal collocation. They can be reduce</w:t>
      </w:r>
      <w:r w:rsidR="005322F8">
        <w:rPr>
          <w:lang w:val="en-US"/>
        </w:rPr>
        <w:t xml:space="preserve">d </w:t>
      </w:r>
      <w:r w:rsidR="008043C0">
        <w:rPr>
          <w:lang w:val="en-US"/>
        </w:rPr>
        <w:t xml:space="preserve">with higher numbers of collocation points </w:t>
      </w:r>
      <w:r w:rsidR="005322F8">
        <w:rPr>
          <w:lang w:val="en-US"/>
        </w:rPr>
        <w:t xml:space="preserve">or higher degrees of orthogonal polynomials, </w:t>
      </w:r>
      <w:r w:rsidR="00935D8F">
        <w:rPr>
          <w:lang w:val="en-US"/>
        </w:rPr>
        <w:t xml:space="preserve">though </w:t>
      </w:r>
      <w:r w:rsidR="005322F8">
        <w:rPr>
          <w:lang w:val="en-US"/>
        </w:rPr>
        <w:t xml:space="preserve">at the </w:t>
      </w:r>
      <w:r w:rsidR="007A1605">
        <w:rPr>
          <w:lang w:val="en-US"/>
        </w:rPr>
        <w:t>expense</w:t>
      </w:r>
      <w:r w:rsidR="005322F8">
        <w:rPr>
          <w:lang w:val="en-US"/>
        </w:rPr>
        <w:t xml:space="preserve"> of increased run times.</w:t>
      </w:r>
      <w:r w:rsidR="00B57A8A">
        <w:rPr>
          <w:lang w:val="en-US"/>
        </w:rPr>
        <w:t xml:space="preserve"> </w:t>
      </w:r>
      <w:r w:rsidR="000E7ECC">
        <w:rPr>
          <w:lang w:val="en-US"/>
        </w:rPr>
        <w:t>Otherwise, the overall system performance is very similar as in the previous section, and therefore not further detailed here.</w:t>
      </w:r>
    </w:p>
    <w:p w14:paraId="7B9E2FC0" w14:textId="7BFA4F3C" w:rsidR="00F65D5C" w:rsidRDefault="00F65D5C" w:rsidP="002D3756">
      <w:pPr>
        <w:rPr>
          <w:lang w:val="en-US"/>
        </w:rPr>
      </w:pPr>
      <w:r>
        <w:rPr>
          <w:lang w:val="en-US"/>
        </w:rPr>
        <w:t>The increased robustness</w:t>
      </w:r>
      <w:r w:rsidR="00F01467">
        <w:rPr>
          <w:lang w:val="en-US"/>
        </w:rPr>
        <w:t xml:space="preserve"> of multi-stage MPC</w:t>
      </w:r>
      <w:r>
        <w:rPr>
          <w:lang w:val="en-US"/>
        </w:rPr>
        <w:t xml:space="preserve">, however, comes at a price: the runtime is </w:t>
      </w:r>
      <w:r w:rsidR="007A1605">
        <w:rPr>
          <w:lang w:val="en-US"/>
        </w:rPr>
        <w:t xml:space="preserve">significantly longer than </w:t>
      </w:r>
      <w:r w:rsidR="00396CC0">
        <w:rPr>
          <w:lang w:val="en-US"/>
        </w:rPr>
        <w:t xml:space="preserve">for nominal </w:t>
      </w:r>
      <w:r w:rsidR="00F01467">
        <w:rPr>
          <w:lang w:val="en-US"/>
        </w:rPr>
        <w:t xml:space="preserve">MPC </w:t>
      </w:r>
      <w:r w:rsidR="000A4677">
        <w:rPr>
          <w:lang w:val="en-US"/>
        </w:rPr>
        <w:t xml:space="preserve">provided </w:t>
      </w:r>
      <w:r w:rsidR="00396CC0">
        <w:rPr>
          <w:lang w:val="en-US"/>
        </w:rPr>
        <w:t xml:space="preserve">the </w:t>
      </w:r>
      <w:r w:rsidR="005C6F27">
        <w:rPr>
          <w:lang w:val="en-US"/>
        </w:rPr>
        <w:t xml:space="preserve">solver </w:t>
      </w:r>
      <w:r w:rsidR="00AF0A67">
        <w:rPr>
          <w:lang w:val="en-US"/>
        </w:rPr>
        <w:t xml:space="preserve">does not </w:t>
      </w:r>
      <w:r w:rsidR="004711C0">
        <w:rPr>
          <w:lang w:val="en-US"/>
        </w:rPr>
        <w:t>need</w:t>
      </w:r>
      <w:r w:rsidR="00AF0A67">
        <w:rPr>
          <w:lang w:val="en-US"/>
        </w:rPr>
        <w:t xml:space="preserve"> to </w:t>
      </w:r>
      <w:r w:rsidR="004711C0">
        <w:rPr>
          <w:lang w:val="en-US"/>
        </w:rPr>
        <w:t>revert to sub</w:t>
      </w:r>
      <w:r w:rsidR="00A12C2B">
        <w:rPr>
          <w:lang w:val="en-US"/>
        </w:rPr>
        <w:t>optimal solution</w:t>
      </w:r>
      <w:r w:rsidR="008743D5">
        <w:rPr>
          <w:lang w:val="en-US"/>
        </w:rPr>
        <w:t>s</w:t>
      </w:r>
      <w:r w:rsidR="00A12C2B">
        <w:rPr>
          <w:lang w:val="en-US"/>
        </w:rPr>
        <w:t xml:space="preserve"> with constraint relaxation. This has been tested for </w:t>
      </w:r>
      <w:r w:rsidR="0096272D">
        <w:rPr>
          <w:lang w:val="en-US"/>
        </w:rPr>
        <w:t xml:space="preserve">the same scenario as discussed here but with only </w:t>
      </w:r>
      <w:r w:rsidR="007104AE">
        <w:rPr>
          <w:lang w:val="en-US"/>
        </w:rPr>
        <w:t>1</w:t>
      </w:r>
      <w:r w:rsidR="0054630B">
        <w:rPr>
          <w:lang w:val="en-US"/>
        </w:rPr>
        <w:t xml:space="preserve"> </w:t>
      </w:r>
      <w:r w:rsidR="003002F4">
        <w:rPr>
          <w:lang w:val="en-US"/>
        </w:rPr>
        <w:t>SD</w:t>
      </w:r>
      <w:r w:rsidR="003F1EF9">
        <w:rPr>
          <w:lang w:val="en-US"/>
        </w:rPr>
        <w:t xml:space="preserve"> for influent uncertainty</w:t>
      </w:r>
      <w:r w:rsidR="003002F4">
        <w:rPr>
          <w:lang w:val="en-US"/>
        </w:rPr>
        <w:t xml:space="preserve"> </w:t>
      </w:r>
      <w:r w:rsidR="004711C0">
        <w:rPr>
          <w:lang w:val="en-US"/>
        </w:rPr>
        <w:t xml:space="preserve">and a slightly reduced </w:t>
      </w:r>
      <w:r w:rsidR="00C06B17">
        <w:rPr>
          <w:lang w:val="en-US"/>
        </w:rPr>
        <w:t xml:space="preserve">target filling level of 35% </w:t>
      </w:r>
      <w:r w:rsidR="003002F4">
        <w:rPr>
          <w:lang w:val="en-US"/>
        </w:rPr>
        <w:t xml:space="preserve">(plots not shown). </w:t>
      </w:r>
      <w:r w:rsidR="00EE2CA7">
        <w:rPr>
          <w:lang w:val="en-US"/>
        </w:rPr>
        <w:t>The r</w:t>
      </w:r>
      <w:r w:rsidR="003002F4">
        <w:rPr>
          <w:lang w:val="en-US"/>
        </w:rPr>
        <w:t>un time for no</w:t>
      </w:r>
      <w:r w:rsidR="00BB1624">
        <w:rPr>
          <w:lang w:val="en-US"/>
        </w:rPr>
        <w:t xml:space="preserve">minal </w:t>
      </w:r>
      <w:r w:rsidR="003528A5">
        <w:rPr>
          <w:lang w:val="en-US"/>
        </w:rPr>
        <w:t>MPC</w:t>
      </w:r>
      <w:r w:rsidR="00BB1624">
        <w:rPr>
          <w:lang w:val="en-US"/>
        </w:rPr>
        <w:t xml:space="preserve"> </w:t>
      </w:r>
      <w:r w:rsidR="00EE2CA7">
        <w:rPr>
          <w:lang w:val="en-US"/>
        </w:rPr>
        <w:t>was</w:t>
      </w:r>
      <w:r w:rsidR="00BB1624">
        <w:rPr>
          <w:lang w:val="en-US"/>
        </w:rPr>
        <w:t xml:space="preserve"> </w:t>
      </w:r>
      <w:r w:rsidR="0054630B">
        <w:rPr>
          <w:lang w:val="en-US"/>
        </w:rPr>
        <w:t>54</w:t>
      </w:r>
      <w:r w:rsidR="00817AC1">
        <w:rPr>
          <w:lang w:val="en-US"/>
        </w:rPr>
        <w:t>7</w:t>
      </w:r>
      <w:r w:rsidR="0054630B">
        <w:rPr>
          <w:lang w:val="en-US"/>
        </w:rPr>
        <w:t xml:space="preserve"> </w:t>
      </w:r>
      <w:r w:rsidR="000A29E3">
        <w:rPr>
          <w:lang w:val="en-US"/>
        </w:rPr>
        <w:t>s</w:t>
      </w:r>
      <w:r w:rsidR="00BB1624">
        <w:rPr>
          <w:lang w:val="en-US"/>
        </w:rPr>
        <w:t xml:space="preserve"> vs. </w:t>
      </w:r>
      <w:r w:rsidR="0054630B">
        <w:rPr>
          <w:lang w:val="en-US"/>
        </w:rPr>
        <w:t>9</w:t>
      </w:r>
      <w:r w:rsidR="00F276CF">
        <w:rPr>
          <w:lang w:val="en-US"/>
        </w:rPr>
        <w:t>64</w:t>
      </w:r>
      <w:r w:rsidR="0054630B" w:rsidRPr="003B3166">
        <w:rPr>
          <w:lang w:val="en-US"/>
        </w:rPr>
        <w:t xml:space="preserve"> </w:t>
      </w:r>
      <w:r w:rsidR="000A29E3">
        <w:rPr>
          <w:lang w:val="en-US"/>
        </w:rPr>
        <w:t>s</w:t>
      </w:r>
      <w:r w:rsidR="00BB1624">
        <w:rPr>
          <w:lang w:val="en-US"/>
        </w:rPr>
        <w:t xml:space="preserve"> for multi-stage </w:t>
      </w:r>
      <w:r w:rsidR="003F1EF9">
        <w:rPr>
          <w:lang w:val="en-US"/>
        </w:rPr>
        <w:t>MPC</w:t>
      </w:r>
      <w:r w:rsidR="003B3166">
        <w:rPr>
          <w:lang w:val="en-US"/>
        </w:rPr>
        <w:t>.</w:t>
      </w:r>
      <w:r w:rsidR="00BB1624">
        <w:rPr>
          <w:lang w:val="en-US"/>
        </w:rPr>
        <w:t xml:space="preserve"> </w:t>
      </w:r>
      <w:r w:rsidR="003B3166">
        <w:rPr>
          <w:lang w:val="en-US"/>
        </w:rPr>
        <w:t>W</w:t>
      </w:r>
      <w:r w:rsidR="003528A5">
        <w:rPr>
          <w:lang w:val="en-US"/>
        </w:rPr>
        <w:t xml:space="preserve">ith a </w:t>
      </w:r>
      <w:commentRangeStart w:id="236"/>
      <w:r w:rsidR="003528A5">
        <w:rPr>
          <w:lang w:val="en-US"/>
        </w:rPr>
        <w:t>simulated time of 30 d</w:t>
      </w:r>
      <w:commentRangeEnd w:id="236"/>
      <w:r w:rsidR="0025752D">
        <w:rPr>
          <w:rStyle w:val="Kommentarzeichen"/>
        </w:rPr>
        <w:commentReference w:id="236"/>
      </w:r>
      <w:r w:rsidR="003528A5">
        <w:rPr>
          <w:lang w:val="en-US"/>
        </w:rPr>
        <w:t xml:space="preserve">, the multi-stage </w:t>
      </w:r>
      <w:r w:rsidR="005750BC">
        <w:rPr>
          <w:lang w:val="en-US"/>
        </w:rPr>
        <w:t>controller is</w:t>
      </w:r>
      <w:r w:rsidR="00F276CF">
        <w:rPr>
          <w:lang w:val="en-US"/>
        </w:rPr>
        <w:t>, however,</w:t>
      </w:r>
      <w:r w:rsidR="005750BC">
        <w:rPr>
          <w:lang w:val="en-US"/>
        </w:rPr>
        <w:t xml:space="preserve"> </w:t>
      </w:r>
      <w:r w:rsidR="003B3166">
        <w:rPr>
          <w:lang w:val="en-US"/>
        </w:rPr>
        <w:t xml:space="preserve">still </w:t>
      </w:r>
      <w:r w:rsidR="005750BC">
        <w:rPr>
          <w:lang w:val="en-US"/>
        </w:rPr>
        <w:t>real-time capable.</w:t>
      </w:r>
    </w:p>
    <w:p w14:paraId="3EEFD612" w14:textId="34AD6E07" w:rsidR="00B02161" w:rsidRDefault="6A0623E8" w:rsidP="00864BFE">
      <w:pPr>
        <w:pStyle w:val="berschrift2"/>
        <w:rPr>
          <w:lang w:val="en-US"/>
        </w:rPr>
      </w:pPr>
      <w:bookmarkStart w:id="237" w:name="_xcnexyaz5dj2"/>
      <w:bookmarkEnd w:id="237"/>
      <w:r w:rsidRPr="6A0623E8">
        <w:rPr>
          <w:lang w:val="en-US"/>
        </w:rPr>
        <w:t>3.</w:t>
      </w:r>
      <w:r w:rsidR="009E324F">
        <w:rPr>
          <w:lang w:val="en-US"/>
        </w:rPr>
        <w:t>5</w:t>
      </w:r>
      <w:r w:rsidRPr="6A0623E8">
        <w:rPr>
          <w:lang w:val="en-US"/>
        </w:rPr>
        <w:t xml:space="preserve"> Limitations</w:t>
      </w:r>
      <w:r w:rsidR="000B35C0">
        <w:rPr>
          <w:lang w:val="en-US"/>
        </w:rPr>
        <w:t xml:space="preserve"> and outlook</w:t>
      </w:r>
    </w:p>
    <w:p w14:paraId="0B133C2D" w14:textId="71CA61A2" w:rsidR="5C5F6251" w:rsidRDefault="00B84CAD" w:rsidP="008E2756">
      <w:pPr>
        <w:rPr>
          <w:lang w:val="en-US"/>
        </w:rPr>
      </w:pPr>
      <w:r>
        <w:rPr>
          <w:lang w:val="en-US"/>
        </w:rPr>
        <w:t>Th</w:t>
      </w:r>
      <w:r w:rsidR="003A517B">
        <w:rPr>
          <w:lang w:val="en-US"/>
        </w:rPr>
        <w:t xml:space="preserve">e </w:t>
      </w:r>
      <w:r w:rsidR="00B7429D">
        <w:rPr>
          <w:lang w:val="en-US"/>
        </w:rPr>
        <w:t>presented</w:t>
      </w:r>
      <w:r w:rsidR="003A517B">
        <w:rPr>
          <w:lang w:val="en-US"/>
        </w:rPr>
        <w:t xml:space="preserve"> results are based on </w:t>
      </w:r>
      <w:r>
        <w:rPr>
          <w:lang w:val="en-US"/>
        </w:rPr>
        <w:t>simulat</w:t>
      </w:r>
      <w:r w:rsidR="003A517B">
        <w:rPr>
          <w:lang w:val="en-US"/>
        </w:rPr>
        <w:t>ions</w:t>
      </w:r>
      <w:r w:rsidR="00D60B74">
        <w:rPr>
          <w:lang w:val="en-US"/>
        </w:rPr>
        <w:t>, which assumed s</w:t>
      </w:r>
      <w:r w:rsidR="00071E91">
        <w:rPr>
          <w:lang w:val="en-US"/>
        </w:rPr>
        <w:t>tate feedback</w:t>
      </w:r>
      <w:r w:rsidR="00D60B74">
        <w:rPr>
          <w:lang w:val="en-US"/>
        </w:rPr>
        <w:t xml:space="preserve">, i.e. perfect knowledge of the </w:t>
      </w:r>
      <w:r w:rsidR="006D3E7B">
        <w:rPr>
          <w:lang w:val="en-US"/>
        </w:rPr>
        <w:t xml:space="preserve">plant’s dynamic state. </w:t>
      </w:r>
      <w:r w:rsidR="00DB5D42">
        <w:rPr>
          <w:lang w:val="en-US"/>
        </w:rPr>
        <w:t xml:space="preserve">Moreover, the </w:t>
      </w:r>
      <w:r w:rsidR="006B5C01">
        <w:rPr>
          <w:lang w:val="en-US"/>
        </w:rPr>
        <w:t xml:space="preserve">considered uncertainties were limited to </w:t>
      </w:r>
      <w:r w:rsidR="005E6111">
        <w:rPr>
          <w:lang w:val="en-US"/>
        </w:rPr>
        <w:t>influent macronutrients within known bounds</w:t>
      </w:r>
      <w:r w:rsidR="00990741">
        <w:rPr>
          <w:lang w:val="en-US"/>
        </w:rPr>
        <w:t xml:space="preserve">. </w:t>
      </w:r>
      <w:r w:rsidR="00F30D9D">
        <w:rPr>
          <w:lang w:val="en-US"/>
        </w:rPr>
        <w:t xml:space="preserve">Further, </w:t>
      </w:r>
      <w:r w:rsidR="00071E91">
        <w:rPr>
          <w:lang w:val="en-US"/>
        </w:rPr>
        <w:t>disturbance</w:t>
      </w:r>
      <w:r w:rsidR="003C6971">
        <w:rPr>
          <w:lang w:val="en-US"/>
        </w:rPr>
        <w:t xml:space="preserve"> feed</w:t>
      </w:r>
      <w:r w:rsidR="00F30D9D">
        <w:rPr>
          <w:lang w:val="en-US"/>
        </w:rPr>
        <w:t>ings were considered predictable</w:t>
      </w:r>
      <w:r w:rsidR="003C6971">
        <w:rPr>
          <w:lang w:val="en-US"/>
        </w:rPr>
        <w:t xml:space="preserve"> </w:t>
      </w:r>
      <w:r w:rsidR="00F30D9D">
        <w:rPr>
          <w:lang w:val="en-US"/>
        </w:rPr>
        <w:t xml:space="preserve">and </w:t>
      </w:r>
      <w:r w:rsidR="003C6971">
        <w:rPr>
          <w:lang w:val="en-US"/>
        </w:rPr>
        <w:t>of known uncertainty</w:t>
      </w:r>
      <w:r w:rsidR="00F30D9D">
        <w:rPr>
          <w:lang w:val="en-US"/>
        </w:rPr>
        <w:t xml:space="preserve">. </w:t>
      </w:r>
      <w:r w:rsidR="002C0C52">
        <w:rPr>
          <w:lang w:val="en-US"/>
        </w:rPr>
        <w:t>O</w:t>
      </w:r>
      <w:r w:rsidR="001F1C88">
        <w:rPr>
          <w:lang w:val="en-US"/>
        </w:rPr>
        <w:t xml:space="preserve">nly agricultural substrates were </w:t>
      </w:r>
      <w:r w:rsidR="007E1FBB">
        <w:rPr>
          <w:lang w:val="en-US"/>
        </w:rPr>
        <w:t xml:space="preserve">considered, in which </w:t>
      </w:r>
      <w:r w:rsidR="0054630B">
        <w:rPr>
          <w:lang w:val="en-US"/>
        </w:rPr>
        <w:t xml:space="preserve">PR </w:t>
      </w:r>
      <w:r w:rsidR="007E1FBB">
        <w:rPr>
          <w:lang w:val="en-US"/>
        </w:rPr>
        <w:t xml:space="preserve">and </w:t>
      </w:r>
      <w:r w:rsidR="0054630B">
        <w:rPr>
          <w:lang w:val="en-US"/>
        </w:rPr>
        <w:t xml:space="preserve">LI </w:t>
      </w:r>
      <w:r w:rsidR="007E1FBB">
        <w:rPr>
          <w:lang w:val="en-US"/>
        </w:rPr>
        <w:t xml:space="preserve">were assumed to be fully </w:t>
      </w:r>
      <w:r w:rsidR="0045620C">
        <w:rPr>
          <w:lang w:val="en-US"/>
        </w:rPr>
        <w:t>degradable</w:t>
      </w:r>
      <w:r w:rsidR="007E1FBB">
        <w:rPr>
          <w:lang w:val="en-US"/>
        </w:rPr>
        <w:t xml:space="preserve">. </w:t>
      </w:r>
      <w:r w:rsidR="002C0C52">
        <w:rPr>
          <w:lang w:val="en-US"/>
        </w:rPr>
        <w:t xml:space="preserve">Lastly, </w:t>
      </w:r>
      <w:r w:rsidR="00E633D9">
        <w:rPr>
          <w:lang w:val="en-US"/>
        </w:rPr>
        <w:t>independent</w:t>
      </w:r>
      <w:r w:rsidR="00E633D9" w:rsidRPr="77A2C42C">
        <w:rPr>
          <w:lang w:val="en-US"/>
        </w:rPr>
        <w:t xml:space="preserve"> </w:t>
      </w:r>
      <w:r w:rsidR="001B3587">
        <w:rPr>
          <w:lang w:val="en-US"/>
        </w:rPr>
        <w:t xml:space="preserve">feeding </w:t>
      </w:r>
      <w:r w:rsidR="00E633D9" w:rsidRPr="77A2C42C">
        <w:rPr>
          <w:lang w:val="en-US"/>
        </w:rPr>
        <w:t xml:space="preserve">of </w:t>
      </w:r>
      <w:r w:rsidR="00CD014F">
        <w:rPr>
          <w:lang w:val="en-US"/>
        </w:rPr>
        <w:t xml:space="preserve">five </w:t>
      </w:r>
      <w:r w:rsidR="001B3587">
        <w:rPr>
          <w:lang w:val="en-US"/>
        </w:rPr>
        <w:t xml:space="preserve">substrates was assumed, which </w:t>
      </w:r>
      <w:r w:rsidR="007C5769">
        <w:rPr>
          <w:lang w:val="en-US"/>
        </w:rPr>
        <w:t xml:space="preserve">is uncommon </w:t>
      </w:r>
      <w:commentRangeStart w:id="238"/>
      <w:sdt>
        <w:sdtPr>
          <w:rPr>
            <w:lang w:val="en-US"/>
          </w:rPr>
          <w:alias w:val="To edit, see citavi.com/edit"/>
          <w:tag w:val="CitaviPlaceholder#aab03c08-94de-48ef-a2da-aa7ac9e610f6"/>
          <w:id w:val="799740561"/>
          <w:placeholder>
            <w:docPart w:val="DefaultPlaceholder_-1854013440"/>
          </w:placeholder>
        </w:sdtPr>
        <w:sdtEndPr/>
        <w:sdtContent>
          <w:r w:rsidR="00594FEF">
            <w:rPr>
              <w:lang w:val="en-US"/>
            </w:rPr>
            <w:fldChar w:fldCharType="begin"/>
          </w:r>
          <w:r w:rsidR="00594F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zRiNzRhLWFjMzktNGY0MS04NzZlLTM2NjJhOTI1OTliNyIsIlJhbmdlTGVuZ3RoIjo0OSwiUmVmZXJlbmNlSWQiOiI4YmIzNmY2Zi01OWY2LTQ1ODAtOGIzMy1mZTEzOGJkYmIxM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MtOTQyMTQ3LTQyLTIi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d3d3LndvcmxkY2F0Lm9yZy9vY2xjLzEyMjIyMDQwMjIiLCJVcmlTdHJpbmciOiJodHRwOi8vd3d3LndvcmxkY2F0Lm9yZy9vY2xjLzEyMjIyMDQwMj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}</w:instrText>
          </w:r>
          <w:r w:rsidR="00594FEF">
            <w:rPr>
              <w:lang w:val="en-US"/>
            </w:rPr>
            <w:fldChar w:fldCharType="separate"/>
          </w:r>
          <w:r w:rsidR="00594FEF">
            <w:rPr>
              <w:lang w:val="en-US"/>
            </w:rPr>
            <w:t>(Fachagentur Nachwachsende Rohstoffe e. V., 2021)</w:t>
          </w:r>
          <w:r w:rsidR="00594FEF">
            <w:rPr>
              <w:lang w:val="en-US"/>
            </w:rPr>
            <w:fldChar w:fldCharType="end"/>
          </w:r>
        </w:sdtContent>
      </w:sdt>
      <w:r w:rsidR="007C5769">
        <w:rPr>
          <w:lang w:val="en-US"/>
        </w:rPr>
        <w:t xml:space="preserve">, </w:t>
      </w:r>
      <w:commentRangeEnd w:id="238"/>
      <w:r w:rsidR="00594FEF">
        <w:rPr>
          <w:rStyle w:val="Kommentarzeichen"/>
        </w:rPr>
        <w:commentReference w:id="238"/>
      </w:r>
      <w:r w:rsidR="007C5769">
        <w:rPr>
          <w:lang w:val="en-US"/>
        </w:rPr>
        <w:t>though technically not impossible.</w:t>
      </w:r>
      <w:r w:rsidR="77A2C42C" w:rsidRPr="77A2C42C">
        <w:rPr>
          <w:lang w:val="en-US"/>
        </w:rPr>
        <w:t xml:space="preserve"> </w:t>
      </w:r>
    </w:p>
    <w:p w14:paraId="1785B0CF" w14:textId="65CD102E" w:rsidR="00776080" w:rsidRDefault="008E2756" w:rsidP="00776080">
      <w:pPr>
        <w:rPr>
          <w:lang w:val="en-US"/>
        </w:rPr>
      </w:pPr>
      <w:r>
        <w:rPr>
          <w:lang w:val="en-US"/>
        </w:rPr>
        <w:lastRenderedPageBreak/>
        <w:t>F</w:t>
      </w:r>
      <w:r w:rsidR="77A2C42C" w:rsidRPr="77A2C42C">
        <w:rPr>
          <w:lang w:val="en-US"/>
        </w:rPr>
        <w:t>uture research</w:t>
      </w:r>
      <w:r>
        <w:rPr>
          <w:lang w:val="en-US"/>
        </w:rPr>
        <w:t xml:space="preserve"> should therefore </w:t>
      </w:r>
      <w:r w:rsidR="00D35384">
        <w:rPr>
          <w:lang w:val="en-US"/>
        </w:rPr>
        <w:t xml:space="preserve">address a state </w:t>
      </w:r>
      <w:r w:rsidRPr="77A2C42C">
        <w:rPr>
          <w:lang w:val="en-US"/>
        </w:rPr>
        <w:t>observer</w:t>
      </w:r>
      <w:r w:rsidR="00D35384">
        <w:rPr>
          <w:lang w:val="en-US"/>
        </w:rPr>
        <w:t xml:space="preserve"> </w:t>
      </w:r>
      <w:r w:rsidR="00C332B0">
        <w:rPr>
          <w:lang w:val="en-US"/>
        </w:rPr>
        <w:t xml:space="preserve">to </w:t>
      </w:r>
      <w:r w:rsidR="00285FB7">
        <w:rPr>
          <w:lang w:val="en-US"/>
        </w:rPr>
        <w:t xml:space="preserve">estimate </w:t>
      </w:r>
      <w:r w:rsidR="00C332B0">
        <w:rPr>
          <w:lang w:val="en-US"/>
        </w:rPr>
        <w:t>the process state from available measurements</w:t>
      </w:r>
      <w:r w:rsidR="00115E14">
        <w:rPr>
          <w:lang w:val="en-US"/>
        </w:rPr>
        <w:t xml:space="preserve">, </w:t>
      </w:r>
      <w:r w:rsidR="00D3674A">
        <w:rPr>
          <w:lang w:val="en-US"/>
        </w:rPr>
        <w:t xml:space="preserve">experimental validation </w:t>
      </w:r>
      <w:r w:rsidR="00B560E1">
        <w:rPr>
          <w:lang w:val="en-US"/>
        </w:rPr>
        <w:t xml:space="preserve">including </w:t>
      </w:r>
      <w:r w:rsidR="00E90A11">
        <w:rPr>
          <w:lang w:val="en-US"/>
        </w:rPr>
        <w:t xml:space="preserve">non-agricultural </w:t>
      </w:r>
      <w:r w:rsidR="004C2FC4">
        <w:rPr>
          <w:lang w:val="en-US"/>
        </w:rPr>
        <w:t xml:space="preserve">substrates </w:t>
      </w:r>
      <w:r w:rsidR="00CD0D70">
        <w:rPr>
          <w:lang w:val="en-US"/>
        </w:rPr>
        <w:t xml:space="preserve">(e.g., </w:t>
      </w:r>
      <w:r w:rsidR="004C2FC4">
        <w:rPr>
          <w:lang w:val="en-US"/>
        </w:rPr>
        <w:t>organic waste</w:t>
      </w:r>
      <w:ins w:id="239" w:author="Sören Weinrich" w:date="2025-04-26T21:42:00Z">
        <w:r w:rsidR="0025752D">
          <w:rPr>
            <w:lang w:val="en-US"/>
          </w:rPr>
          <w:t>s</w:t>
        </w:r>
      </w:ins>
      <w:r w:rsidR="00CD0D70">
        <w:rPr>
          <w:lang w:val="en-US"/>
        </w:rPr>
        <w:t>)</w:t>
      </w:r>
      <w:r w:rsidR="00115E14">
        <w:rPr>
          <w:lang w:val="en-US"/>
        </w:rPr>
        <w:t xml:space="preserve">, and </w:t>
      </w:r>
      <w:r w:rsidR="00115E14" w:rsidRPr="29F2F358">
        <w:rPr>
          <w:lang w:val="en-US"/>
        </w:rPr>
        <w:t xml:space="preserve">analysis of </w:t>
      </w:r>
      <w:r w:rsidR="009F5F0E">
        <w:rPr>
          <w:lang w:val="en-US"/>
        </w:rPr>
        <w:t xml:space="preserve">expected </w:t>
      </w:r>
      <w:r w:rsidR="00776080">
        <w:rPr>
          <w:lang w:val="en-US"/>
        </w:rPr>
        <w:t>surplus revenues through demand-oriented feeding</w:t>
      </w:r>
      <w:bookmarkStart w:id="240" w:name="_6gm6o7kdfala" w:colFirst="0" w:colLast="0"/>
      <w:bookmarkEnd w:id="240"/>
      <w:r w:rsidR="00776080">
        <w:rPr>
          <w:lang w:val="en-US"/>
        </w:rPr>
        <w:t xml:space="preserve">. </w:t>
      </w:r>
    </w:p>
    <w:p w14:paraId="687AB1FD" w14:textId="2C10D7CF" w:rsidR="00B02161" w:rsidRDefault="006C4F89" w:rsidP="00776080">
      <w:pPr>
        <w:pStyle w:val="berschrift1"/>
        <w:numPr>
          <w:ilvl w:val="0"/>
          <w:numId w:val="6"/>
        </w:numPr>
        <w:rPr>
          <w:lang w:val="en-US"/>
        </w:rPr>
      </w:pPr>
      <w:r>
        <w:rPr>
          <w:lang w:val="en-US"/>
        </w:rPr>
        <w:t>C</w:t>
      </w:r>
      <w:r w:rsidR="0077435B" w:rsidRPr="00692A81">
        <w:rPr>
          <w:lang w:val="en-US"/>
        </w:rPr>
        <w:t>onclusions</w:t>
      </w:r>
    </w:p>
    <w:p w14:paraId="0499609E" w14:textId="6A8DEEAA" w:rsidR="00115E14" w:rsidDel="009A2C69" w:rsidRDefault="00756048" w:rsidP="00115E14">
      <w:pPr>
        <w:rPr>
          <w:del w:id="241" w:author="Sören Weinrich" w:date="2025-04-27T14:44:00Z"/>
          <w:lang w:val="en-US"/>
        </w:rPr>
      </w:pPr>
      <w:r>
        <w:rPr>
          <w:lang w:val="en-US"/>
        </w:rPr>
        <w:t>A r</w:t>
      </w:r>
      <w:r w:rsidR="6A0623E8" w:rsidRPr="6A0623E8">
        <w:rPr>
          <w:lang w:val="en-US"/>
        </w:rPr>
        <w:t xml:space="preserve">obust </w:t>
      </w:r>
      <w:r w:rsidR="005002D9">
        <w:rPr>
          <w:lang w:val="en-US"/>
        </w:rPr>
        <w:t xml:space="preserve">multi-stage </w:t>
      </w:r>
      <w:r w:rsidR="6A0623E8" w:rsidRPr="6A0623E8">
        <w:rPr>
          <w:lang w:val="en-US"/>
        </w:rPr>
        <w:t>MPC</w:t>
      </w:r>
      <w:r>
        <w:rPr>
          <w:lang w:val="en-US"/>
        </w:rPr>
        <w:t xml:space="preserve"> framework was</w:t>
      </w:r>
      <w:r w:rsidR="6A0623E8" w:rsidRPr="6A0623E8">
        <w:rPr>
          <w:lang w:val="en-US"/>
        </w:rPr>
        <w:t xml:space="preserve"> developed to optimize substrate feedings </w:t>
      </w:r>
      <w:r w:rsidR="008A6887">
        <w:rPr>
          <w:lang w:val="en-US"/>
        </w:rPr>
        <w:t xml:space="preserve">with uncertain influent macronutrients to </w:t>
      </w:r>
      <w:r w:rsidR="00BE3162">
        <w:rPr>
          <w:lang w:val="en-US"/>
        </w:rPr>
        <w:t xml:space="preserve">an </w:t>
      </w:r>
      <w:commentRangeStart w:id="242"/>
      <w:r w:rsidR="00D24281">
        <w:rPr>
          <w:lang w:val="en-US"/>
        </w:rPr>
        <w:t xml:space="preserve">agricultural </w:t>
      </w:r>
      <w:del w:id="243" w:author="Sören Weinrich" w:date="2025-04-27T14:39:00Z">
        <w:r w:rsidR="00D24281" w:rsidDel="009A2C69">
          <w:rPr>
            <w:lang w:val="en-US"/>
          </w:rPr>
          <w:delText xml:space="preserve">AD </w:delText>
        </w:r>
      </w:del>
      <w:ins w:id="244" w:author="Sören Weinrich" w:date="2025-04-27T14:39:00Z">
        <w:r w:rsidR="009A2C69">
          <w:rPr>
            <w:lang w:val="en-US"/>
          </w:rPr>
          <w:t xml:space="preserve">biogas </w:t>
        </w:r>
      </w:ins>
      <w:r w:rsidR="00D24281">
        <w:rPr>
          <w:lang w:val="en-US"/>
        </w:rPr>
        <w:t>plan</w:t>
      </w:r>
      <w:r w:rsidR="004E78CD">
        <w:rPr>
          <w:lang w:val="en-US"/>
        </w:rPr>
        <w:t>t</w:t>
      </w:r>
      <w:commentRangeEnd w:id="242"/>
      <w:r w:rsidR="009A2C69">
        <w:rPr>
          <w:rStyle w:val="Kommentarzeichen"/>
        </w:rPr>
        <w:commentReference w:id="242"/>
      </w:r>
      <w:r w:rsidR="00B451C9">
        <w:rPr>
          <w:lang w:val="en-US"/>
        </w:rPr>
        <w:t>. I</w:t>
      </w:r>
      <w:r w:rsidR="00BE3162">
        <w:rPr>
          <w:lang w:val="en-US"/>
        </w:rPr>
        <w:t xml:space="preserve">n </w:t>
      </w:r>
      <w:r w:rsidR="6A0623E8" w:rsidRPr="6A0623E8">
        <w:rPr>
          <w:lang w:val="en-US"/>
        </w:rPr>
        <w:t xml:space="preserve">two </w:t>
      </w:r>
      <w:r w:rsidR="00754F5B">
        <w:rPr>
          <w:lang w:val="en-US"/>
        </w:rPr>
        <w:t>case studies</w:t>
      </w:r>
      <w:r w:rsidR="00B451C9">
        <w:rPr>
          <w:lang w:val="en-US"/>
        </w:rPr>
        <w:t xml:space="preserve">, the MPC </w:t>
      </w:r>
      <w:r w:rsidR="00F70AE6">
        <w:rPr>
          <w:lang w:val="en-US"/>
        </w:rPr>
        <w:t>delivered successful</w:t>
      </w:r>
      <w:r w:rsidR="6A0623E8" w:rsidRPr="6A0623E8">
        <w:rPr>
          <w:lang w:val="en-US"/>
        </w:rPr>
        <w:t xml:space="preserve"> </w:t>
      </w:r>
      <w:r w:rsidR="0004008F">
        <w:rPr>
          <w:lang w:val="en-US"/>
        </w:rPr>
        <w:t xml:space="preserve">setpoint </w:t>
      </w:r>
      <w:r w:rsidR="6A0623E8" w:rsidRPr="6A0623E8">
        <w:rPr>
          <w:lang w:val="en-US"/>
        </w:rPr>
        <w:t xml:space="preserve">tracking </w:t>
      </w:r>
      <w:r w:rsidR="00D24281">
        <w:rPr>
          <w:lang w:val="en-US"/>
        </w:rPr>
        <w:t xml:space="preserve">of constant </w:t>
      </w:r>
      <w:r w:rsidR="6A0623E8" w:rsidRPr="6A0623E8">
        <w:rPr>
          <w:lang w:val="en-US"/>
        </w:rPr>
        <w:t xml:space="preserve">methane </w:t>
      </w:r>
      <w:r w:rsidR="00D24281">
        <w:rPr>
          <w:lang w:val="en-US"/>
        </w:rPr>
        <w:t>production</w:t>
      </w:r>
      <w:r w:rsidR="004403A0">
        <w:rPr>
          <w:lang w:val="en-US"/>
        </w:rPr>
        <w:t xml:space="preserve">; and </w:t>
      </w:r>
      <w:r w:rsidR="00F70AE6">
        <w:rPr>
          <w:lang w:val="en-US"/>
        </w:rPr>
        <w:t xml:space="preserve">ensured </w:t>
      </w:r>
      <w:r w:rsidR="003D7B68">
        <w:rPr>
          <w:lang w:val="en-US"/>
        </w:rPr>
        <w:t xml:space="preserve">that </w:t>
      </w:r>
      <w:r w:rsidR="005C4C9C">
        <w:rPr>
          <w:lang w:val="en-US"/>
        </w:rPr>
        <w:t>GS</w:t>
      </w:r>
      <w:r w:rsidR="003D7B68" w:rsidRPr="6A0623E8">
        <w:rPr>
          <w:lang w:val="en-US"/>
        </w:rPr>
        <w:t xml:space="preserve"> capacity constraints </w:t>
      </w:r>
      <w:r w:rsidR="003D7B68">
        <w:rPr>
          <w:lang w:val="en-US"/>
        </w:rPr>
        <w:t xml:space="preserve">were </w:t>
      </w:r>
      <w:r w:rsidR="003D7B68" w:rsidRPr="6A0623E8">
        <w:rPr>
          <w:lang w:val="en-US"/>
        </w:rPr>
        <w:t>met</w:t>
      </w:r>
      <w:r w:rsidR="003D7B68">
        <w:rPr>
          <w:lang w:val="en-US"/>
        </w:rPr>
        <w:t xml:space="preserve"> </w:t>
      </w:r>
      <w:r w:rsidR="00F70AE6">
        <w:rPr>
          <w:lang w:val="en-US"/>
        </w:rPr>
        <w:t>during demand-oriented</w:t>
      </w:r>
      <w:r w:rsidR="6A0623E8" w:rsidRPr="6A0623E8">
        <w:rPr>
          <w:lang w:val="en-US"/>
        </w:rPr>
        <w:t xml:space="preserve"> CHP operation</w:t>
      </w:r>
      <w:r w:rsidR="00DF435F">
        <w:rPr>
          <w:lang w:val="en-US"/>
        </w:rPr>
        <w:t xml:space="preserve"> despite </w:t>
      </w:r>
      <w:r w:rsidR="00457AA0">
        <w:rPr>
          <w:lang w:val="en-US"/>
        </w:rPr>
        <w:t>GS</w:t>
      </w:r>
      <w:r w:rsidR="00DF435F">
        <w:rPr>
          <w:lang w:val="en-US"/>
        </w:rPr>
        <w:t xml:space="preserve"> measurement noise</w:t>
      </w:r>
      <w:r w:rsidR="00B62D17">
        <w:rPr>
          <w:lang w:val="en-US"/>
        </w:rPr>
        <w:t xml:space="preserve">. </w:t>
      </w:r>
      <w:r w:rsidR="008A6887">
        <w:rPr>
          <w:lang w:val="en-US"/>
        </w:rPr>
        <w:t xml:space="preserve">The </w:t>
      </w:r>
      <w:r w:rsidR="005002D9">
        <w:rPr>
          <w:lang w:val="en-US"/>
        </w:rPr>
        <w:t xml:space="preserve">robust </w:t>
      </w:r>
      <w:r w:rsidR="008A6887">
        <w:rPr>
          <w:lang w:val="en-US"/>
        </w:rPr>
        <w:t xml:space="preserve">MPC </w:t>
      </w:r>
      <w:r w:rsidR="00DE7F2C">
        <w:rPr>
          <w:lang w:val="en-US"/>
        </w:rPr>
        <w:t xml:space="preserve">rejected disturbance feedings of </w:t>
      </w:r>
      <w:r w:rsidR="00E96100">
        <w:rPr>
          <w:lang w:val="en-US"/>
        </w:rPr>
        <w:t xml:space="preserve">especially </w:t>
      </w:r>
      <w:r w:rsidR="00DE7F2C">
        <w:rPr>
          <w:lang w:val="en-US"/>
        </w:rPr>
        <w:t>high uncertainty</w:t>
      </w:r>
      <w:r w:rsidR="00BF514C">
        <w:rPr>
          <w:lang w:val="en-US"/>
        </w:rPr>
        <w:t xml:space="preserve"> and </w:t>
      </w:r>
      <w:r w:rsidR="00E96100">
        <w:rPr>
          <w:lang w:val="en-US"/>
        </w:rPr>
        <w:t xml:space="preserve">maintained </w:t>
      </w:r>
      <w:r w:rsidR="00FF1400">
        <w:rPr>
          <w:lang w:val="en-US"/>
        </w:rPr>
        <w:t xml:space="preserve">process </w:t>
      </w:r>
      <w:r w:rsidR="00E96100">
        <w:rPr>
          <w:lang w:val="en-US"/>
        </w:rPr>
        <w:t>stability where n</w:t>
      </w:r>
      <w:r w:rsidR="00E96100" w:rsidRPr="7139F001">
        <w:rPr>
          <w:lang w:val="en-US"/>
        </w:rPr>
        <w:t xml:space="preserve">ominal MPC </w:t>
      </w:r>
      <w:del w:id="245" w:author="Sören Weinrich" w:date="2025-04-27T14:44:00Z">
        <w:r w:rsidR="00E96100" w:rsidDel="009A2C69">
          <w:rPr>
            <w:lang w:val="en-US"/>
          </w:rPr>
          <w:delText>delivered an instable plant</w:delText>
        </w:r>
      </w:del>
      <w:ins w:id="246" w:author="Sören Weinrich" w:date="2025-04-27T14:44:00Z">
        <w:r w:rsidR="009A2C69">
          <w:rPr>
            <w:lang w:val="en-US"/>
          </w:rPr>
          <w:t>resulted in plant failure</w:t>
        </w:r>
      </w:ins>
      <w:r w:rsidR="00E96100">
        <w:rPr>
          <w:lang w:val="en-US"/>
        </w:rPr>
        <w:t xml:space="preserve">. </w:t>
      </w:r>
    </w:p>
    <w:p w14:paraId="5A83F59D" w14:textId="2DED5317" w:rsidR="00CF5B9B" w:rsidRDefault="29F2F358" w:rsidP="00115E14">
      <w:pPr>
        <w:rPr>
          <w:lang w:val="en-US"/>
        </w:rPr>
      </w:pPr>
      <w:commentRangeStart w:id="247"/>
      <w:r w:rsidRPr="29F2F358">
        <w:rPr>
          <w:lang w:val="en-US"/>
        </w:rPr>
        <w:t xml:space="preserve">Simulation runtimes confirmed real-time </w:t>
      </w:r>
      <w:r w:rsidR="000B4895">
        <w:rPr>
          <w:lang w:val="en-US"/>
        </w:rPr>
        <w:t>capability</w:t>
      </w:r>
      <w:r w:rsidRPr="29F2F358">
        <w:rPr>
          <w:lang w:val="en-US"/>
        </w:rPr>
        <w:t xml:space="preserve"> for </w:t>
      </w:r>
      <w:r w:rsidR="00011F1D">
        <w:rPr>
          <w:lang w:val="en-US"/>
        </w:rPr>
        <w:t xml:space="preserve">a resolution of </w:t>
      </w:r>
      <w:r w:rsidRPr="29F2F358">
        <w:rPr>
          <w:lang w:val="en-US"/>
        </w:rPr>
        <w:t xml:space="preserve">0.5 h. </w:t>
      </w:r>
      <w:commentRangeEnd w:id="247"/>
      <w:r w:rsidR="009A2C69">
        <w:rPr>
          <w:rStyle w:val="Kommentarzeichen"/>
        </w:rPr>
        <w:commentReference w:id="247"/>
      </w:r>
      <w:r w:rsidRPr="29F2F358">
        <w:rPr>
          <w:lang w:val="en-US"/>
        </w:rPr>
        <w:t>Future work</w:t>
      </w:r>
      <w:r w:rsidR="00E52E57">
        <w:rPr>
          <w:lang w:val="en-US"/>
        </w:rPr>
        <w:t xml:space="preserve"> </w:t>
      </w:r>
      <w:r w:rsidR="00682E6D">
        <w:rPr>
          <w:lang w:val="en-US"/>
        </w:rPr>
        <w:t xml:space="preserve">should incorporate a </w:t>
      </w:r>
      <w:r w:rsidRPr="29F2F358">
        <w:rPr>
          <w:lang w:val="en-US"/>
        </w:rPr>
        <w:t>state observer</w:t>
      </w:r>
      <w:r w:rsidR="00E52E57">
        <w:rPr>
          <w:lang w:val="en-US"/>
        </w:rPr>
        <w:t xml:space="preserve"> </w:t>
      </w:r>
      <w:r w:rsidRPr="29F2F358">
        <w:rPr>
          <w:lang w:val="en-US"/>
        </w:rPr>
        <w:t>and</w:t>
      </w:r>
      <w:r w:rsidR="004B1FF0">
        <w:rPr>
          <w:lang w:val="en-US"/>
        </w:rPr>
        <w:t xml:space="preserve"> address experimental validation</w:t>
      </w:r>
      <w:r w:rsidRPr="29F2F358">
        <w:rPr>
          <w:lang w:val="en-US"/>
        </w:rPr>
        <w:t xml:space="preserve">. </w:t>
      </w:r>
    </w:p>
    <w:p w14:paraId="6AFC489F" w14:textId="049060C1" w:rsidR="00CF5B9B" w:rsidRPr="00053C38" w:rsidRDefault="00CF5B9B" w:rsidP="00CF5B9B">
      <w:pPr>
        <w:pStyle w:val="berschrift1"/>
        <w:rPr>
          <w:lang w:val="en-GB"/>
        </w:rPr>
      </w:pPr>
      <w:r w:rsidRPr="00053C38">
        <w:rPr>
          <w:lang w:val="en-GB"/>
        </w:rPr>
        <w:t xml:space="preserve">Appendix A. Supplementary </w:t>
      </w:r>
      <w:r w:rsidR="00854416">
        <w:rPr>
          <w:lang w:val="en-GB"/>
        </w:rPr>
        <w:t>Information</w:t>
      </w:r>
    </w:p>
    <w:p w14:paraId="63B75760" w14:textId="31DC8C7A" w:rsidR="00CF5B9B" w:rsidRPr="00053C38" w:rsidRDefault="6293A840" w:rsidP="6293A840">
      <w:pPr>
        <w:spacing w:after="0" w:line="480" w:lineRule="auto"/>
        <w:ind w:right="23"/>
        <w:contextualSpacing/>
        <w:jc w:val="left"/>
        <w:rPr>
          <w:rFonts w:cs="Calibri"/>
          <w:lang w:val="en-GB"/>
        </w:rPr>
      </w:pPr>
      <w:r w:rsidRPr="6293A840">
        <w:rPr>
          <w:rFonts w:cs="Calibri"/>
          <w:lang w:val="en-GB"/>
        </w:rPr>
        <w:t xml:space="preserve">E-supplementary </w:t>
      </w:r>
      <w:r w:rsidR="00854416">
        <w:rPr>
          <w:rFonts w:cs="Calibri"/>
          <w:lang w:val="en-GB"/>
        </w:rPr>
        <w:t>information</w:t>
      </w:r>
      <w:r w:rsidR="00854416" w:rsidRPr="6293A840">
        <w:rPr>
          <w:rFonts w:cs="Calibri"/>
          <w:lang w:val="en-GB"/>
        </w:rPr>
        <w:t xml:space="preserve"> </w:t>
      </w:r>
      <w:r w:rsidRPr="6293A840">
        <w:rPr>
          <w:rFonts w:cs="Calibri"/>
          <w:lang w:val="en-GB"/>
        </w:rPr>
        <w:t xml:space="preserve">of this work can be found in </w:t>
      </w:r>
      <w:r w:rsidR="00AF1C5E">
        <w:rPr>
          <w:rFonts w:cs="Calibri"/>
          <w:lang w:val="en-GB"/>
        </w:rPr>
        <w:t xml:space="preserve">the </w:t>
      </w:r>
      <w:r w:rsidRPr="6293A840">
        <w:rPr>
          <w:rFonts w:cs="Calibri"/>
          <w:lang w:val="en-GB"/>
        </w:rPr>
        <w:t>online version of the paper.</w:t>
      </w:r>
    </w:p>
    <w:p w14:paraId="4C93ADFA" w14:textId="5F18EB47" w:rsidR="6293A840" w:rsidRDefault="6293A840" w:rsidP="6293A840">
      <w:pPr>
        <w:pStyle w:val="berschrift2"/>
        <w:rPr>
          <w:lang w:val="en-US"/>
        </w:rPr>
      </w:pPr>
      <w:r w:rsidRPr="6293A840">
        <w:rPr>
          <w:lang w:val="en-US"/>
        </w:rPr>
        <w:t>Acknowledgments</w:t>
      </w:r>
    </w:p>
    <w:p w14:paraId="056D5B0B" w14:textId="7505FF48" w:rsidR="6293A840" w:rsidRDefault="6293A840" w:rsidP="6293A840">
      <w:pPr>
        <w:rPr>
          <w:lang w:val="en-US"/>
        </w:rPr>
      </w:pPr>
      <w:r w:rsidRPr="6293A840">
        <w:rPr>
          <w:lang w:val="en-US"/>
        </w:rPr>
        <w:t xml:space="preserve">The authors are </w:t>
      </w:r>
      <w:r w:rsidR="007F0941">
        <w:rPr>
          <w:lang w:val="en-US"/>
        </w:rPr>
        <w:t>grateful</w:t>
      </w:r>
      <w:r w:rsidRPr="6293A840">
        <w:rPr>
          <w:lang w:val="en-US"/>
        </w:rPr>
        <w:t xml:space="preserve"> for funding from the German Federal Ministry of Food and Agriculture of the junior research group on </w:t>
      </w:r>
      <w:r w:rsidR="006C5122">
        <w:rPr>
          <w:lang w:val="en-US"/>
        </w:rPr>
        <w:t>s</w:t>
      </w:r>
      <w:r w:rsidRPr="6293A840">
        <w:rPr>
          <w:lang w:val="en-US"/>
        </w:rPr>
        <w:t xml:space="preserve">imulation, monitoring and control of anaerobic digestion plants (grant 2219NR333). </w:t>
      </w:r>
      <w:r w:rsidR="0CC062DD" w:rsidRPr="0CC062DD">
        <w:rPr>
          <w:lang w:val="en-US"/>
        </w:rPr>
        <w:t xml:space="preserve">S.H. </w:t>
      </w:r>
      <w:r w:rsidR="00D5169A">
        <w:rPr>
          <w:lang w:val="en-US"/>
        </w:rPr>
        <w:t xml:space="preserve">thanks </w:t>
      </w:r>
      <w:r w:rsidR="0CC062DD" w:rsidRPr="0CC062DD">
        <w:rPr>
          <w:lang w:val="en-US"/>
        </w:rPr>
        <w:t xml:space="preserve">Johann </w:t>
      </w:r>
      <w:r w:rsidR="436C8735" w:rsidRPr="436C8735">
        <w:rPr>
          <w:lang w:val="en-US"/>
        </w:rPr>
        <w:t xml:space="preserve">Boy for his inspiration </w:t>
      </w:r>
      <w:r w:rsidR="138B4357" w:rsidRPr="138B4357">
        <w:rPr>
          <w:lang w:val="en-US"/>
        </w:rPr>
        <w:t>on</w:t>
      </w:r>
      <w:r w:rsidR="600B4005" w:rsidRPr="600B4005">
        <w:rPr>
          <w:lang w:val="en-US"/>
        </w:rPr>
        <w:t xml:space="preserve"> illustrations.</w:t>
      </w:r>
    </w:p>
    <w:p w14:paraId="10F0325C" w14:textId="77777777" w:rsidR="6293A840" w:rsidRDefault="6293A840" w:rsidP="6293A840">
      <w:pPr>
        <w:pStyle w:val="berschrift2"/>
        <w:rPr>
          <w:lang w:val="en-US"/>
        </w:rPr>
      </w:pPr>
      <w:proofErr w:type="spellStart"/>
      <w:r w:rsidRPr="6293A840">
        <w:rPr>
          <w:lang w:val="en-US"/>
        </w:rPr>
        <w:t>CRediT</w:t>
      </w:r>
      <w:proofErr w:type="spellEnd"/>
      <w:r w:rsidRPr="6293A840">
        <w:rPr>
          <w:lang w:val="en-US"/>
        </w:rPr>
        <w:t xml:space="preserve"> authorship contribution statement</w:t>
      </w:r>
    </w:p>
    <w:p w14:paraId="59103D36" w14:textId="07E49481" w:rsidR="6293A840" w:rsidRDefault="6293A840" w:rsidP="6293A840">
      <w:pPr>
        <w:spacing w:line="480" w:lineRule="auto"/>
        <w:ind w:right="23"/>
        <w:rPr>
          <w:rFonts w:eastAsia="Garamond" w:cs="Garamond"/>
          <w:lang w:val="en-US"/>
        </w:rPr>
      </w:pPr>
      <w:r w:rsidRPr="6293A840">
        <w:rPr>
          <w:rFonts w:eastAsia="Garamond" w:cs="Garamond"/>
          <w:b/>
          <w:bCs/>
          <w:lang w:val="en-US"/>
        </w:rPr>
        <w:t xml:space="preserve">Simon Hellmann: </w:t>
      </w:r>
      <w:r w:rsidRPr="6293A840">
        <w:rPr>
          <w:rFonts w:eastAsia="Garamond" w:cs="Garamond"/>
          <w:lang w:val="en-US"/>
        </w:rPr>
        <w:t xml:space="preserve">Conceptualization, Methodology, Investigation, Validation, Visualization, Writing - Original Draft. </w:t>
      </w:r>
      <w:r w:rsidRPr="6293A840">
        <w:rPr>
          <w:rFonts w:eastAsia="Garamond" w:cs="Garamond"/>
          <w:b/>
          <w:bCs/>
          <w:lang w:val="en-US"/>
        </w:rPr>
        <w:t xml:space="preserve">Julius Frontzek: </w:t>
      </w:r>
      <w:r w:rsidRPr="6293A840">
        <w:rPr>
          <w:rFonts w:eastAsia="Garamond" w:cs="Garamond"/>
          <w:lang w:val="en-US"/>
        </w:rPr>
        <w:t xml:space="preserve">Methodology, Software, Validation, Data Curation, Visualization, Writing - Original Draft. </w:t>
      </w:r>
      <w:r w:rsidRPr="6293A840">
        <w:rPr>
          <w:rFonts w:eastAsia="Garamond" w:cs="Garamond"/>
          <w:b/>
          <w:bCs/>
          <w:lang w:val="en-US"/>
        </w:rPr>
        <w:t>David</w:t>
      </w:r>
      <w:r w:rsidR="00686E9E">
        <w:rPr>
          <w:rFonts w:eastAsia="Garamond" w:cs="Garamond"/>
          <w:b/>
          <w:bCs/>
          <w:lang w:val="en-US"/>
        </w:rPr>
        <w:t xml:space="preserve"> M.</w:t>
      </w:r>
      <w:r w:rsidRPr="6293A840">
        <w:rPr>
          <w:rFonts w:eastAsia="Garamond" w:cs="Garamond"/>
          <w:b/>
          <w:bCs/>
          <w:lang w:val="en-US"/>
        </w:rPr>
        <w:t xml:space="preserve"> Zarate: </w:t>
      </w:r>
      <w:r w:rsidRPr="6293A840">
        <w:rPr>
          <w:rFonts w:eastAsia="Garamond" w:cs="Garamond"/>
          <w:lang w:val="en-US"/>
        </w:rPr>
        <w:t xml:space="preserve">Methodology, Software, Data Curation, Visualization, Writing </w:t>
      </w:r>
      <w:r w:rsidR="000350AC">
        <w:rPr>
          <w:rFonts w:eastAsia="Garamond" w:cs="Garamond"/>
          <w:lang w:val="en-US"/>
        </w:rPr>
        <w:t>–</w:t>
      </w:r>
      <w:r w:rsidRPr="6293A840">
        <w:rPr>
          <w:rFonts w:eastAsia="Garamond" w:cs="Garamond"/>
          <w:lang w:val="en-US"/>
        </w:rPr>
        <w:t xml:space="preserve"> </w:t>
      </w:r>
      <w:r w:rsidR="002C0DB1">
        <w:rPr>
          <w:rFonts w:eastAsia="Garamond" w:cs="Garamond"/>
          <w:lang w:val="en-US"/>
        </w:rPr>
        <w:t>Re</w:t>
      </w:r>
      <w:r w:rsidR="000350AC">
        <w:rPr>
          <w:rFonts w:eastAsia="Garamond" w:cs="Garamond"/>
          <w:lang w:val="en-US"/>
        </w:rPr>
        <w:t>view &amp; Editing</w:t>
      </w:r>
      <w:r w:rsidRPr="6293A840">
        <w:rPr>
          <w:rFonts w:eastAsia="Garamond" w:cs="Garamond"/>
          <w:lang w:val="en-US"/>
        </w:rPr>
        <w:t xml:space="preserve">. </w:t>
      </w:r>
      <w:r w:rsidRPr="6293A840">
        <w:rPr>
          <w:rFonts w:eastAsia="Garamond" w:cs="Garamond"/>
          <w:b/>
          <w:bCs/>
          <w:lang w:val="en-US"/>
        </w:rPr>
        <w:t xml:space="preserve">Terrance Wilms: </w:t>
      </w:r>
      <w:r w:rsidR="00407536" w:rsidRPr="6293A840">
        <w:rPr>
          <w:rFonts w:eastAsia="Garamond" w:cs="Garamond"/>
          <w:lang w:val="en-US"/>
        </w:rPr>
        <w:t xml:space="preserve">Conceptualization, Methodology, </w:t>
      </w:r>
      <w:r w:rsidRPr="6293A840">
        <w:rPr>
          <w:rFonts w:eastAsia="Garamond" w:cs="Garamond"/>
          <w:lang w:val="en-US"/>
        </w:rPr>
        <w:t>Validation, Writing - Original Draft.</w:t>
      </w:r>
      <w:r w:rsidRPr="6293A840">
        <w:rPr>
          <w:rFonts w:eastAsia="Garamond" w:cs="Garamond"/>
          <w:b/>
          <w:bCs/>
          <w:lang w:val="en-US"/>
        </w:rPr>
        <w:t xml:space="preserve"> Konrad Koch: </w:t>
      </w:r>
      <w:r w:rsidRPr="6293A840">
        <w:rPr>
          <w:rFonts w:eastAsia="Garamond" w:cs="Garamond"/>
          <w:lang w:val="en-US"/>
        </w:rPr>
        <w:t>Methodology, Writing Review &amp; Editing</w:t>
      </w:r>
      <w:r w:rsidR="00531DEA">
        <w:rPr>
          <w:rFonts w:eastAsia="Garamond" w:cs="Garamond"/>
          <w:lang w:val="en-US"/>
        </w:rPr>
        <w:t xml:space="preserve">, </w:t>
      </w:r>
      <w:r w:rsidR="00531DEA" w:rsidRPr="6293A840">
        <w:rPr>
          <w:rFonts w:eastAsia="Garamond" w:cs="Garamond"/>
          <w:lang w:val="en-US"/>
        </w:rPr>
        <w:t>Supervision</w:t>
      </w:r>
      <w:r w:rsidRPr="6293A840">
        <w:rPr>
          <w:rFonts w:eastAsia="Garamond" w:cs="Garamond"/>
          <w:lang w:val="en-US"/>
        </w:rPr>
        <w:t xml:space="preserve">. </w:t>
      </w:r>
      <w:r w:rsidRPr="6293A840">
        <w:rPr>
          <w:rFonts w:eastAsia="Garamond" w:cs="Garamond"/>
          <w:b/>
          <w:bCs/>
          <w:lang w:val="en-US"/>
        </w:rPr>
        <w:t xml:space="preserve">Steffi </w:t>
      </w:r>
      <w:proofErr w:type="spellStart"/>
      <w:r w:rsidRPr="6293A840">
        <w:rPr>
          <w:rFonts w:eastAsia="Garamond" w:cs="Garamond"/>
          <w:b/>
          <w:bCs/>
          <w:lang w:val="en-US"/>
        </w:rPr>
        <w:t>Knorn</w:t>
      </w:r>
      <w:proofErr w:type="spellEnd"/>
      <w:r w:rsidRPr="6293A840">
        <w:rPr>
          <w:rFonts w:eastAsia="Garamond" w:cs="Garamond"/>
          <w:b/>
          <w:bCs/>
          <w:lang w:val="en-US"/>
        </w:rPr>
        <w:t xml:space="preserve">: </w:t>
      </w:r>
      <w:r w:rsidRPr="6293A840">
        <w:rPr>
          <w:rFonts w:eastAsia="Garamond" w:cs="Garamond"/>
          <w:lang w:val="en-US"/>
        </w:rPr>
        <w:t xml:space="preserve">Writing - Review &amp; Editing, </w:t>
      </w:r>
      <w:r w:rsidR="00865750" w:rsidRPr="6293A840">
        <w:rPr>
          <w:rFonts w:eastAsia="Garamond" w:cs="Garamond"/>
          <w:lang w:val="en-US"/>
        </w:rPr>
        <w:t>Supervision</w:t>
      </w:r>
      <w:r w:rsidR="00865750">
        <w:rPr>
          <w:rFonts w:eastAsia="Garamond" w:cs="Garamond"/>
          <w:lang w:val="en-US"/>
        </w:rPr>
        <w:t xml:space="preserve">, </w:t>
      </w:r>
      <w:r w:rsidRPr="6293A840">
        <w:rPr>
          <w:rFonts w:eastAsia="Garamond" w:cs="Garamond"/>
          <w:lang w:val="en-US"/>
        </w:rPr>
        <w:t>Funding acquisition</w:t>
      </w:r>
      <w:r w:rsidR="00865750">
        <w:rPr>
          <w:rFonts w:eastAsia="Garamond" w:cs="Garamond"/>
          <w:lang w:val="en-US"/>
        </w:rPr>
        <w:t>.</w:t>
      </w:r>
      <w:r w:rsidRPr="6293A840">
        <w:rPr>
          <w:rFonts w:eastAsia="Garamond" w:cs="Garamond"/>
          <w:lang w:val="en-US"/>
        </w:rPr>
        <w:t xml:space="preserve"> </w:t>
      </w:r>
      <w:r w:rsidRPr="6293A840">
        <w:rPr>
          <w:rFonts w:eastAsia="Garamond" w:cs="Garamond"/>
          <w:b/>
          <w:bCs/>
          <w:lang w:val="en-US"/>
        </w:rPr>
        <w:t xml:space="preserve">Stefan </w:t>
      </w:r>
      <w:proofErr w:type="spellStart"/>
      <w:r w:rsidRPr="6293A840">
        <w:rPr>
          <w:rFonts w:eastAsia="Garamond" w:cs="Garamond"/>
          <w:b/>
          <w:bCs/>
          <w:lang w:val="en-US"/>
        </w:rPr>
        <w:t>Streif</w:t>
      </w:r>
      <w:proofErr w:type="spellEnd"/>
      <w:r w:rsidRPr="6293A840">
        <w:rPr>
          <w:rFonts w:eastAsia="Garamond" w:cs="Garamond"/>
          <w:b/>
          <w:bCs/>
          <w:lang w:val="en-US"/>
        </w:rPr>
        <w:t xml:space="preserve">: </w:t>
      </w:r>
      <w:r w:rsidRPr="6293A840">
        <w:rPr>
          <w:rFonts w:eastAsia="Garamond" w:cs="Garamond"/>
          <w:lang w:val="en-US"/>
        </w:rPr>
        <w:t xml:space="preserve">Writing - Review &amp; Editing, Supervision. </w:t>
      </w:r>
      <w:r w:rsidRPr="6293A840">
        <w:rPr>
          <w:rFonts w:eastAsia="Garamond" w:cs="Garamond"/>
          <w:b/>
          <w:bCs/>
          <w:lang w:val="en-US"/>
        </w:rPr>
        <w:t xml:space="preserve">Sören Weinrich: </w:t>
      </w:r>
      <w:r w:rsidR="00531DEA" w:rsidRPr="6293A840">
        <w:rPr>
          <w:rFonts w:eastAsia="Garamond" w:cs="Garamond"/>
          <w:lang w:val="en-US"/>
        </w:rPr>
        <w:t>Conceptualization</w:t>
      </w:r>
      <w:r w:rsidR="00531DEA">
        <w:rPr>
          <w:rFonts w:eastAsia="Garamond" w:cs="Garamond"/>
          <w:lang w:val="en-US"/>
        </w:rPr>
        <w:t xml:space="preserve">, </w:t>
      </w:r>
      <w:r w:rsidRPr="6293A840">
        <w:rPr>
          <w:rFonts w:eastAsia="Garamond" w:cs="Garamond"/>
          <w:lang w:val="en-US"/>
        </w:rPr>
        <w:t>Resources, Writing - Review &amp; Editing, Supervision, Project Administration, Funding acquisition</w:t>
      </w:r>
    </w:p>
    <w:sdt>
      <w:sdtPr>
        <w:rPr>
          <w:sz w:val="24"/>
          <w:szCs w:val="22"/>
          <w:lang w:val="en-US"/>
        </w:rPr>
        <w:tag w:val="CitaviBibliography"/>
        <w:id w:val="1000460054"/>
        <w:placeholder>
          <w:docPart w:val="181B7BB5C0A50E42B12647B8482D68E6"/>
        </w:placeholder>
      </w:sdtPr>
      <w:sdtEndPr/>
      <w:sdtContent>
        <w:p w14:paraId="32D354CB" w14:textId="77777777" w:rsidR="00594FEF" w:rsidRDefault="00026F10" w:rsidP="00594FEF">
          <w:pPr>
            <w:pStyle w:val="CitaviBibliographyHeading"/>
            <w:rPr>
              <w:lang w:val="en-US"/>
            </w:rPr>
          </w:pPr>
          <w:r>
            <w:rPr>
              <w:lang w:val="en-US"/>
            </w:rPr>
            <w:fldChar w:fldCharType="begin"/>
          </w:r>
          <w:r w:rsidRPr="0028244E">
            <w:rPr>
              <w:lang w:val="en-US"/>
            </w:rPr>
            <w:instrText>ADDIN CitaviBibliography</w:instrText>
          </w:r>
          <w:r>
            <w:rPr>
              <w:lang w:val="en-US"/>
            </w:rPr>
            <w:fldChar w:fldCharType="separate"/>
          </w:r>
          <w:r w:rsidR="00594FEF">
            <w:rPr>
              <w:lang w:val="en-US"/>
            </w:rPr>
            <w:t>References</w:t>
          </w:r>
        </w:p>
        <w:p w14:paraId="6D56E58A" w14:textId="77777777" w:rsidR="00594FEF" w:rsidRDefault="00594FEF" w:rsidP="00594FEF">
          <w:pPr>
            <w:pStyle w:val="CitaviBibliographyEntry"/>
            <w:rPr>
              <w:lang w:val="en-US"/>
            </w:rPr>
          </w:pPr>
          <w:bookmarkStart w:id="248" w:name="_CTVL0012be9b1399c9b4afcba313c9d8c854c25"/>
          <w:r>
            <w:rPr>
              <w:lang w:val="en-US"/>
            </w:rPr>
            <w:t>Alcaraz-González, V.; Fregoso-Sánchez, F. A.; González-Alvarez, V.; Steyer, J.-P. (2021): Multivariable Robust Regulation of Alkalinities in Continuous Anaerobic Digestion Processes.</w:t>
          </w:r>
          <w:bookmarkEnd w:id="248"/>
          <w:r>
            <w:rPr>
              <w:lang w:val="en-US"/>
            </w:rPr>
            <w:t xml:space="preserve"> </w:t>
          </w:r>
          <w:r w:rsidRPr="00594FEF">
            <w:rPr>
              <w:i/>
              <w:lang w:val="en-US"/>
            </w:rPr>
            <w:t xml:space="preserve">Processes </w:t>
          </w:r>
          <w:r w:rsidRPr="00594FEF">
            <w:rPr>
              <w:lang w:val="en-US"/>
            </w:rPr>
            <w:t>9 (7), 1153.</w:t>
          </w:r>
        </w:p>
        <w:p w14:paraId="3A18FBDD" w14:textId="4DBA9CB1" w:rsidR="00594FEF" w:rsidRDefault="00594FEF" w:rsidP="00594FEF">
          <w:pPr>
            <w:pStyle w:val="CitaviBibliographyEntry"/>
            <w:rPr>
              <w:lang w:val="en-US"/>
            </w:rPr>
          </w:pPr>
          <w:bookmarkStart w:id="249" w:name="_CTVL001d3b480f1dea94134bfd53e992211490b"/>
          <w:r>
            <w:rPr>
              <w:lang w:val="en-US"/>
            </w:rPr>
            <w:t>Batstone, D. J.; Keller, J.; Angelidaki, I.; Kalyuzhnyi, S. V.; Pavlostathis, S. G.; Rozzi, A. et al. (2002): The IWA Anaerobic Digestion Model No 1 (ADM1).</w:t>
          </w:r>
          <w:bookmarkEnd w:id="249"/>
          <w:r>
            <w:rPr>
              <w:lang w:val="en-US"/>
            </w:rPr>
            <w:t xml:space="preserve"> </w:t>
          </w:r>
          <w:r w:rsidRPr="00594FEF">
            <w:rPr>
              <w:i/>
              <w:lang w:val="en-US"/>
            </w:rPr>
            <w:t xml:space="preserve">Water Science and Technology </w:t>
          </w:r>
          <w:r w:rsidRPr="00594FEF">
            <w:rPr>
              <w:lang w:val="en-US"/>
            </w:rPr>
            <w:t>45 (10), 65–73.</w:t>
          </w:r>
        </w:p>
        <w:p w14:paraId="23063491" w14:textId="77777777" w:rsidR="00594FEF" w:rsidRDefault="00594FEF" w:rsidP="00594FEF">
          <w:pPr>
            <w:pStyle w:val="CitaviBibliographyEntry"/>
            <w:rPr>
              <w:lang w:val="en-US"/>
            </w:rPr>
          </w:pPr>
          <w:bookmarkStart w:id="250" w:name="_CTVL001cd89f87a82494c46bff9942b710f6027"/>
          <w:r>
            <w:rPr>
              <w:lang w:val="en-US"/>
            </w:rPr>
            <w:t>Bernard, O.; Hadj-Sadok, Z.; Dochain, D.; Genovesi, A.; Steyer, J. P. (2001): Dynamical model development and parameter identification for an anaerobic wastewater treatment process.</w:t>
          </w:r>
          <w:bookmarkEnd w:id="250"/>
          <w:r>
            <w:rPr>
              <w:lang w:val="en-US"/>
            </w:rPr>
            <w:t xml:space="preserve"> </w:t>
          </w:r>
          <w:r w:rsidRPr="00594FEF">
            <w:rPr>
              <w:i/>
              <w:lang w:val="en-US"/>
            </w:rPr>
            <w:t xml:space="preserve">Biotechnology and Bioengineering </w:t>
          </w:r>
          <w:r w:rsidRPr="00594FEF">
            <w:rPr>
              <w:lang w:val="en-US"/>
            </w:rPr>
            <w:t>75 (4), 424–438.</w:t>
          </w:r>
        </w:p>
        <w:p w14:paraId="42823163" w14:textId="77777777" w:rsidR="00594FEF" w:rsidRDefault="00594FEF" w:rsidP="00594FEF">
          <w:pPr>
            <w:pStyle w:val="CitaviBibliographyEntry"/>
            <w:rPr>
              <w:lang w:val="en-US"/>
            </w:rPr>
          </w:pPr>
          <w:bookmarkStart w:id="251" w:name="_CTVL0017cf08b89c4ed4dafbbf7bd199ca7af9d"/>
          <w:r>
            <w:rPr>
              <w:lang w:val="en-US"/>
            </w:rPr>
            <w:t>Biegler, Lorenz T. (2010): Nonlinear programming. Concepts, algorithms, and applications to chemical processes. Philadelphia, Pa.: SIAM (MOS-SIAM series on optimization, 10). Available online at http://www.loc.gov/catdir/enhancements/fy1101/2010013645-b.html.</w:t>
          </w:r>
        </w:p>
        <w:p w14:paraId="4E9B66F0" w14:textId="77777777" w:rsidR="00594FEF" w:rsidRDefault="00594FEF" w:rsidP="00594FEF">
          <w:pPr>
            <w:pStyle w:val="CitaviBibliographyEntry"/>
            <w:rPr>
              <w:lang w:val="en-US"/>
            </w:rPr>
          </w:pPr>
          <w:bookmarkStart w:id="252" w:name="_CTVL001f946c55861c14065a6faac3de0573d70"/>
          <w:bookmarkEnd w:id="251"/>
          <w:r>
            <w:rPr>
              <w:lang w:val="en-US"/>
            </w:rPr>
            <w:t>Bonk, F.; Popp, D.; Weinrich, S.; Sträuber, H.; Kleinsteuber, S.; Harms, H.; Centler, F. (2018): Intermittent fasting for microbes: how discontinuous feeding increases functional stability in anaerobic digestion.</w:t>
          </w:r>
          <w:bookmarkEnd w:id="252"/>
          <w:r>
            <w:rPr>
              <w:lang w:val="en-US"/>
            </w:rPr>
            <w:t xml:space="preserve"> </w:t>
          </w:r>
          <w:r w:rsidRPr="00594FEF">
            <w:rPr>
              <w:i/>
              <w:lang w:val="en-US"/>
            </w:rPr>
            <w:t xml:space="preserve">Biotechnology for biofuels </w:t>
          </w:r>
          <w:r w:rsidRPr="00594FEF">
            <w:rPr>
              <w:lang w:val="en-US"/>
            </w:rPr>
            <w:t>11, 274.</w:t>
          </w:r>
        </w:p>
        <w:p w14:paraId="5B6DF496" w14:textId="77777777" w:rsidR="00594FEF" w:rsidRDefault="00594FEF" w:rsidP="00594FEF">
          <w:pPr>
            <w:pStyle w:val="CitaviBibliographyEntry"/>
            <w:rPr>
              <w:lang w:val="en-US"/>
            </w:rPr>
          </w:pPr>
          <w:bookmarkStart w:id="253" w:name="_CTVL00183dd57aa214045ac89260e8fe9596f38"/>
          <w:r>
            <w:rPr>
              <w:lang w:val="en-US"/>
            </w:rPr>
            <w:t>Cruz, I. A.; Andrade, L. R.; Bharagava, R. N.; Nadda, A. K.; Bilal, M.; Figueiredo, R. T.; Ferreira, L. F. (2021): An overview of process monitoring for anaerobic digestion.</w:t>
          </w:r>
          <w:bookmarkEnd w:id="253"/>
          <w:r>
            <w:rPr>
              <w:lang w:val="en-US"/>
            </w:rPr>
            <w:t xml:space="preserve"> </w:t>
          </w:r>
          <w:r w:rsidRPr="00594FEF">
            <w:rPr>
              <w:i/>
              <w:lang w:val="en-US"/>
            </w:rPr>
            <w:t xml:space="preserve">Biosystems Engineering </w:t>
          </w:r>
          <w:r w:rsidRPr="00594FEF">
            <w:rPr>
              <w:lang w:val="en-US"/>
            </w:rPr>
            <w:t>207 (1), 106–119.</w:t>
          </w:r>
        </w:p>
        <w:p w14:paraId="2BD00AFD" w14:textId="77777777" w:rsidR="00594FEF" w:rsidRPr="00594FEF" w:rsidRDefault="00594FEF" w:rsidP="00594FEF">
          <w:pPr>
            <w:pStyle w:val="CitaviBibliographyEntry"/>
            <w:rPr>
              <w:lang w:val="de-DE"/>
            </w:rPr>
          </w:pPr>
          <w:bookmarkStart w:id="254" w:name="_CTVL001abb9dfefffdb424ba289fe6241f04073"/>
          <w:r>
            <w:rPr>
              <w:lang w:val="en-US"/>
            </w:rPr>
            <w:t>Dandikas, V.; Heuwinkel, H.; Lichti, F.; Eckl, T.; Drewes, J. E.; Koch, K. (2018): Correlation between hydrolysis rate constant and chemical composition of energy crops.</w:t>
          </w:r>
          <w:bookmarkEnd w:id="254"/>
          <w:r>
            <w:rPr>
              <w:lang w:val="en-US"/>
            </w:rPr>
            <w:t xml:space="preserve"> </w:t>
          </w:r>
          <w:r w:rsidRPr="00594FEF">
            <w:rPr>
              <w:i/>
              <w:lang w:val="de-DE"/>
            </w:rPr>
            <w:t xml:space="preserve">Renewable Energy </w:t>
          </w:r>
          <w:r w:rsidRPr="00594FEF">
            <w:rPr>
              <w:lang w:val="de-DE"/>
            </w:rPr>
            <w:t>118, 34–42.</w:t>
          </w:r>
        </w:p>
        <w:p w14:paraId="398805A8" w14:textId="77777777" w:rsidR="00594FEF" w:rsidRDefault="00594FEF" w:rsidP="00594FEF">
          <w:pPr>
            <w:pStyle w:val="CitaviBibliographyEntry"/>
            <w:rPr>
              <w:lang w:val="en-US"/>
            </w:rPr>
          </w:pPr>
          <w:bookmarkStart w:id="255" w:name="_CTVL0016a321e2a7ea74dae80122740f454d057"/>
          <w:r w:rsidRPr="00594FEF">
            <w:rPr>
              <w:lang w:val="de-DE"/>
            </w:rPr>
            <w:t>Daniel</w:t>
          </w:r>
          <w:r w:rsidRPr="00594FEF">
            <w:rPr>
              <w:rFonts w:ascii="Times New Roman" w:hAnsi="Times New Roman" w:cs="Times New Roman"/>
              <w:lang w:val="de-DE"/>
            </w:rPr>
            <w:t>‐</w:t>
          </w:r>
          <w:r w:rsidRPr="00594FEF">
            <w:rPr>
              <w:lang w:val="de-DE"/>
            </w:rPr>
            <w:t>Gromke, J.; Rensberg, N.; Denysenko, V.; Stinner, W.; Schmalfu</w:t>
          </w:r>
          <w:r w:rsidRPr="00594FEF">
            <w:rPr>
              <w:rFonts w:cs="Garamond"/>
              <w:lang w:val="de-DE"/>
            </w:rPr>
            <w:t>ß</w:t>
          </w:r>
          <w:r w:rsidRPr="00594FEF">
            <w:rPr>
              <w:lang w:val="de-DE"/>
            </w:rPr>
            <w:t xml:space="preserve">, T.; Scheftelowitz, M. et al. </w:t>
          </w:r>
          <w:r>
            <w:rPr>
              <w:lang w:val="en-US"/>
            </w:rPr>
            <w:t>(2018): Current Developments in Production and Utilization of Biogas and Biomethane in Germany.</w:t>
          </w:r>
          <w:bookmarkEnd w:id="255"/>
          <w:r>
            <w:rPr>
              <w:lang w:val="en-US"/>
            </w:rPr>
            <w:t xml:space="preserve"> </w:t>
          </w:r>
          <w:r w:rsidRPr="00594FEF">
            <w:rPr>
              <w:i/>
              <w:lang w:val="en-US"/>
            </w:rPr>
            <w:t xml:space="preserve">Chemie Ingenieur Technik </w:t>
          </w:r>
          <w:r w:rsidRPr="00594FEF">
            <w:rPr>
              <w:lang w:val="en-US"/>
            </w:rPr>
            <w:t>90 (1-2), 17–35.</w:t>
          </w:r>
        </w:p>
        <w:p w14:paraId="5EEE6941" w14:textId="77777777" w:rsidR="00594FEF" w:rsidRDefault="00594FEF" w:rsidP="00594FEF">
          <w:pPr>
            <w:pStyle w:val="CitaviBibliographyEntry"/>
            <w:rPr>
              <w:lang w:val="en-US"/>
            </w:rPr>
          </w:pPr>
          <w:bookmarkStart w:id="256" w:name="_CTVL0012b2e3149523a4957bf15cdab053b8326"/>
          <w:r>
            <w:rPr>
              <w:lang w:val="en-US"/>
            </w:rPr>
            <w:lastRenderedPageBreak/>
            <w:t>Delory, F.; Neubauer, P.; Weinrich, S. (2025): Uncertainty Analysis of a Simplified ADM1 Applied to Dynamic Agricultural Experimental Data.</w:t>
          </w:r>
          <w:bookmarkEnd w:id="256"/>
          <w:r>
            <w:rPr>
              <w:lang w:val="en-US"/>
            </w:rPr>
            <w:t xml:space="preserve"> </w:t>
          </w:r>
          <w:r w:rsidRPr="00594FEF">
            <w:rPr>
              <w:i/>
              <w:lang w:val="en-US"/>
            </w:rPr>
            <w:t xml:space="preserve">Water Science &amp; Technology </w:t>
          </w:r>
          <w:r w:rsidRPr="00594FEF">
            <w:rPr>
              <w:lang w:val="en-US"/>
            </w:rPr>
            <w:t>(Special Issue, "Anaerobic Digestion: Towards a More Sustainable Future" (under review)).</w:t>
          </w:r>
        </w:p>
        <w:p w14:paraId="37D689CF" w14:textId="77777777" w:rsidR="00594FEF" w:rsidRPr="00594FEF" w:rsidRDefault="00594FEF" w:rsidP="00594FEF">
          <w:pPr>
            <w:pStyle w:val="CitaviBibliographyEntry"/>
            <w:rPr>
              <w:lang w:val="de-DE"/>
            </w:rPr>
          </w:pPr>
          <w:bookmarkStart w:id="257" w:name="_CTVL0011527233a22f74eba9d3072e8cd87597e"/>
          <w:r>
            <w:rPr>
              <w:lang w:val="en-US"/>
            </w:rPr>
            <w:t>Dittmer, C.; Ohnmacht, B.; Krümpel, J.; Lemmer, A. (2022): Model Predictive Control.</w:t>
          </w:r>
          <w:bookmarkEnd w:id="257"/>
          <w:r>
            <w:rPr>
              <w:lang w:val="en-US"/>
            </w:rPr>
            <w:t xml:space="preserve"> </w:t>
          </w:r>
          <w:r w:rsidRPr="00594FEF">
            <w:rPr>
              <w:i/>
              <w:lang w:val="de-DE"/>
            </w:rPr>
            <w:t xml:space="preserve">Microorganisms </w:t>
          </w:r>
          <w:r w:rsidRPr="00594FEF">
            <w:rPr>
              <w:lang w:val="de-DE"/>
            </w:rPr>
            <w:t>10 (4).</w:t>
          </w:r>
        </w:p>
        <w:p w14:paraId="69F3C9D6" w14:textId="77777777" w:rsidR="00594FEF" w:rsidRPr="00594FEF" w:rsidRDefault="00594FEF" w:rsidP="00594FEF">
          <w:pPr>
            <w:pStyle w:val="CitaviBibliographyEntry"/>
            <w:rPr>
              <w:lang w:val="de-DE"/>
            </w:rPr>
          </w:pPr>
          <w:bookmarkStart w:id="258" w:name="_CTVL0018bb36f6f59f645808b33fe138bdbb13d"/>
          <w:r w:rsidRPr="00594FEF">
            <w:rPr>
              <w:lang w:val="de-DE"/>
            </w:rPr>
            <w:t>Fachagentur Nachwachsende Rohstoffe e. V. (2021): Biogas-Messprogramm III. 1. Auflage. Gülzow: Fachagentur Nachwachsende Rohstoffe.</w:t>
          </w:r>
        </w:p>
        <w:p w14:paraId="78BD4661" w14:textId="77777777" w:rsidR="00594FEF" w:rsidRDefault="00594FEF" w:rsidP="00594FEF">
          <w:pPr>
            <w:pStyle w:val="CitaviBibliographyEntry"/>
            <w:rPr>
              <w:lang w:val="en-US"/>
            </w:rPr>
          </w:pPr>
          <w:bookmarkStart w:id="259" w:name="_CTVL0018b4156a579284c11956711fbe076bad0"/>
          <w:bookmarkEnd w:id="258"/>
          <w:r w:rsidRPr="00594FEF">
            <w:rPr>
              <w:lang w:val="de-DE"/>
            </w:rPr>
            <w:t>Fiedler, F.; Karg, B.; Lüken, L.; Brandner, D.; Heinlein, M.; Brabender, F.; Lucia, S. (2023): do-mpc: Towards FAIR nonlinear and robust model predictive control.</w:t>
          </w:r>
          <w:bookmarkEnd w:id="259"/>
          <w:r w:rsidRPr="00594FEF">
            <w:rPr>
              <w:lang w:val="de-DE"/>
            </w:rPr>
            <w:t xml:space="preserve"> </w:t>
          </w:r>
          <w:r w:rsidRPr="00594FEF">
            <w:rPr>
              <w:i/>
              <w:lang w:val="en-US"/>
            </w:rPr>
            <w:t xml:space="preserve">Control Engineering Practice </w:t>
          </w:r>
          <w:r w:rsidRPr="00594FEF">
            <w:rPr>
              <w:lang w:val="en-US"/>
            </w:rPr>
            <w:t>140, 105676.</w:t>
          </w:r>
        </w:p>
        <w:p w14:paraId="3FD5B1E7" w14:textId="77777777" w:rsidR="00594FEF" w:rsidRDefault="00594FEF" w:rsidP="00594FEF">
          <w:pPr>
            <w:pStyle w:val="CitaviBibliographyEntry"/>
            <w:rPr>
              <w:lang w:val="en-US"/>
            </w:rPr>
          </w:pPr>
          <w:bookmarkStart w:id="260" w:name="_CTVL001e48928d35d2345349c7085abe4257f69"/>
          <w:r>
            <w:rPr>
              <w:lang w:val="en-US"/>
            </w:rPr>
            <w:t>Finlayson, B. A. (1980): Orthogonal collocation on finite elements—progress and potential.</w:t>
          </w:r>
          <w:bookmarkEnd w:id="260"/>
          <w:r>
            <w:rPr>
              <w:lang w:val="en-US"/>
            </w:rPr>
            <w:t xml:space="preserve"> </w:t>
          </w:r>
          <w:r w:rsidRPr="00594FEF">
            <w:rPr>
              <w:i/>
              <w:lang w:val="en-US"/>
            </w:rPr>
            <w:t xml:space="preserve">Mathematics and Computers in Simulation </w:t>
          </w:r>
          <w:r w:rsidRPr="00594FEF">
            <w:rPr>
              <w:lang w:val="en-US"/>
            </w:rPr>
            <w:t>22 (1), 11–17.</w:t>
          </w:r>
        </w:p>
        <w:p w14:paraId="6B39B5A7" w14:textId="77777777" w:rsidR="00594FEF" w:rsidRDefault="00594FEF" w:rsidP="00594FEF">
          <w:pPr>
            <w:pStyle w:val="CitaviBibliographyEntry"/>
            <w:rPr>
              <w:lang w:val="en-US"/>
            </w:rPr>
          </w:pPr>
          <w:bookmarkStart w:id="261" w:name="_CTVL0019a3197eb6c494dff8d212b66c5111b25"/>
          <w:r>
            <w:rPr>
              <w:lang w:val="en-US"/>
            </w:rPr>
            <w:t>Fisgativa, H.; Zennaro, B.; Charnier, C.; Richard, C.; Accarion, G.; Béline, F. (2020): Comprehensive determination of input state variables dataset required for anaerobic digestion modelling (ADM1) based on characterisation of organic substrates.</w:t>
          </w:r>
          <w:bookmarkEnd w:id="261"/>
          <w:r>
            <w:rPr>
              <w:lang w:val="en-US"/>
            </w:rPr>
            <w:t xml:space="preserve"> </w:t>
          </w:r>
          <w:r w:rsidRPr="00594FEF">
            <w:rPr>
              <w:i/>
              <w:lang w:val="en-US"/>
            </w:rPr>
            <w:t xml:space="preserve">Data in brief </w:t>
          </w:r>
          <w:r w:rsidRPr="00594FEF">
            <w:rPr>
              <w:lang w:val="en-US"/>
            </w:rPr>
            <w:t>29, 105212.</w:t>
          </w:r>
        </w:p>
        <w:p w14:paraId="57FC30D4" w14:textId="77777777" w:rsidR="00594FEF" w:rsidRDefault="00594FEF" w:rsidP="00594FEF">
          <w:pPr>
            <w:pStyle w:val="CitaviBibliographyEntry"/>
            <w:rPr>
              <w:lang w:val="en-US"/>
            </w:rPr>
          </w:pPr>
          <w:bookmarkStart w:id="262" w:name="_CTVL001a37ad25d8cc144a9b343f22d0b23a69b"/>
          <w:r>
            <w:rPr>
              <w:lang w:val="en-US"/>
            </w:rPr>
            <w:t>Gaida, D.; Wolf, C.; Bongards, M. (2017): Feed control of anaerobic digestion processes for renewable energy production.</w:t>
          </w:r>
          <w:bookmarkEnd w:id="262"/>
          <w:r>
            <w:rPr>
              <w:lang w:val="en-US"/>
            </w:rPr>
            <w:t xml:space="preserve"> </w:t>
          </w:r>
          <w:r w:rsidRPr="00594FEF">
            <w:rPr>
              <w:i/>
              <w:lang w:val="en-US"/>
            </w:rPr>
            <w:t xml:space="preserve">Renewable and Sustainable Energy Reviews </w:t>
          </w:r>
          <w:r w:rsidRPr="00594FEF">
            <w:rPr>
              <w:lang w:val="en-US"/>
            </w:rPr>
            <w:t>68, 869–875.</w:t>
          </w:r>
        </w:p>
        <w:p w14:paraId="09721179" w14:textId="77777777" w:rsidR="00594FEF" w:rsidRDefault="00594FEF" w:rsidP="00594FEF">
          <w:pPr>
            <w:pStyle w:val="CitaviBibliographyEntry"/>
            <w:rPr>
              <w:lang w:val="en-US"/>
            </w:rPr>
          </w:pPr>
          <w:bookmarkStart w:id="263" w:name="_CTVL00145041b9c08e74331817b3fb33f56ae73"/>
          <w:r>
            <w:rPr>
              <w:lang w:val="en-US"/>
            </w:rPr>
            <w:t>García-Sandoval, J. P.; Méndez-Acosta, H. O.; González-Alvarez, V.; Schaum, A.; Alvarez, J. (2016): VFA robust control of an anaerobic digestion pilot plant: experimental implementation.</w:t>
          </w:r>
          <w:bookmarkEnd w:id="263"/>
          <w:r>
            <w:rPr>
              <w:lang w:val="en-US"/>
            </w:rPr>
            <w:t xml:space="preserve"> </w:t>
          </w:r>
          <w:r w:rsidRPr="00594FEF">
            <w:rPr>
              <w:i/>
              <w:lang w:val="en-US"/>
            </w:rPr>
            <w:t xml:space="preserve">IFAC-PapersOnLine </w:t>
          </w:r>
          <w:r w:rsidRPr="00594FEF">
            <w:rPr>
              <w:lang w:val="en-US"/>
            </w:rPr>
            <w:t>49 (7), 973–977.</w:t>
          </w:r>
        </w:p>
        <w:p w14:paraId="68077E06" w14:textId="77777777" w:rsidR="00594FEF" w:rsidRDefault="00594FEF" w:rsidP="00594FEF">
          <w:pPr>
            <w:pStyle w:val="CitaviBibliographyEntry"/>
            <w:rPr>
              <w:lang w:val="en-US"/>
            </w:rPr>
          </w:pPr>
          <w:bookmarkStart w:id="264" w:name="_CTVL001716f4881f40d4fffbeec3badb186409e"/>
          <w:r>
            <w:rPr>
              <w:lang w:val="en-US"/>
            </w:rPr>
            <w:t>Gehring, Tito; Lübken, Manfred; Koch, Konrad; Wichern, Marc (2013): ADM1 simulation of the thermophilic mono-fermentation of maize silage – Use of an uncertainty analysis for substrate characterization. In</w:t>
          </w:r>
          <w:bookmarkEnd w:id="264"/>
          <w:r>
            <w:rPr>
              <w:lang w:val="en-US"/>
            </w:rPr>
            <w:t xml:space="preserve"> </w:t>
          </w:r>
          <w:r w:rsidRPr="00594FEF">
            <w:rPr>
              <w:i/>
              <w:lang w:val="en-US"/>
            </w:rPr>
            <w:t>13th World Congress on Anaerobic Digestion: Recovering (bio)Resources for the World</w:t>
          </w:r>
          <w:r w:rsidRPr="00594FEF">
            <w:rPr>
              <w:lang w:val="en-US"/>
            </w:rPr>
            <w:t>.</w:t>
          </w:r>
        </w:p>
        <w:p w14:paraId="308D5DD9" w14:textId="77777777" w:rsidR="00594FEF" w:rsidRDefault="00594FEF" w:rsidP="00594FEF">
          <w:pPr>
            <w:pStyle w:val="CitaviBibliographyEntry"/>
            <w:rPr>
              <w:lang w:val="en-US"/>
            </w:rPr>
          </w:pPr>
          <w:bookmarkStart w:id="265" w:name="_CTVL0010e5594fc5ffa4a92b30278004668739b"/>
          <w:r>
            <w:rPr>
              <w:lang w:val="en-US"/>
            </w:rPr>
            <w:t>Giovannini, G.; Sbarciog, M.; Steyer, J.-P.; Chamy, R.; Vande Wouwer, A. (2018): On the derivation of a simple dynamic model of anaerobic digestion including the evolution of hydrogen.</w:t>
          </w:r>
          <w:bookmarkEnd w:id="265"/>
          <w:r>
            <w:rPr>
              <w:lang w:val="en-US"/>
            </w:rPr>
            <w:t xml:space="preserve"> </w:t>
          </w:r>
          <w:r w:rsidRPr="00594FEF">
            <w:rPr>
              <w:i/>
              <w:lang w:val="en-US"/>
            </w:rPr>
            <w:t xml:space="preserve">Water Research </w:t>
          </w:r>
          <w:r w:rsidRPr="00594FEF">
            <w:rPr>
              <w:lang w:val="en-US"/>
            </w:rPr>
            <w:t>134, 209–225.</w:t>
          </w:r>
        </w:p>
        <w:p w14:paraId="59AC2DAD" w14:textId="77777777" w:rsidR="00594FEF" w:rsidRDefault="00594FEF" w:rsidP="00594FEF">
          <w:pPr>
            <w:pStyle w:val="CitaviBibliographyEntry"/>
            <w:rPr>
              <w:lang w:val="en-US"/>
            </w:rPr>
          </w:pPr>
          <w:bookmarkStart w:id="266" w:name="_CTVL001dda7a75174c24a08aa2c4f6bc7c02285"/>
          <w:r>
            <w:rPr>
              <w:lang w:val="en-US"/>
            </w:rPr>
            <w:lastRenderedPageBreak/>
            <w:t>Hafner, S. D.; Fruteau de Laclos, H.; Koch, K.; Holliger, C. (2020): Improving Inter-Laboratory Reproducibility in Measurement of Biochemical Methane Potential (BMP).</w:t>
          </w:r>
          <w:bookmarkEnd w:id="266"/>
          <w:r>
            <w:rPr>
              <w:lang w:val="en-US"/>
            </w:rPr>
            <w:t xml:space="preserve"> </w:t>
          </w:r>
          <w:r w:rsidRPr="00594FEF">
            <w:rPr>
              <w:i/>
              <w:lang w:val="en-US"/>
            </w:rPr>
            <w:t xml:space="preserve">Water </w:t>
          </w:r>
          <w:r w:rsidRPr="00594FEF">
            <w:rPr>
              <w:lang w:val="en-US"/>
            </w:rPr>
            <w:t>12 (6), 1752.</w:t>
          </w:r>
        </w:p>
        <w:p w14:paraId="5867571E" w14:textId="77777777" w:rsidR="00594FEF" w:rsidRDefault="00594FEF" w:rsidP="00594FEF">
          <w:pPr>
            <w:pStyle w:val="CitaviBibliographyEntry"/>
            <w:rPr>
              <w:lang w:val="en-US"/>
            </w:rPr>
          </w:pPr>
          <w:bookmarkStart w:id="267" w:name="_CTVL00154f7876cf736462b9517e60db455cde9"/>
          <w:r>
            <w:rPr>
              <w:lang w:val="en-US"/>
            </w:rPr>
            <w:t>Heidarzadeh Vazifehkhoran, A.; Triolo, J.; Larsen, S.; Stefanek, K.; Sommer, S. (2016): Assessment of the Variability of Biogas Production from Sugar Beet Silage as Affected by Movement and Loss of the Produced Alcohols and Organic Acids.</w:t>
          </w:r>
          <w:bookmarkEnd w:id="267"/>
          <w:r>
            <w:rPr>
              <w:lang w:val="en-US"/>
            </w:rPr>
            <w:t xml:space="preserve"> </w:t>
          </w:r>
          <w:r w:rsidRPr="00594FEF">
            <w:rPr>
              <w:i/>
              <w:lang w:val="en-US"/>
            </w:rPr>
            <w:t xml:space="preserve">Energies </w:t>
          </w:r>
          <w:r w:rsidRPr="00594FEF">
            <w:rPr>
              <w:lang w:val="en-US"/>
            </w:rPr>
            <w:t>9 (5), 368.</w:t>
          </w:r>
        </w:p>
        <w:p w14:paraId="2DC1FE80" w14:textId="77777777" w:rsidR="00594FEF" w:rsidRDefault="00594FEF" w:rsidP="00594FEF">
          <w:pPr>
            <w:pStyle w:val="CitaviBibliographyEntry"/>
            <w:rPr>
              <w:lang w:val="en-US"/>
            </w:rPr>
          </w:pPr>
          <w:bookmarkStart w:id="268" w:name="_CTVL00162194bb43f664366b430ad14f4eeee4e"/>
          <w:r>
            <w:rPr>
              <w:lang w:val="en-US"/>
            </w:rPr>
            <w:t>Jimenez, J.; Latrille, E.; Harmand, J.; Robles, A.; Ferrer, J.; Steyer, J.-P. (2015): Instrumentation and control of anaerobic digestion processes.</w:t>
          </w:r>
          <w:bookmarkEnd w:id="268"/>
          <w:r>
            <w:rPr>
              <w:lang w:val="en-US"/>
            </w:rPr>
            <w:t xml:space="preserve"> </w:t>
          </w:r>
          <w:r w:rsidRPr="00594FEF">
            <w:rPr>
              <w:i/>
              <w:lang w:val="en-US"/>
            </w:rPr>
            <w:t xml:space="preserve">Reviews in Environmental Science and Bio/Technology </w:t>
          </w:r>
          <w:r w:rsidRPr="00594FEF">
            <w:rPr>
              <w:lang w:val="en-US"/>
            </w:rPr>
            <w:t>14 (4), 615–648.</w:t>
          </w:r>
        </w:p>
        <w:p w14:paraId="451748C3" w14:textId="77777777" w:rsidR="00594FEF" w:rsidRPr="00594FEF" w:rsidRDefault="00594FEF" w:rsidP="00594FEF">
          <w:pPr>
            <w:pStyle w:val="CitaviBibliographyEntry"/>
            <w:rPr>
              <w:lang w:val="de-DE"/>
            </w:rPr>
          </w:pPr>
          <w:bookmarkStart w:id="269" w:name="_CTVL001e3c2c8d0f2cb456197d9e1e30abd288b"/>
          <w:r>
            <w:rPr>
              <w:lang w:val="en-US"/>
            </w:rPr>
            <w:t>Jønson, B.; Mortensen, L.; Schmidt, J.; Jeppesen, M.; Bastidas-Oyanedel, J.-R. (2022): Flexibility as the Key to Stability: Optimization of Temperature and Gas Feed during Downtime towards Effective Integration of Biomethanation in an Intermittent Energy System.</w:t>
          </w:r>
          <w:bookmarkEnd w:id="269"/>
          <w:r>
            <w:rPr>
              <w:lang w:val="en-US"/>
            </w:rPr>
            <w:t xml:space="preserve"> </w:t>
          </w:r>
          <w:r w:rsidRPr="00594FEF">
            <w:rPr>
              <w:i/>
              <w:lang w:val="de-DE"/>
            </w:rPr>
            <w:t xml:space="preserve">Energies </w:t>
          </w:r>
          <w:r w:rsidRPr="00594FEF">
            <w:rPr>
              <w:lang w:val="de-DE"/>
            </w:rPr>
            <w:t>15 (16), 5827.</w:t>
          </w:r>
        </w:p>
        <w:p w14:paraId="33CFB88C" w14:textId="77777777" w:rsidR="00594FEF" w:rsidRDefault="00594FEF" w:rsidP="00594FEF">
          <w:pPr>
            <w:pStyle w:val="CitaviBibliographyEntry"/>
            <w:rPr>
              <w:lang w:val="en-US"/>
            </w:rPr>
          </w:pPr>
          <w:bookmarkStart w:id="270" w:name="_CTVL00110280bd6c11742f5ac2978cf0b531132"/>
          <w:r w:rsidRPr="00594FEF">
            <w:rPr>
              <w:lang w:val="de-DE"/>
            </w:rPr>
            <w:t xml:space="preserve">Jordan, M.; Meisel, K.; Dotzauer, M.; Schröder, J.; Cyffka, K.-F.; Dögnitz, N. et al. </w:t>
          </w:r>
          <w:r>
            <w:rPr>
              <w:lang w:val="en-US"/>
            </w:rPr>
            <w:t>(2023): The controversial role of energy crops in the future German energy system: The trade offs of a phase-out and allocation priorities of the remaining biomass residues.</w:t>
          </w:r>
          <w:bookmarkEnd w:id="270"/>
          <w:r>
            <w:rPr>
              <w:lang w:val="en-US"/>
            </w:rPr>
            <w:t xml:space="preserve"> </w:t>
          </w:r>
          <w:r w:rsidRPr="00594FEF">
            <w:rPr>
              <w:i/>
              <w:lang w:val="en-US"/>
            </w:rPr>
            <w:t xml:space="preserve">Energy Reports </w:t>
          </w:r>
          <w:r w:rsidRPr="00594FEF">
            <w:rPr>
              <w:lang w:val="en-US"/>
            </w:rPr>
            <w:t>10, 3848–3858.</w:t>
          </w:r>
        </w:p>
        <w:p w14:paraId="5A9AFCD4" w14:textId="77777777" w:rsidR="00594FEF" w:rsidRDefault="00594FEF" w:rsidP="00594FEF">
          <w:pPr>
            <w:pStyle w:val="CitaviBibliographyEntry"/>
            <w:rPr>
              <w:lang w:val="en-US"/>
            </w:rPr>
          </w:pPr>
          <w:bookmarkStart w:id="271" w:name="_CTVL00109d29270eb9947939a5023fd459758f8"/>
          <w:r>
            <w:rPr>
              <w:lang w:val="en-US"/>
            </w:rPr>
            <w:t>Kegl, T.; Torres Jiménez, E.; Kegl, B.; Kovač Kralj, A.; Kegl, M. (2025): Modeling and optimization of anaerobic digestion technology: Current status and future outlook.</w:t>
          </w:r>
          <w:bookmarkEnd w:id="271"/>
          <w:r>
            <w:rPr>
              <w:lang w:val="en-US"/>
            </w:rPr>
            <w:t xml:space="preserve"> </w:t>
          </w:r>
          <w:r w:rsidRPr="00594FEF">
            <w:rPr>
              <w:i/>
              <w:lang w:val="en-US"/>
            </w:rPr>
            <w:t xml:space="preserve">Progress in Energy and Combustion Science </w:t>
          </w:r>
          <w:r w:rsidRPr="00594FEF">
            <w:rPr>
              <w:lang w:val="en-US"/>
            </w:rPr>
            <w:t>106, 101199.</w:t>
          </w:r>
        </w:p>
        <w:p w14:paraId="7F78DF61" w14:textId="77777777" w:rsidR="00594FEF" w:rsidRDefault="00594FEF" w:rsidP="00594FEF">
          <w:pPr>
            <w:pStyle w:val="CitaviBibliographyEntry"/>
            <w:rPr>
              <w:lang w:val="en-US"/>
            </w:rPr>
          </w:pPr>
          <w:bookmarkStart w:id="272" w:name="_CTVL001c709e85c77024936b9d07f9ccb35b455"/>
          <w:r>
            <w:rPr>
              <w:lang w:val="en-US"/>
            </w:rPr>
            <w:t>Kim, J. W.; Krausch, N.; Aizpuru, J.; Barz, T.; Lucia, S.; Neubauer, P.; Cruz Bournazou, M. N. (2023): Model predictive control and moving horizon estimation for adaptive optimal bolus feeding in high-throughput cultivation of E. coli.</w:t>
          </w:r>
          <w:bookmarkEnd w:id="272"/>
          <w:r>
            <w:rPr>
              <w:lang w:val="en-US"/>
            </w:rPr>
            <w:t xml:space="preserve"> </w:t>
          </w:r>
          <w:r w:rsidRPr="00594FEF">
            <w:rPr>
              <w:i/>
              <w:lang w:val="en-US"/>
            </w:rPr>
            <w:t xml:space="preserve">Computers &amp; Chemical Engineering </w:t>
          </w:r>
          <w:r w:rsidRPr="00594FEF">
            <w:rPr>
              <w:lang w:val="en-US"/>
            </w:rPr>
            <w:t>172, 108158.</w:t>
          </w:r>
        </w:p>
        <w:p w14:paraId="235AF96D" w14:textId="77777777" w:rsidR="00594FEF" w:rsidRDefault="00594FEF" w:rsidP="00594FEF">
          <w:pPr>
            <w:pStyle w:val="CitaviBibliographyEntry"/>
            <w:rPr>
              <w:lang w:val="en-US"/>
            </w:rPr>
          </w:pPr>
          <w:bookmarkStart w:id="273" w:name="_CTVL00138d43eeeeb8144698dbf90b5a413db7f"/>
          <w:r>
            <w:rPr>
              <w:lang w:val="en-US"/>
            </w:rPr>
            <w:t>Koch, K.; Hafner, S. D.; Weinrich, S.; Astals, S.; Holliger, C. (2020): Power and Limitations of Biochemical Methane Potential (BMP) Tests.</w:t>
          </w:r>
          <w:bookmarkEnd w:id="273"/>
          <w:r>
            <w:rPr>
              <w:lang w:val="en-US"/>
            </w:rPr>
            <w:t xml:space="preserve"> </w:t>
          </w:r>
          <w:r w:rsidRPr="00594FEF">
            <w:rPr>
              <w:i/>
              <w:lang w:val="en-US"/>
            </w:rPr>
            <w:t xml:space="preserve">Frontiers in Energy Research </w:t>
          </w:r>
          <w:r w:rsidRPr="00594FEF">
            <w:rPr>
              <w:lang w:val="en-US"/>
            </w:rPr>
            <w:t>8, Article 63.</w:t>
          </w:r>
        </w:p>
        <w:p w14:paraId="65841888" w14:textId="77777777" w:rsidR="00594FEF" w:rsidRDefault="00594FEF" w:rsidP="00594FEF">
          <w:pPr>
            <w:pStyle w:val="CitaviBibliographyEntry"/>
            <w:rPr>
              <w:lang w:val="en-US"/>
            </w:rPr>
          </w:pPr>
          <w:bookmarkStart w:id="274" w:name="_CTVL00183734d8d74ed4a239bcf1c4dc098da8f"/>
          <w:r>
            <w:rPr>
              <w:lang w:val="en-US"/>
            </w:rPr>
            <w:t>Körber, M.; Weinrich, S.; Span, R.; Gerber, M. (2022): Demand-oriented biogas production to cover residual load of an electricity self-sufficient community using a simple kinetic model.</w:t>
          </w:r>
          <w:bookmarkEnd w:id="274"/>
          <w:r>
            <w:rPr>
              <w:lang w:val="en-US"/>
            </w:rPr>
            <w:t xml:space="preserve"> </w:t>
          </w:r>
          <w:r w:rsidRPr="00594FEF">
            <w:rPr>
              <w:i/>
              <w:lang w:val="en-US"/>
            </w:rPr>
            <w:t xml:space="preserve">Bioresource technology </w:t>
          </w:r>
          <w:r w:rsidRPr="00594FEF">
            <w:rPr>
              <w:lang w:val="en-US"/>
            </w:rPr>
            <w:t>361, 127664.</w:t>
          </w:r>
        </w:p>
        <w:p w14:paraId="29750707" w14:textId="77777777" w:rsidR="00594FEF" w:rsidRDefault="00594FEF" w:rsidP="00594FEF">
          <w:pPr>
            <w:pStyle w:val="CitaviBibliographyEntry"/>
            <w:rPr>
              <w:lang w:val="en-US"/>
            </w:rPr>
          </w:pPr>
          <w:bookmarkStart w:id="275" w:name="_CTVL001f846f4f7d3934acb9097be2341ee47a0"/>
          <w:r>
            <w:rPr>
              <w:lang w:val="en-US"/>
            </w:rPr>
            <w:lastRenderedPageBreak/>
            <w:t>Ku, H. H. (1966): Notes on the use of propagation of error formulas.</w:t>
          </w:r>
          <w:bookmarkEnd w:id="275"/>
          <w:r>
            <w:rPr>
              <w:lang w:val="en-US"/>
            </w:rPr>
            <w:t xml:space="preserve"> </w:t>
          </w:r>
          <w:r w:rsidRPr="00594FEF">
            <w:rPr>
              <w:i/>
              <w:lang w:val="en-US"/>
            </w:rPr>
            <w:t xml:space="preserve">Journal of Research of the National Bureau of Standards, Section C: Engineering and Instrumentation </w:t>
          </w:r>
          <w:r w:rsidRPr="00594FEF">
            <w:rPr>
              <w:lang w:val="en-US"/>
            </w:rPr>
            <w:t>70C (4), 263.</w:t>
          </w:r>
        </w:p>
        <w:p w14:paraId="4B80C010" w14:textId="77777777" w:rsidR="00594FEF" w:rsidRDefault="00594FEF" w:rsidP="00594FEF">
          <w:pPr>
            <w:pStyle w:val="CitaviBibliographyEntry"/>
            <w:rPr>
              <w:lang w:val="en-US"/>
            </w:rPr>
          </w:pPr>
          <w:bookmarkStart w:id="276" w:name="_CTVL001c3b78bc64261460886accb7573639093"/>
          <w:r w:rsidRPr="00594FEF">
            <w:rPr>
              <w:lang w:val="de-DE"/>
            </w:rPr>
            <w:t xml:space="preserve">Liebetrau, Jan; Pfeiffer, Diana (Eds.) </w:t>
          </w:r>
          <w:r>
            <w:rPr>
              <w:lang w:val="en-US"/>
            </w:rPr>
            <w:t xml:space="preserve">(2020): Collection of Methods for Biogas. Methods to determine parameters for analysis purposes and parameters that describe processes in the biogas sector. </w:t>
          </w:r>
          <w:r w:rsidRPr="00594FEF">
            <w:rPr>
              <w:lang w:val="de-DE"/>
            </w:rPr>
            <w:t xml:space="preserve">Deutsches Biomasseforschungszentrum gemeinnützige GmbH. 2nd Edition. Leipzig: Deutsches Biomasseforschungszentrum gemeinnützige GmbH (Biomass energy use, Volume 7). </w:t>
          </w:r>
          <w:r>
            <w:rPr>
              <w:lang w:val="en-US"/>
            </w:rPr>
            <w:t>Available online at https://nbn-resolving.org/urn:nbn:de:101:1-2020120712002544871918.</w:t>
          </w:r>
        </w:p>
        <w:p w14:paraId="5AAC8D85" w14:textId="77777777" w:rsidR="00594FEF" w:rsidRDefault="00594FEF" w:rsidP="00594FEF">
          <w:pPr>
            <w:pStyle w:val="CitaviBibliographyEntry"/>
            <w:rPr>
              <w:lang w:val="en-US"/>
            </w:rPr>
          </w:pPr>
          <w:bookmarkStart w:id="277" w:name="_CTVL001aa10622fc825473c887011dc382fbeeb"/>
          <w:bookmarkEnd w:id="276"/>
          <w:r>
            <w:rPr>
              <w:lang w:val="en-US"/>
            </w:rPr>
            <w:t>Lübken, M.; Kosse, P.; Koch, K.; Gehring, T.; Wichern, M. (2015): Influent Fractionation for Modeling Continuous Anaerobic Digestion Processes.</w:t>
          </w:r>
          <w:bookmarkEnd w:id="277"/>
          <w:r>
            <w:rPr>
              <w:lang w:val="en-US"/>
            </w:rPr>
            <w:t xml:space="preserve"> </w:t>
          </w:r>
          <w:r w:rsidRPr="00594FEF">
            <w:rPr>
              <w:i/>
              <w:lang w:val="en-US"/>
            </w:rPr>
            <w:t xml:space="preserve">Advances in biochemical engineering/biotechnology </w:t>
          </w:r>
          <w:r w:rsidRPr="00594FEF">
            <w:rPr>
              <w:lang w:val="en-US"/>
            </w:rPr>
            <w:t>151, 137–169.</w:t>
          </w:r>
        </w:p>
        <w:p w14:paraId="77442510" w14:textId="77777777" w:rsidR="00594FEF" w:rsidRDefault="00594FEF" w:rsidP="00594FEF">
          <w:pPr>
            <w:pStyle w:val="CitaviBibliographyEntry"/>
            <w:rPr>
              <w:lang w:val="en-US"/>
            </w:rPr>
          </w:pPr>
          <w:bookmarkStart w:id="278" w:name="_CTVL0017baf63e5af284abfbcbb4b1f236fe958"/>
          <w:r>
            <w:rPr>
              <w:lang w:val="en-US"/>
            </w:rPr>
            <w:t>Lucia, S.; Engell, S. (2014): Control of towing kites under uncertainty using robust economic nonlinear model predictive control:</w:t>
          </w:r>
          <w:bookmarkEnd w:id="278"/>
          <w:r>
            <w:rPr>
              <w:lang w:val="en-US"/>
            </w:rPr>
            <w:t xml:space="preserve"> </w:t>
          </w:r>
          <w:r w:rsidRPr="00594FEF">
            <w:rPr>
              <w:i/>
              <w:lang w:val="en-US"/>
            </w:rPr>
            <w:t xml:space="preserve">European Control Conference (ECC), 2014. </w:t>
          </w:r>
          <w:r w:rsidRPr="00594FEF">
            <w:rPr>
              <w:lang w:val="en-US"/>
            </w:rPr>
            <w:t>Strasbourg, France, 1158–1163.</w:t>
          </w:r>
        </w:p>
        <w:p w14:paraId="3DF3D571" w14:textId="77777777" w:rsidR="00594FEF" w:rsidRDefault="00594FEF" w:rsidP="00594FEF">
          <w:pPr>
            <w:pStyle w:val="CitaviBibliographyEntry"/>
            <w:rPr>
              <w:lang w:val="en-US"/>
            </w:rPr>
          </w:pPr>
          <w:bookmarkStart w:id="279" w:name="_CTVL0015c34a15e3a6541d0899b329ba07ee9d2"/>
          <w:r>
            <w:rPr>
              <w:lang w:val="en-US"/>
            </w:rPr>
            <w:t>Lucia, S.; Finkler, T.; Engell, S. (2013): Multi-stage nonlinear model predictive control applied to a semi-batch polymerization reactor under uncertainty.</w:t>
          </w:r>
          <w:bookmarkEnd w:id="279"/>
          <w:r>
            <w:rPr>
              <w:lang w:val="en-US"/>
            </w:rPr>
            <w:t xml:space="preserve"> </w:t>
          </w:r>
          <w:r w:rsidRPr="00594FEF">
            <w:rPr>
              <w:i/>
              <w:lang w:val="en-US"/>
            </w:rPr>
            <w:t xml:space="preserve">Journal of Process Control </w:t>
          </w:r>
          <w:r w:rsidRPr="00594FEF">
            <w:rPr>
              <w:lang w:val="en-US"/>
            </w:rPr>
            <w:t>23 (9), 1306–1319.</w:t>
          </w:r>
        </w:p>
        <w:p w14:paraId="7E384E90" w14:textId="77777777" w:rsidR="00594FEF" w:rsidRDefault="00594FEF" w:rsidP="00594FEF">
          <w:pPr>
            <w:pStyle w:val="CitaviBibliographyEntry"/>
            <w:rPr>
              <w:lang w:val="en-US"/>
            </w:rPr>
          </w:pPr>
          <w:bookmarkStart w:id="280" w:name="_CTVL0019889140e2152407c9698f77e545c5cd4"/>
          <w:r>
            <w:rPr>
              <w:lang w:val="en-US"/>
            </w:rPr>
            <w:t>Mata-Alvarez, J.; Dosta, J.; Macé, S.; Astals, S. (2011): Codigestion of solid wastes: a review of its uses and perspectives including modeling.</w:t>
          </w:r>
          <w:bookmarkEnd w:id="280"/>
          <w:r>
            <w:rPr>
              <w:lang w:val="en-US"/>
            </w:rPr>
            <w:t xml:space="preserve"> </w:t>
          </w:r>
          <w:r w:rsidRPr="00594FEF">
            <w:rPr>
              <w:i/>
              <w:lang w:val="en-US"/>
            </w:rPr>
            <w:t xml:space="preserve">Critical reviews in biotechnology </w:t>
          </w:r>
          <w:r w:rsidRPr="00594FEF">
            <w:rPr>
              <w:lang w:val="en-US"/>
            </w:rPr>
            <w:t>31 (2), 99–111.</w:t>
          </w:r>
        </w:p>
        <w:p w14:paraId="5AF02483" w14:textId="77777777" w:rsidR="00594FEF" w:rsidRDefault="00594FEF" w:rsidP="00594FEF">
          <w:pPr>
            <w:pStyle w:val="CitaviBibliographyEntry"/>
            <w:rPr>
              <w:lang w:val="en-US"/>
            </w:rPr>
          </w:pPr>
          <w:bookmarkStart w:id="281" w:name="_CTVL00125a47e44351c41d8814ac7303d06f6e1"/>
          <w:r>
            <w:rPr>
              <w:lang w:val="en-US"/>
            </w:rPr>
            <w:t>Mauky, E.; Weinrich, S.; Nägele, H.-J.; Jacobi, H. F.; Liebetrau, J.; Nelles, M. (2016): Model Predictive Control for Demand-Driven Biogas Production in Full Scale.</w:t>
          </w:r>
          <w:bookmarkEnd w:id="281"/>
          <w:r>
            <w:rPr>
              <w:lang w:val="en-US"/>
            </w:rPr>
            <w:t xml:space="preserve"> </w:t>
          </w:r>
          <w:r w:rsidRPr="00594FEF">
            <w:rPr>
              <w:i/>
              <w:lang w:val="en-US"/>
            </w:rPr>
            <w:t xml:space="preserve">Chemical Engineering &amp; Technology </w:t>
          </w:r>
          <w:r w:rsidRPr="00594FEF">
            <w:rPr>
              <w:lang w:val="en-US"/>
            </w:rPr>
            <w:t>39 (4), 652–664.</w:t>
          </w:r>
        </w:p>
        <w:p w14:paraId="7BCA547F" w14:textId="77777777" w:rsidR="00594FEF" w:rsidRDefault="00594FEF" w:rsidP="00594FEF">
          <w:pPr>
            <w:pStyle w:val="CitaviBibliographyEntry"/>
            <w:rPr>
              <w:lang w:val="en-US"/>
            </w:rPr>
          </w:pPr>
          <w:bookmarkStart w:id="282" w:name="_CTVL0013051c0cddf4f42568eae54078ad0bd70"/>
          <w:r>
            <w:rPr>
              <w:lang w:val="en-US"/>
            </w:rPr>
            <w:t>Mayne, D. Q. (2014): Model predictive control: Recent developments and future promise.</w:t>
          </w:r>
          <w:bookmarkEnd w:id="282"/>
          <w:r>
            <w:rPr>
              <w:lang w:val="en-US"/>
            </w:rPr>
            <w:t xml:space="preserve"> </w:t>
          </w:r>
          <w:r w:rsidRPr="00594FEF">
            <w:rPr>
              <w:i/>
              <w:lang w:val="en-US"/>
            </w:rPr>
            <w:t xml:space="preserve">Automatica </w:t>
          </w:r>
          <w:r w:rsidRPr="00594FEF">
            <w:rPr>
              <w:lang w:val="en-US"/>
            </w:rPr>
            <w:t>50 (12), 2967–2986.</w:t>
          </w:r>
        </w:p>
        <w:p w14:paraId="7DE62577" w14:textId="77777777" w:rsidR="00594FEF" w:rsidRDefault="00594FEF" w:rsidP="00594FEF">
          <w:pPr>
            <w:pStyle w:val="CitaviBibliographyEntry"/>
            <w:rPr>
              <w:lang w:val="en-US"/>
            </w:rPr>
          </w:pPr>
          <w:bookmarkStart w:id="283" w:name="_CTVL0019836156639df4933b501911f3c806a05"/>
          <w:r>
            <w:rPr>
              <w:lang w:val="en-US"/>
            </w:rPr>
            <w:t>Méndez-Acosta, H. O.; Palacios-Ruiz, B.; Alcaraz-González, V.; Steyer, J.-P.; González-Álvarez, V.; Latrille, E. (2008): Robust Control of Volatile Fatty Acids in Anaerobic Digestion Processes.</w:t>
          </w:r>
          <w:bookmarkEnd w:id="283"/>
          <w:r>
            <w:rPr>
              <w:lang w:val="en-US"/>
            </w:rPr>
            <w:t xml:space="preserve"> </w:t>
          </w:r>
          <w:r w:rsidRPr="00594FEF">
            <w:rPr>
              <w:i/>
              <w:lang w:val="en-US"/>
            </w:rPr>
            <w:t xml:space="preserve">Industrial &amp; Engineering Chemistry Research </w:t>
          </w:r>
          <w:r w:rsidRPr="00594FEF">
            <w:rPr>
              <w:lang w:val="en-US"/>
            </w:rPr>
            <w:t>47 (20), 7715–7720.</w:t>
          </w:r>
        </w:p>
        <w:p w14:paraId="7BF83B00" w14:textId="77777777" w:rsidR="00594FEF" w:rsidRDefault="00594FEF" w:rsidP="00594FEF">
          <w:pPr>
            <w:pStyle w:val="CitaviBibliographyEntry"/>
            <w:rPr>
              <w:lang w:val="en-US"/>
            </w:rPr>
          </w:pPr>
          <w:bookmarkStart w:id="284" w:name="_CTVL001b3c753199fa1416c82e8912240005fe1"/>
          <w:r>
            <w:rPr>
              <w:lang w:val="en-US"/>
            </w:rPr>
            <w:lastRenderedPageBreak/>
            <w:t>Piceno-Díaz, E. R.; Ricardez-Sandoval, L. A.; Gutierrez-Limon, M. A.; Méndez-Acosta, H. O.; Puebla, H. (2020): Robust Nonlinear Model Predictive Control for Two-Stage Anaerobic Digesters.</w:t>
          </w:r>
          <w:bookmarkEnd w:id="284"/>
          <w:r>
            <w:rPr>
              <w:lang w:val="en-US"/>
            </w:rPr>
            <w:t xml:space="preserve"> </w:t>
          </w:r>
          <w:r w:rsidRPr="00594FEF">
            <w:rPr>
              <w:i/>
              <w:lang w:val="en-US"/>
            </w:rPr>
            <w:t xml:space="preserve">Industrial &amp; Engineering Chemistry Research </w:t>
          </w:r>
          <w:r w:rsidRPr="00594FEF">
            <w:rPr>
              <w:lang w:val="en-US"/>
            </w:rPr>
            <w:t>59 (52), 22559–22572.</w:t>
          </w:r>
        </w:p>
        <w:p w14:paraId="41D48DAA" w14:textId="77777777" w:rsidR="00594FEF" w:rsidRDefault="00594FEF" w:rsidP="00594FEF">
          <w:pPr>
            <w:pStyle w:val="CitaviBibliographyEntry"/>
            <w:rPr>
              <w:lang w:val="en-US"/>
            </w:rPr>
          </w:pPr>
          <w:bookmarkStart w:id="285" w:name="_CTVL0013b7c108e22d14344b8b01c1afa7d8d02"/>
          <w:r>
            <w:rPr>
              <w:lang w:val="en-US"/>
            </w:rPr>
            <w:t>Purkus, A.; Gawel, E.; Szarka, N.; Lauer, M.; Lenz, V.; Ortwein, A. et al. (2018): Contributions of flexible power generation from biomass to a secure and cost-effective electricity supply—a review of potentials, incentives and obstacles in Germany.</w:t>
          </w:r>
          <w:bookmarkEnd w:id="285"/>
          <w:r>
            <w:rPr>
              <w:lang w:val="en-US"/>
            </w:rPr>
            <w:t xml:space="preserve"> </w:t>
          </w:r>
          <w:r w:rsidRPr="00594FEF">
            <w:rPr>
              <w:i/>
              <w:lang w:val="en-US"/>
            </w:rPr>
            <w:t xml:space="preserve">Energy, Sustainability and Society </w:t>
          </w:r>
          <w:r w:rsidRPr="00594FEF">
            <w:rPr>
              <w:lang w:val="en-US"/>
            </w:rPr>
            <w:t>8 (1).</w:t>
          </w:r>
        </w:p>
        <w:p w14:paraId="3739C40B" w14:textId="77777777" w:rsidR="00594FEF" w:rsidRDefault="00594FEF" w:rsidP="00594FEF">
          <w:pPr>
            <w:pStyle w:val="CitaviBibliographyEntry"/>
            <w:rPr>
              <w:lang w:val="en-US"/>
            </w:rPr>
          </w:pPr>
          <w:bookmarkStart w:id="286" w:name="_CTVL001613817b73b44408b87fd77151cc11fc5"/>
          <w:r>
            <w:rPr>
              <w:lang w:val="en-US"/>
            </w:rPr>
            <w:t>Qin, S.; Badgwell, T. A. (2003): A survey of industrial model predictive control technology.</w:t>
          </w:r>
          <w:bookmarkEnd w:id="286"/>
          <w:r>
            <w:rPr>
              <w:lang w:val="en-US"/>
            </w:rPr>
            <w:t xml:space="preserve"> </w:t>
          </w:r>
          <w:r w:rsidRPr="00594FEF">
            <w:rPr>
              <w:i/>
              <w:lang w:val="en-US"/>
            </w:rPr>
            <w:t xml:space="preserve">Control Engineering Practice </w:t>
          </w:r>
          <w:r w:rsidRPr="00594FEF">
            <w:rPr>
              <w:lang w:val="en-US"/>
            </w:rPr>
            <w:t>11 (7), 733–764.</w:t>
          </w:r>
        </w:p>
        <w:p w14:paraId="5BD52DB3" w14:textId="77777777" w:rsidR="00594FEF" w:rsidRDefault="00594FEF" w:rsidP="00594FEF">
          <w:pPr>
            <w:pStyle w:val="CitaviBibliographyEntry"/>
            <w:rPr>
              <w:lang w:val="en-US"/>
            </w:rPr>
          </w:pPr>
          <w:bookmarkStart w:id="287" w:name="_CTVL00135a7796cceac458e9e0ceb102a610b4c"/>
          <w:r>
            <w:rPr>
              <w:lang w:val="en-US"/>
            </w:rPr>
            <w:t>Raeyatdoost, N.; Bongards, M.; Bäck, T.; Wolf, C. (2023): Robust state estimation of the anaerobic digestion process for municipal organic waste using an unscented Kalman filter.</w:t>
          </w:r>
          <w:bookmarkEnd w:id="287"/>
          <w:r>
            <w:rPr>
              <w:lang w:val="en-US"/>
            </w:rPr>
            <w:t xml:space="preserve"> </w:t>
          </w:r>
          <w:r w:rsidRPr="00594FEF">
            <w:rPr>
              <w:i/>
              <w:lang w:val="en-US"/>
            </w:rPr>
            <w:t xml:space="preserve">Journal of Process Control </w:t>
          </w:r>
          <w:r w:rsidRPr="00594FEF">
            <w:rPr>
              <w:lang w:val="en-US"/>
            </w:rPr>
            <w:t>121 (1), 50–59.</w:t>
          </w:r>
        </w:p>
        <w:p w14:paraId="6333C569" w14:textId="77777777" w:rsidR="00594FEF" w:rsidRDefault="00594FEF" w:rsidP="00594FEF">
          <w:pPr>
            <w:pStyle w:val="CitaviBibliographyEntry"/>
            <w:rPr>
              <w:lang w:val="en-US"/>
            </w:rPr>
          </w:pPr>
          <w:bookmarkStart w:id="288" w:name="_CTVL00148b52c53a17144a7a75217f0fd9189fb"/>
          <w:r>
            <w:rPr>
              <w:lang w:val="en-US"/>
            </w:rPr>
            <w:t>Reinelt, T.; Liebetrau, J.; Nelles, M. (2016): Analysis of operational methane emissions from pressure relief valves from biogas storages of biogas plants.</w:t>
          </w:r>
          <w:bookmarkEnd w:id="288"/>
          <w:r>
            <w:rPr>
              <w:lang w:val="en-US"/>
            </w:rPr>
            <w:t xml:space="preserve"> </w:t>
          </w:r>
          <w:r w:rsidRPr="00594FEF">
            <w:rPr>
              <w:i/>
              <w:lang w:val="en-US"/>
            </w:rPr>
            <w:t xml:space="preserve">Bioresource technology </w:t>
          </w:r>
          <w:r w:rsidRPr="00594FEF">
            <w:rPr>
              <w:lang w:val="en-US"/>
            </w:rPr>
            <w:t>217, 257–264.</w:t>
          </w:r>
        </w:p>
        <w:p w14:paraId="426EA8D0" w14:textId="77777777" w:rsidR="00594FEF" w:rsidRDefault="00594FEF" w:rsidP="00594FEF">
          <w:pPr>
            <w:pStyle w:val="CitaviBibliographyEntry"/>
            <w:rPr>
              <w:lang w:val="en-US"/>
            </w:rPr>
          </w:pPr>
          <w:bookmarkStart w:id="289" w:name="_CTVL0011f46e661315044e7b7e4ebff727a66ca"/>
          <w:r>
            <w:rPr>
              <w:lang w:val="en-US"/>
            </w:rPr>
            <w:t>Schmid, C.; Horschig, T.; Pfeiffer, A.; Szarka, N.; Thrän, D. (2019): Biogas Upgrading: A Review of National Biomethane Strategies and Support Policies in Selected Countries.</w:t>
          </w:r>
          <w:bookmarkEnd w:id="289"/>
          <w:r>
            <w:rPr>
              <w:lang w:val="en-US"/>
            </w:rPr>
            <w:t xml:space="preserve"> </w:t>
          </w:r>
          <w:r w:rsidRPr="00594FEF">
            <w:rPr>
              <w:i/>
              <w:lang w:val="en-US"/>
            </w:rPr>
            <w:t xml:space="preserve">Energies </w:t>
          </w:r>
          <w:r w:rsidRPr="00594FEF">
            <w:rPr>
              <w:lang w:val="en-US"/>
            </w:rPr>
            <w:t>12 (19), 3803.</w:t>
          </w:r>
        </w:p>
        <w:p w14:paraId="2F97C90C" w14:textId="77777777" w:rsidR="00594FEF" w:rsidRDefault="00594FEF" w:rsidP="00594FEF">
          <w:pPr>
            <w:pStyle w:val="CitaviBibliographyEntry"/>
            <w:rPr>
              <w:lang w:val="en-US"/>
            </w:rPr>
          </w:pPr>
          <w:bookmarkStart w:id="290" w:name="_CTVL0016c399863ccfe40b086b86d64a0941922"/>
          <w:r>
            <w:rPr>
              <w:lang w:val="en-US"/>
            </w:rPr>
            <w:t>Schröer, D.; Latacz</w:t>
          </w:r>
          <w:r>
            <w:rPr>
              <w:rFonts w:ascii="Times New Roman" w:hAnsi="Times New Roman" w:cs="Times New Roman"/>
              <w:lang w:val="en-US"/>
            </w:rPr>
            <w:t>‐</w:t>
          </w:r>
          <w:r>
            <w:rPr>
              <w:lang w:val="en-US"/>
            </w:rPr>
            <w:t>Lohmann, U. (2024): Flexibilization or biomethane upgrading? Investment preference of German biogas plant operators for the follow</w:t>
          </w:r>
          <w:r>
            <w:rPr>
              <w:rFonts w:ascii="Times New Roman" w:hAnsi="Times New Roman" w:cs="Times New Roman"/>
              <w:lang w:val="en-US"/>
            </w:rPr>
            <w:t>‐</w:t>
          </w:r>
          <w:r>
            <w:rPr>
              <w:lang w:val="en-US"/>
            </w:rPr>
            <w:t>up of guaranteed feed</w:t>
          </w:r>
          <w:r>
            <w:rPr>
              <w:rFonts w:ascii="Times New Roman" w:hAnsi="Times New Roman" w:cs="Times New Roman"/>
              <w:lang w:val="en-US"/>
            </w:rPr>
            <w:t>‐</w:t>
          </w:r>
          <w:r>
            <w:rPr>
              <w:lang w:val="en-US"/>
            </w:rPr>
            <w:t>in tariffs.</w:t>
          </w:r>
          <w:bookmarkEnd w:id="290"/>
          <w:r>
            <w:rPr>
              <w:lang w:val="en-US"/>
            </w:rPr>
            <w:t xml:space="preserve"> </w:t>
          </w:r>
          <w:r w:rsidRPr="00594FEF">
            <w:rPr>
              <w:i/>
              <w:lang w:val="en-US"/>
            </w:rPr>
            <w:t xml:space="preserve">GCB Bioenergy </w:t>
          </w:r>
          <w:r w:rsidRPr="00594FEF">
            <w:rPr>
              <w:lang w:val="en-US"/>
            </w:rPr>
            <w:t>16 (2), Article e13111.</w:t>
          </w:r>
        </w:p>
        <w:p w14:paraId="683FD877" w14:textId="77777777" w:rsidR="00594FEF" w:rsidRPr="00594FEF" w:rsidRDefault="00594FEF" w:rsidP="00594FEF">
          <w:pPr>
            <w:pStyle w:val="CitaviBibliographyEntry"/>
            <w:rPr>
              <w:lang w:val="de-DE"/>
            </w:rPr>
          </w:pPr>
          <w:bookmarkStart w:id="291" w:name="_CTVL0016898c431e65640d492a95a80bb1e400c"/>
          <w:r>
            <w:rPr>
              <w:lang w:val="en-US"/>
            </w:rPr>
            <w:t>Steindl, M.; Venus, T. J.; Koch, K. (2025): A new framework for the technical biogas potential: Concept design, method development, and analytical application in a case study from Germany.</w:t>
          </w:r>
          <w:bookmarkEnd w:id="291"/>
          <w:r>
            <w:rPr>
              <w:lang w:val="en-US"/>
            </w:rPr>
            <w:t xml:space="preserve"> </w:t>
          </w:r>
          <w:r w:rsidRPr="00594FEF">
            <w:rPr>
              <w:i/>
              <w:lang w:val="de-DE"/>
            </w:rPr>
            <w:t xml:space="preserve">Renewable and Sustainable Energy Reviews </w:t>
          </w:r>
          <w:r w:rsidRPr="00594FEF">
            <w:rPr>
              <w:lang w:val="de-DE"/>
            </w:rPr>
            <w:t>216, 115645.</w:t>
          </w:r>
        </w:p>
        <w:p w14:paraId="65A12821" w14:textId="77777777" w:rsidR="00594FEF" w:rsidRPr="00594FEF" w:rsidRDefault="00594FEF" w:rsidP="00594FEF">
          <w:pPr>
            <w:pStyle w:val="CitaviBibliographyEntry"/>
            <w:rPr>
              <w:lang w:val="de-DE"/>
            </w:rPr>
          </w:pPr>
          <w:bookmarkStart w:id="292" w:name="_CTVL001ce24aa14885f4936b489a97cce8cd787"/>
          <w:r w:rsidRPr="00594FEF">
            <w:rPr>
              <w:lang w:val="de-DE"/>
            </w:rPr>
            <w:t>Stur, M.; Pohl, M.; Krebs, C.; Mauky, E. (2022): Charakterisierung von Biogasspeichern: Einflüsse und Methodenvergleich.</w:t>
          </w:r>
        </w:p>
        <w:p w14:paraId="622114AE" w14:textId="77777777" w:rsidR="00594FEF" w:rsidRDefault="00594FEF" w:rsidP="00594FEF">
          <w:pPr>
            <w:pStyle w:val="CitaviBibliographyEntry"/>
            <w:rPr>
              <w:lang w:val="en-US"/>
            </w:rPr>
          </w:pPr>
          <w:bookmarkStart w:id="293" w:name="_CTVL00145abb379c65c4fa2be432c706bc9c886"/>
          <w:bookmarkEnd w:id="292"/>
          <w:r w:rsidRPr="00594FEF">
            <w:rPr>
              <w:lang w:val="de-DE"/>
            </w:rPr>
            <w:t>Theuerl, S.; Herrmann, C.; Heiermann, M.; Grundmann, P.; Landwehr, N.; Kreidenweis, U.; Prochnow, A. (2019): The Future Agricultural Biogas Plant in Germany.</w:t>
          </w:r>
          <w:bookmarkEnd w:id="293"/>
          <w:r w:rsidRPr="00594FEF">
            <w:rPr>
              <w:lang w:val="de-DE"/>
            </w:rPr>
            <w:t xml:space="preserve"> </w:t>
          </w:r>
          <w:r w:rsidRPr="00594FEF">
            <w:rPr>
              <w:i/>
              <w:lang w:val="en-US"/>
            </w:rPr>
            <w:t xml:space="preserve">Energies </w:t>
          </w:r>
          <w:r w:rsidRPr="00594FEF">
            <w:rPr>
              <w:lang w:val="en-US"/>
            </w:rPr>
            <w:t>12 (3), 396.</w:t>
          </w:r>
        </w:p>
        <w:p w14:paraId="0B7EB6F4" w14:textId="77777777" w:rsidR="00594FEF" w:rsidRDefault="00594FEF" w:rsidP="00594FEF">
          <w:pPr>
            <w:pStyle w:val="CitaviBibliographyEntry"/>
            <w:rPr>
              <w:lang w:val="en-US"/>
            </w:rPr>
          </w:pPr>
          <w:bookmarkStart w:id="294" w:name="_CTVL0010fd60b7558314efbb8aa4629189e2aff"/>
          <w:r>
            <w:rPr>
              <w:lang w:val="en-US"/>
            </w:rPr>
            <w:lastRenderedPageBreak/>
            <w:t>Tisocco, S.; Weinrich, S.; Lyons, G.; Wills, M.; Zhan, X.; Crosson, P. (2024): Application of a simplified ADM1 for full-scale anaerobic co-digestion of cattle slurry and grass silage: assessment of input variability.</w:t>
          </w:r>
          <w:bookmarkEnd w:id="294"/>
          <w:r>
            <w:rPr>
              <w:lang w:val="en-US"/>
            </w:rPr>
            <w:t xml:space="preserve"> </w:t>
          </w:r>
          <w:r w:rsidRPr="00594FEF">
            <w:rPr>
              <w:i/>
              <w:lang w:val="en-US"/>
            </w:rPr>
            <w:t xml:space="preserve">Frontiers of Environmental Science &amp; Engineering </w:t>
          </w:r>
          <w:r w:rsidRPr="00594FEF">
            <w:rPr>
              <w:lang w:val="en-US"/>
            </w:rPr>
            <w:t>18 (4).</w:t>
          </w:r>
        </w:p>
        <w:p w14:paraId="6BDDD56B" w14:textId="77777777" w:rsidR="00594FEF" w:rsidRDefault="00594FEF" w:rsidP="00594FEF">
          <w:pPr>
            <w:pStyle w:val="CitaviBibliographyEntry"/>
            <w:rPr>
              <w:lang w:val="en-US"/>
            </w:rPr>
          </w:pPr>
          <w:bookmarkStart w:id="295" w:name="_CTVL001a6c19f5ed0b04d3a96021ade56571554"/>
          <w:r>
            <w:rPr>
              <w:lang w:val="en-US"/>
            </w:rPr>
            <w:t>Wächter, A.; Biegler, L. T. (2006): On the implementation of an interior-point filter line-search algorithm for large-scale nonlinear programming.</w:t>
          </w:r>
          <w:bookmarkEnd w:id="295"/>
          <w:r>
            <w:rPr>
              <w:lang w:val="en-US"/>
            </w:rPr>
            <w:t xml:space="preserve"> </w:t>
          </w:r>
          <w:r w:rsidRPr="00594FEF">
            <w:rPr>
              <w:i/>
              <w:lang w:val="en-US"/>
            </w:rPr>
            <w:t xml:space="preserve">Mathematical Programming </w:t>
          </w:r>
          <w:r w:rsidRPr="00594FEF">
            <w:rPr>
              <w:lang w:val="en-US"/>
            </w:rPr>
            <w:t>106 (1), 25–57.</w:t>
          </w:r>
        </w:p>
        <w:p w14:paraId="1D56F8AC" w14:textId="77777777" w:rsidR="00594FEF" w:rsidRDefault="00594FEF" w:rsidP="00594FEF">
          <w:pPr>
            <w:pStyle w:val="CitaviBibliographyEntry"/>
            <w:rPr>
              <w:lang w:val="en-US"/>
            </w:rPr>
          </w:pPr>
          <w:bookmarkStart w:id="296" w:name="_CTVL0016df8aa821b7747acb1edb4d9183c161a"/>
          <w:r>
            <w:rPr>
              <w:lang w:val="en-US"/>
            </w:rPr>
            <w:t>Weinrich, S.; Mauky, E.; Schmidt, T.; Krebs, C.; Liebetrau, J.; Nelles, M. (2021): Systematic simplification of the Anaerobic Digestion Model No. 1 ({ADM1}) - Laboratory experiments and model application.</w:t>
          </w:r>
          <w:bookmarkEnd w:id="296"/>
          <w:r>
            <w:rPr>
              <w:lang w:val="en-US"/>
            </w:rPr>
            <w:t xml:space="preserve"> </w:t>
          </w:r>
          <w:r w:rsidRPr="00594FEF">
            <w:rPr>
              <w:i/>
              <w:lang w:val="en-US"/>
            </w:rPr>
            <w:t xml:space="preserve">Bioresource technology </w:t>
          </w:r>
          <w:r w:rsidRPr="00594FEF">
            <w:rPr>
              <w:lang w:val="en-US"/>
            </w:rPr>
            <w:t>333, 125104.</w:t>
          </w:r>
        </w:p>
        <w:p w14:paraId="23375F94" w14:textId="2F55B764" w:rsidR="00594FEF" w:rsidRPr="00594FEF" w:rsidRDefault="00594FEF" w:rsidP="00594FEF">
          <w:pPr>
            <w:pStyle w:val="CitaviBibliographyEntry"/>
            <w:rPr>
              <w:lang w:val="de-DE"/>
            </w:rPr>
          </w:pPr>
          <w:bookmarkStart w:id="297" w:name="_CTVL0011ab1625a1f8746d89116961d23d09cb8"/>
          <w:r>
            <w:rPr>
              <w:lang w:val="en-US"/>
            </w:rPr>
            <w:t>Weinrich, S.; Nelles, M. (2021): Systematic simplification of the Anaerobic Digestion Model No. 1 (ADM1) - Model development and stoichiometric analysis.</w:t>
          </w:r>
          <w:bookmarkEnd w:id="297"/>
          <w:r>
            <w:rPr>
              <w:lang w:val="en-US"/>
            </w:rPr>
            <w:t xml:space="preserve"> </w:t>
          </w:r>
          <w:r w:rsidRPr="00594FEF">
            <w:rPr>
              <w:i/>
              <w:lang w:val="de-DE"/>
            </w:rPr>
            <w:t xml:space="preserve">Bioresource technology </w:t>
          </w:r>
          <w:r w:rsidRPr="00594FEF">
            <w:rPr>
              <w:lang w:val="de-DE"/>
            </w:rPr>
            <w:t>333, 125124.</w:t>
          </w:r>
        </w:p>
        <w:p w14:paraId="4D4D9BFB" w14:textId="77777777" w:rsidR="00594FEF" w:rsidRPr="00594FEF" w:rsidRDefault="00594FEF" w:rsidP="00594FEF">
          <w:pPr>
            <w:pStyle w:val="CitaviBibliographyEntry"/>
            <w:rPr>
              <w:lang w:val="de-DE"/>
            </w:rPr>
          </w:pPr>
          <w:bookmarkStart w:id="298" w:name="_CTVL001f1aa20dc1733474cba6c9c9c69c24f87"/>
          <w:r w:rsidRPr="00594FEF">
            <w:rPr>
              <w:lang w:val="de-DE"/>
            </w:rPr>
            <w:t xml:space="preserve">Weinrich, Sören; Schäfer, Franziska; Liebetrau, Jan; Bochmann, Günther (Eds.) </w:t>
          </w:r>
          <w:r>
            <w:rPr>
              <w:lang w:val="en-US"/>
            </w:rPr>
            <w:t xml:space="preserve">(2018): Value of batch tests for biogas potential analysis. Method comparison and challenges of substrate and efficiency evaluation of biogas plants. With assistance of Urs Baier, Jerry D. Murphy. International Energy Agency. </w:t>
          </w:r>
          <w:r w:rsidRPr="00594FEF">
            <w:rPr>
              <w:lang w:val="de-DE"/>
            </w:rPr>
            <w:t>Erscheinungsort nicht ermittelbar: IEA Bioenergy. Available online at https://edocs.tib.eu/files/e01fn19/1682125734.pdf.</w:t>
          </w:r>
        </w:p>
        <w:p w14:paraId="65A66879" w14:textId="77777777" w:rsidR="00594FEF" w:rsidRDefault="00594FEF" w:rsidP="00594FEF">
          <w:pPr>
            <w:pStyle w:val="CitaviBibliographyEntry"/>
            <w:rPr>
              <w:lang w:val="en-US"/>
            </w:rPr>
          </w:pPr>
          <w:bookmarkStart w:id="299" w:name="_CTVL00160a56f986bdf4450b09e42cf639c09b9"/>
          <w:bookmarkEnd w:id="298"/>
          <w:r>
            <w:rPr>
              <w:lang w:val="en-US"/>
            </w:rPr>
            <w:t>Weißbach, F. (2009): Evaluation of the renewable primary products for biogas production. Part I: Gas production potential of the fermentable nutrients.</w:t>
          </w:r>
          <w:bookmarkEnd w:id="299"/>
          <w:r>
            <w:rPr>
              <w:lang w:val="en-US"/>
            </w:rPr>
            <w:t xml:space="preserve"> </w:t>
          </w:r>
          <w:r w:rsidRPr="00594FEF">
            <w:rPr>
              <w:i/>
              <w:lang w:val="en-US"/>
            </w:rPr>
            <w:t xml:space="preserve">German journal of agronomy </w:t>
          </w:r>
          <w:r w:rsidRPr="00594FEF">
            <w:rPr>
              <w:lang w:val="en-US"/>
            </w:rPr>
            <w:t>(13 Nr. 2), 72–85.</w:t>
          </w:r>
        </w:p>
        <w:p w14:paraId="6BE7E450" w14:textId="77777777" w:rsidR="00594FEF" w:rsidRDefault="00594FEF" w:rsidP="00594FEF">
          <w:pPr>
            <w:pStyle w:val="CitaviBibliographyEntry"/>
            <w:rPr>
              <w:lang w:val="en-US"/>
            </w:rPr>
          </w:pPr>
          <w:bookmarkStart w:id="300" w:name="_CTVL001d161db80b0484e89b63cc8a7402f653a"/>
          <w:r>
            <w:rPr>
              <w:lang w:val="en-US"/>
            </w:rPr>
            <w:t>Weißbach, F.; Strubelt, C. (2008a): Correcting the Dry Matter Content of Grass Silages as a Substrate for Biogas Production.</w:t>
          </w:r>
          <w:bookmarkEnd w:id="300"/>
          <w:r>
            <w:rPr>
              <w:lang w:val="en-US"/>
            </w:rPr>
            <w:t xml:space="preserve"> </w:t>
          </w:r>
          <w:r w:rsidRPr="00594FEF">
            <w:rPr>
              <w:i/>
              <w:lang w:val="en-US"/>
            </w:rPr>
            <w:t xml:space="preserve">Landtechnik </w:t>
          </w:r>
          <w:r w:rsidRPr="00594FEF">
            <w:rPr>
              <w:lang w:val="en-US"/>
            </w:rPr>
            <w:t>(63 Nr. 4), 210–211.</w:t>
          </w:r>
        </w:p>
        <w:p w14:paraId="57487F5E" w14:textId="77777777" w:rsidR="00594FEF" w:rsidRDefault="00594FEF" w:rsidP="00594FEF">
          <w:pPr>
            <w:pStyle w:val="CitaviBibliographyEntry"/>
            <w:rPr>
              <w:lang w:val="en-US"/>
            </w:rPr>
          </w:pPr>
          <w:bookmarkStart w:id="301" w:name="_CTVL001f9b5c747b038492e9f48c128844d030f"/>
          <w:r>
            <w:rPr>
              <w:lang w:val="en-US"/>
            </w:rPr>
            <w:t>Weißbach, F.; Strubelt, C. (2008b): Correcting the Dry Matter Content of Maize Silages as a Substrate for Biogas Production.</w:t>
          </w:r>
          <w:bookmarkEnd w:id="301"/>
          <w:r>
            <w:rPr>
              <w:lang w:val="en-US"/>
            </w:rPr>
            <w:t xml:space="preserve"> </w:t>
          </w:r>
          <w:r w:rsidRPr="00594FEF">
            <w:rPr>
              <w:i/>
              <w:lang w:val="en-US"/>
            </w:rPr>
            <w:t xml:space="preserve">Landtechnik </w:t>
          </w:r>
          <w:r w:rsidRPr="00594FEF">
            <w:rPr>
              <w:lang w:val="en-US"/>
            </w:rPr>
            <w:t>(63 Nr. 2), 82–83.</w:t>
          </w:r>
        </w:p>
        <w:p w14:paraId="0738BF60" w14:textId="6CC2A4E5" w:rsidR="00D5169A" w:rsidRDefault="00594FEF" w:rsidP="00594FEF">
          <w:pPr>
            <w:pStyle w:val="CitaviBibliographyEntry"/>
            <w:rPr>
              <w:lang w:val="en-US"/>
            </w:rPr>
          </w:pPr>
          <w:bookmarkStart w:id="302" w:name="_CTVL0013b3a74e421b54e41aa1cd75eb414af95"/>
          <w:r>
            <w:rPr>
              <w:lang w:val="en-US"/>
            </w:rPr>
            <w:t>Weißbach, F.; Strubelt, C. (2008c): Correcting the Dry Matter Content of Sugar Beet Silages as a Substrate for Biogas Production.</w:t>
          </w:r>
          <w:bookmarkEnd w:id="302"/>
          <w:r>
            <w:rPr>
              <w:lang w:val="en-US"/>
            </w:rPr>
            <w:t xml:space="preserve"> </w:t>
          </w:r>
          <w:r w:rsidRPr="00594FEF">
            <w:rPr>
              <w:i/>
              <w:lang w:val="en-US"/>
            </w:rPr>
            <w:t xml:space="preserve">Landtechnik </w:t>
          </w:r>
          <w:r w:rsidRPr="00594FEF">
            <w:rPr>
              <w:lang w:val="en-US"/>
            </w:rPr>
            <w:t>(63 Nr. 6), 354–355.</w:t>
          </w:r>
          <w:r w:rsidR="00026F10">
            <w:rPr>
              <w:lang w:val="en-US"/>
            </w:rPr>
            <w:fldChar w:fldCharType="end"/>
          </w:r>
        </w:p>
      </w:sdtContent>
    </w:sdt>
    <w:p w14:paraId="2ADB9D18" w14:textId="410C12C4" w:rsidR="3734CF8F" w:rsidRPr="00AA0B53" w:rsidRDefault="3734CF8F" w:rsidP="00396551">
      <w:pPr>
        <w:pStyle w:val="CitaviBibliographyEntry"/>
        <w:rPr>
          <w:lang w:val="en-US"/>
        </w:rPr>
      </w:pPr>
      <w:r w:rsidRPr="00AA0B53">
        <w:rPr>
          <w:lang w:val="en-US"/>
        </w:rPr>
        <w:br w:type="page"/>
      </w:r>
    </w:p>
    <w:p w14:paraId="12AD691C" w14:textId="3C3EF082" w:rsidR="00964375" w:rsidRPr="00220152" w:rsidRDefault="0CD80FEA" w:rsidP="00220152">
      <w:pPr>
        <w:pStyle w:val="berschrift2"/>
        <w:rPr>
          <w:lang w:val="en-US"/>
        </w:rPr>
      </w:pPr>
      <w:r w:rsidRPr="00817AC1">
        <w:rPr>
          <w:lang w:val="en-US"/>
        </w:rPr>
        <w:lastRenderedPageBreak/>
        <w:t>Tables</w:t>
      </w:r>
    </w:p>
    <w:p w14:paraId="1734EC0C" w14:textId="4C276A66" w:rsidR="00CC6CC8" w:rsidRPr="003266EA" w:rsidRDefault="00CC6CC8" w:rsidP="00220152">
      <w:pPr>
        <w:spacing w:after="0"/>
        <w:ind w:right="-327" w:firstLine="0"/>
        <w:jc w:val="left"/>
        <w:rPr>
          <w:lang w:val="en-US"/>
        </w:rPr>
      </w:pPr>
      <w:r w:rsidRPr="005F0CBB">
        <w:rPr>
          <w:rFonts w:eastAsia="Garamond" w:cs="Garamond"/>
          <w:b/>
          <w:sz w:val="22"/>
          <w:lang w:val="en-US"/>
        </w:rPr>
        <w:t xml:space="preserve">Table </w:t>
      </w:r>
      <w:r w:rsidR="00C65AFD">
        <w:rPr>
          <w:rFonts w:eastAsia="Garamond" w:cs="Garamond"/>
          <w:b/>
          <w:sz w:val="22"/>
          <w:lang w:val="en-US"/>
        </w:rPr>
        <w:t>1</w:t>
      </w:r>
      <w:r w:rsidRPr="005F0CBB">
        <w:rPr>
          <w:rFonts w:eastAsia="Garamond" w:cs="Garamond"/>
          <w:b/>
          <w:sz w:val="22"/>
          <w:lang w:val="en-US"/>
        </w:rPr>
        <w:t>:</w:t>
      </w:r>
      <w:r w:rsidRPr="00BC0157">
        <w:rPr>
          <w:rFonts w:eastAsia="Garamond" w:cs="Garamond"/>
          <w:sz w:val="22"/>
          <w:lang w:val="en-US"/>
        </w:rPr>
        <w:t xml:space="preserve"> </w:t>
      </w:r>
      <w:r>
        <w:rPr>
          <w:rFonts w:eastAsia="Garamond" w:cs="Garamond"/>
          <w:sz w:val="22"/>
          <w:lang w:val="en-US"/>
        </w:rPr>
        <w:t>M</w:t>
      </w:r>
      <w:r w:rsidRPr="00BC0157">
        <w:rPr>
          <w:rFonts w:eastAsia="Garamond" w:cs="Garamond"/>
          <w:sz w:val="22"/>
          <w:lang w:val="en-US"/>
        </w:rPr>
        <w:t>odel parameters</w:t>
      </w:r>
      <w:r>
        <w:rPr>
          <w:rFonts w:eastAsia="Garamond" w:cs="Garamond"/>
          <w:sz w:val="22"/>
          <w:lang w:val="en-US"/>
        </w:rPr>
        <w:t xml:space="preserve"> of </w:t>
      </w:r>
      <w:r w:rsidRPr="00BC0157">
        <w:rPr>
          <w:rFonts w:eastAsia="Garamond" w:cs="Garamond"/>
          <w:sz w:val="22"/>
          <w:lang w:val="en-US"/>
        </w:rPr>
        <w:t>AD</w:t>
      </w:r>
      <w:r>
        <w:rPr>
          <w:rFonts w:eastAsia="Garamond" w:cs="Garamond"/>
          <w:sz w:val="22"/>
          <w:lang w:val="en-US"/>
        </w:rPr>
        <w:t xml:space="preserve"> process</w:t>
      </w:r>
      <w:r w:rsidRPr="00BC0157">
        <w:rPr>
          <w:rFonts w:eastAsia="Garamond" w:cs="Garamond"/>
          <w:sz w:val="22"/>
          <w:lang w:val="en-US"/>
        </w:rPr>
        <w:t xml:space="preserve">, CHP </w:t>
      </w:r>
      <w:r>
        <w:rPr>
          <w:rFonts w:eastAsia="Garamond" w:cs="Garamond"/>
          <w:sz w:val="22"/>
          <w:lang w:val="en-US"/>
        </w:rPr>
        <w:t xml:space="preserve">unit </w:t>
      </w:r>
      <w:r w:rsidRPr="00BC0157">
        <w:rPr>
          <w:rFonts w:eastAsia="Garamond" w:cs="Garamond"/>
          <w:sz w:val="22"/>
          <w:lang w:val="en-US"/>
        </w:rPr>
        <w:t xml:space="preserve">and </w:t>
      </w:r>
      <w:proofErr w:type="spellStart"/>
      <w:r w:rsidR="00DC7F9E">
        <w:rPr>
          <w:rFonts w:eastAsia="Garamond" w:cs="Garamond"/>
          <w:sz w:val="22"/>
          <w:lang w:val="en-US"/>
        </w:rPr>
        <w:t>GS</w:t>
      </w:r>
      <w:r w:rsidRPr="00A02B2B">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 b</w:t>
      </w:r>
      <w:r w:rsidR="003266EA">
        <w:rPr>
          <w:rFonts w:eastAsia="Garamond" w:cs="Garamond"/>
          <w:color w:val="000000" w:themeColor="text1"/>
          <w:szCs w:val="24"/>
          <w:lang w:val="en-US"/>
        </w:rPr>
        <w:t xml:space="preserve">, as well as </w:t>
      </w:r>
      <w:r w:rsidR="003266EA">
        <w:rPr>
          <w:rFonts w:eastAsia="Garamond" w:cs="Garamond"/>
          <w:sz w:val="22"/>
          <w:szCs w:val="24"/>
          <w:lang w:val="en-US"/>
        </w:rPr>
        <w:t>n</w:t>
      </w:r>
      <w:r w:rsidR="003266EA" w:rsidRPr="006202AD">
        <w:rPr>
          <w:rFonts w:eastAsia="Garamond" w:cs="Garamond"/>
          <w:sz w:val="22"/>
          <w:szCs w:val="24"/>
          <w:lang w:val="en-US"/>
        </w:rPr>
        <w:t>ominal values</w:t>
      </w:r>
      <w:r w:rsidR="003266EA">
        <w:rPr>
          <w:rFonts w:eastAsia="Garamond" w:cs="Garamond"/>
          <w:sz w:val="22"/>
          <w:szCs w:val="24"/>
          <w:lang w:val="en-US"/>
        </w:rPr>
        <w:t xml:space="preserve"> </w:t>
      </w:r>
      <w:r w:rsidR="003266EA" w:rsidRPr="006202AD">
        <w:rPr>
          <w:rFonts w:eastAsia="Garamond" w:cs="Garamond"/>
          <w:sz w:val="22"/>
          <w:szCs w:val="24"/>
          <w:lang w:val="en-US"/>
        </w:rPr>
        <w:t>and variation coefficients required for substrate characterization and uncertainty quantification of macronutrients.</w:t>
      </w:r>
    </w:p>
    <w:tbl>
      <w:tblPr>
        <w:tblW w:w="9067" w:type="dxa"/>
        <w:jc w:val="center"/>
        <w:tblLayout w:type="fixed"/>
        <w:tblLook w:val="04A0" w:firstRow="1" w:lastRow="0" w:firstColumn="1" w:lastColumn="0" w:noHBand="0" w:noVBand="1"/>
      </w:tblPr>
      <w:tblGrid>
        <w:gridCol w:w="1843"/>
        <w:gridCol w:w="142"/>
        <w:gridCol w:w="850"/>
        <w:gridCol w:w="426"/>
        <w:gridCol w:w="425"/>
        <w:gridCol w:w="850"/>
        <w:gridCol w:w="142"/>
        <w:gridCol w:w="993"/>
        <w:gridCol w:w="425"/>
        <w:gridCol w:w="709"/>
        <w:gridCol w:w="425"/>
        <w:gridCol w:w="567"/>
        <w:gridCol w:w="283"/>
        <w:gridCol w:w="987"/>
      </w:tblGrid>
      <w:tr w:rsidR="00630EDF" w:rsidRPr="00964375" w14:paraId="38BB99B4" w14:textId="76F28ED2" w:rsidTr="00220152">
        <w:trPr>
          <w:trHeight w:val="300"/>
          <w:jc w:val="center"/>
        </w:trPr>
        <w:tc>
          <w:tcPr>
            <w:tcW w:w="1843" w:type="dxa"/>
            <w:tcBorders>
              <w:top w:val="single" w:sz="4" w:space="0" w:color="auto"/>
              <w:bottom w:val="single" w:sz="4" w:space="0" w:color="auto"/>
            </w:tcBorders>
            <w:tcMar>
              <w:top w:w="15" w:type="dxa"/>
              <w:left w:w="15" w:type="dxa"/>
              <w:bottom w:w="15" w:type="dxa"/>
              <w:right w:w="15" w:type="dxa"/>
            </w:tcMar>
            <w:vAlign w:val="center"/>
          </w:tcPr>
          <w:p w14:paraId="6450541C" w14:textId="77777777" w:rsidR="00204CBE" w:rsidRPr="005F0CBB" w:rsidRDefault="00204CBE" w:rsidP="00220152">
            <w:pPr>
              <w:spacing w:after="0" w:line="360" w:lineRule="auto"/>
              <w:ind w:right="137"/>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38C88A79" w14:textId="77777777" w:rsidR="00204CBE" w:rsidRPr="005F0CBB" w:rsidRDefault="00204CBE" w:rsidP="00220152">
            <w:pPr>
              <w:spacing w:after="0" w:line="360" w:lineRule="auto"/>
              <w:ind w:hanging="17"/>
              <w:jc w:val="center"/>
              <w:rPr>
                <w:rFonts w:eastAsia="Garamond" w:cs="Garamond"/>
                <w:color w:val="000000" w:themeColor="text1"/>
                <w:vertAlign w:val="superscript"/>
                <w:lang w:val="en-US"/>
              </w:rPr>
            </w:pPr>
            <w:r w:rsidRPr="005F0CBB">
              <w:rPr>
                <w:rFonts w:eastAsia="Garamond" w:cs="Garamond"/>
                <w:color w:val="000000" w:themeColor="text1"/>
                <w:lang w:val="en-US"/>
              </w:rPr>
              <w:t>Variable</w:t>
            </w:r>
          </w:p>
        </w:tc>
        <w:tc>
          <w:tcPr>
            <w:tcW w:w="851" w:type="dxa"/>
            <w:gridSpan w:val="2"/>
            <w:tcBorders>
              <w:top w:val="single" w:sz="4" w:space="0" w:color="auto"/>
              <w:bottom w:val="single" w:sz="4" w:space="0" w:color="auto"/>
            </w:tcBorders>
            <w:tcMar>
              <w:top w:w="15" w:type="dxa"/>
              <w:left w:w="15" w:type="dxa"/>
              <w:bottom w:w="15" w:type="dxa"/>
              <w:right w:w="15" w:type="dxa"/>
            </w:tcMar>
            <w:vAlign w:val="center"/>
          </w:tcPr>
          <w:p w14:paraId="0075188E" w14:textId="0EF96293" w:rsidR="00204CBE" w:rsidRPr="005F0CBB" w:rsidRDefault="00204CBE" w:rsidP="00220152">
            <w:pPr>
              <w:spacing w:line="360" w:lineRule="auto"/>
              <w:ind w:hanging="12"/>
              <w:rPr>
                <w:rFonts w:eastAsia="Garamond" w:cs="Garamond"/>
                <w:color w:val="000000" w:themeColor="text1"/>
                <w:szCs w:val="24"/>
                <w:lang w:val="en-US"/>
              </w:rPr>
            </w:pPr>
            <w:r>
              <w:rPr>
                <w:rFonts w:eastAsia="Garamond" w:cs="Garamond"/>
                <w:color w:val="000000" w:themeColor="text1"/>
                <w:szCs w:val="24"/>
                <w:lang w:val="en-US"/>
              </w:rPr>
              <w:t xml:space="preserve"> </w:t>
            </w:r>
            <w:r w:rsidR="00410AB5">
              <w:rPr>
                <w:rFonts w:eastAsia="Garamond" w:cs="Garamond"/>
                <w:color w:val="000000" w:themeColor="text1"/>
                <w:szCs w:val="24"/>
                <w:lang w:val="en-US"/>
              </w:rPr>
              <w:t xml:space="preserve"> </w:t>
            </w:r>
            <w:r w:rsidR="00630EDF">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273BB5D6" w14:textId="77777777" w:rsidR="00204CBE" w:rsidRPr="005F0CBB" w:rsidRDefault="00204CBE" w:rsidP="00220152">
            <w:pPr>
              <w:spacing w:after="0" w:line="360" w:lineRule="auto"/>
              <w:ind w:left="-12" w:firstLine="0"/>
              <w:jc w:val="right"/>
              <w:rPr>
                <w:lang w:val="en-US"/>
              </w:rPr>
            </w:pPr>
            <w:r w:rsidRPr="005F0CBB">
              <w:rPr>
                <w:rFonts w:eastAsia="Garamond" w:cs="Garamond"/>
                <w:color w:val="000000" w:themeColor="text1"/>
                <w:szCs w:val="24"/>
                <w:lang w:val="en-US"/>
              </w:rPr>
              <w:t>Unit</w:t>
            </w:r>
          </w:p>
        </w:tc>
        <w:tc>
          <w:tcPr>
            <w:tcW w:w="1418" w:type="dxa"/>
            <w:gridSpan w:val="2"/>
            <w:tcBorders>
              <w:top w:val="single" w:sz="4" w:space="0" w:color="auto"/>
              <w:bottom w:val="single" w:sz="4" w:space="0" w:color="auto"/>
            </w:tcBorders>
          </w:tcPr>
          <w:p w14:paraId="335B6267" w14:textId="3E42A27D" w:rsidR="00204CBE" w:rsidRPr="005F0CBB" w:rsidRDefault="003266EA"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1134" w:type="dxa"/>
            <w:gridSpan w:val="2"/>
            <w:tcBorders>
              <w:top w:val="single" w:sz="4" w:space="0" w:color="auto"/>
              <w:bottom w:val="single" w:sz="4" w:space="0" w:color="auto"/>
            </w:tcBorders>
            <w:vAlign w:val="center"/>
          </w:tcPr>
          <w:p w14:paraId="2540EBC9" w14:textId="0EDDF000"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lang w:val="en-US"/>
              </w:rPr>
              <w:t>Variable</w:t>
            </w:r>
          </w:p>
        </w:tc>
        <w:tc>
          <w:tcPr>
            <w:tcW w:w="850" w:type="dxa"/>
            <w:gridSpan w:val="2"/>
            <w:tcBorders>
              <w:top w:val="single" w:sz="4" w:space="0" w:color="auto"/>
              <w:bottom w:val="single" w:sz="4" w:space="0" w:color="auto"/>
            </w:tcBorders>
            <w:vAlign w:val="center"/>
          </w:tcPr>
          <w:p w14:paraId="708300FF" w14:textId="734CE7D2" w:rsidR="00204CBE" w:rsidRPr="005F0CBB" w:rsidRDefault="00204CBE" w:rsidP="00204CBE">
            <w:pPr>
              <w:spacing w:after="0" w:line="360" w:lineRule="auto"/>
              <w:ind w:left="-12" w:firstLine="0"/>
              <w:jc w:val="right"/>
              <w:rPr>
                <w:rFonts w:eastAsia="Garamond" w:cs="Garamond"/>
                <w:color w:val="000000" w:themeColor="text1"/>
                <w:szCs w:val="24"/>
                <w:lang w:val="en-US"/>
              </w:rPr>
            </w:pPr>
            <w:r>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87" w:type="dxa"/>
            <w:tcBorders>
              <w:top w:val="single" w:sz="4" w:space="0" w:color="auto"/>
              <w:bottom w:val="single" w:sz="4" w:space="0" w:color="auto"/>
            </w:tcBorders>
            <w:vAlign w:val="center"/>
          </w:tcPr>
          <w:p w14:paraId="525E0559" w14:textId="6866497D"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Unit</w:t>
            </w:r>
          </w:p>
        </w:tc>
      </w:tr>
      <w:tr w:rsidR="00630EDF" w:rsidRPr="00964375" w14:paraId="555C7E54" w14:textId="7C00194B" w:rsidTr="00220152">
        <w:trPr>
          <w:trHeight w:val="300"/>
          <w:jc w:val="center"/>
        </w:trPr>
        <w:tc>
          <w:tcPr>
            <w:tcW w:w="1843" w:type="dxa"/>
            <w:vMerge w:val="restart"/>
            <w:tcBorders>
              <w:top w:val="single" w:sz="4" w:space="0" w:color="auto"/>
            </w:tcBorders>
            <w:tcMar>
              <w:top w:w="15" w:type="dxa"/>
              <w:left w:w="15" w:type="dxa"/>
              <w:bottom w:w="15" w:type="dxa"/>
              <w:right w:w="15" w:type="dxa"/>
            </w:tcMar>
            <w:vAlign w:val="center"/>
          </w:tcPr>
          <w:p w14:paraId="10044DE5" w14:textId="13A952ED" w:rsidR="00630EDF" w:rsidRPr="005F0CBB" w:rsidRDefault="00630EDF" w:rsidP="00220152">
            <w:pPr>
              <w:spacing w:after="0" w:line="360" w:lineRule="auto"/>
              <w:ind w:right="137"/>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Operationa</w:t>
            </w:r>
            <w:r>
              <w:rPr>
                <w:rFonts w:eastAsia="Garamond" w:cs="Garamond"/>
                <w:color w:val="000000" w:themeColor="text1"/>
                <w:szCs w:val="24"/>
                <w:lang w:val="en-US"/>
              </w:rPr>
              <w:t>l</w:t>
            </w:r>
            <w:r w:rsidRPr="005F0CBB">
              <w:rPr>
                <w:rFonts w:eastAsia="Garamond" w:cs="Garamond"/>
                <w:color w:val="000000" w:themeColor="text1"/>
                <w:szCs w:val="24"/>
                <w:lang w:val="en-US"/>
              </w:rPr>
              <w:t xml:space="preserve"> AD</w:t>
            </w:r>
            <w:r>
              <w:rPr>
                <w:rFonts w:eastAsia="Garamond" w:cs="Garamond"/>
                <w:color w:val="000000" w:themeColor="text1"/>
                <w:szCs w:val="24"/>
                <w:lang w:val="en-US"/>
              </w:rPr>
              <w:t xml:space="preserve"> </w:t>
            </w:r>
            <w:proofErr w:type="spellStart"/>
            <w:proofErr w:type="gramStart"/>
            <w:r w:rsidRPr="005F0CBB">
              <w:rPr>
                <w:rFonts w:eastAsia="Garamond" w:cs="Garamond"/>
                <w:color w:val="000000" w:themeColor="text1"/>
                <w:szCs w:val="24"/>
                <w:lang w:val="en-US"/>
              </w:rPr>
              <w:t>parameters</w:t>
            </w:r>
            <w:r>
              <w:rPr>
                <w:rFonts w:eastAsia="Garamond" w:cs="Garamond"/>
                <w:color w:val="000000" w:themeColor="text1"/>
                <w:szCs w:val="24"/>
                <w:vertAlign w:val="superscript"/>
                <w:lang w:val="en-US"/>
              </w:rPr>
              <w:t>a,b</w:t>
            </w:r>
            <w:proofErr w:type="spellEnd"/>
            <w:proofErr w:type="gramEnd"/>
          </w:p>
        </w:tc>
        <w:tc>
          <w:tcPr>
            <w:tcW w:w="992" w:type="dxa"/>
            <w:gridSpan w:val="2"/>
            <w:tcBorders>
              <w:top w:val="single" w:sz="4" w:space="0" w:color="auto"/>
            </w:tcBorders>
            <w:tcMar>
              <w:top w:w="15" w:type="dxa"/>
              <w:left w:w="15" w:type="dxa"/>
              <w:bottom w:w="15" w:type="dxa"/>
              <w:right w:w="15" w:type="dxa"/>
            </w:tcMar>
            <w:vAlign w:val="center"/>
          </w:tcPr>
          <w:p w14:paraId="2B931DB2" w14:textId="1760A91D" w:rsidR="00630EDF" w:rsidRPr="005F0CBB" w:rsidRDefault="003277B2" w:rsidP="00630EDF">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l</m:t>
                    </m:r>
                  </m:sub>
                </m:sSub>
              </m:oMath>
            </m:oMathPara>
          </w:p>
        </w:tc>
        <w:tc>
          <w:tcPr>
            <w:tcW w:w="851" w:type="dxa"/>
            <w:gridSpan w:val="2"/>
            <w:tcBorders>
              <w:top w:val="single" w:sz="4" w:space="0" w:color="auto"/>
            </w:tcBorders>
            <w:tcMar>
              <w:top w:w="15" w:type="dxa"/>
              <w:left w:w="15" w:type="dxa"/>
              <w:bottom w:w="15" w:type="dxa"/>
              <w:right w:w="15" w:type="dxa"/>
            </w:tcMar>
            <w:vAlign w:val="center"/>
          </w:tcPr>
          <w:p w14:paraId="45E70889" w14:textId="77777777" w:rsidR="00630EDF" w:rsidRPr="005F0CBB" w:rsidRDefault="00630EDF" w:rsidP="00220152">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Borders>
              <w:top w:val="single" w:sz="4" w:space="0" w:color="auto"/>
            </w:tcBorders>
            <w:tcMar>
              <w:top w:w="15" w:type="dxa"/>
              <w:left w:w="15" w:type="dxa"/>
              <w:bottom w:w="15" w:type="dxa"/>
              <w:right w:w="15" w:type="dxa"/>
            </w:tcMar>
            <w:vAlign w:val="center"/>
          </w:tcPr>
          <w:p w14:paraId="4B3F4590" w14:textId="77777777" w:rsidR="00630EDF" w:rsidRPr="005F0CBB" w:rsidRDefault="00630EDF" w:rsidP="00220152">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val="restart"/>
            <w:tcBorders>
              <w:top w:val="single" w:sz="4" w:space="0" w:color="auto"/>
            </w:tcBorders>
            <w:vAlign w:val="center"/>
          </w:tcPr>
          <w:p w14:paraId="0C5EEE68" w14:textId="19A504D5"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Kinetic parameters</w:t>
            </w:r>
          </w:p>
        </w:tc>
        <w:tc>
          <w:tcPr>
            <w:tcW w:w="1134" w:type="dxa"/>
            <w:gridSpan w:val="2"/>
            <w:tcBorders>
              <w:top w:val="single" w:sz="4" w:space="0" w:color="auto"/>
            </w:tcBorders>
            <w:vAlign w:val="center"/>
          </w:tcPr>
          <w:p w14:paraId="5A768299" w14:textId="6AB724C3" w:rsidR="00630EDF" w:rsidRPr="005F0CBB" w:rsidRDefault="003277B2" w:rsidP="00630EDF">
            <w:pPr>
              <w:spacing w:after="0"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ch,f</m:t>
                    </m:r>
                  </m:sub>
                </m:sSub>
              </m:oMath>
            </m:oMathPara>
          </w:p>
        </w:tc>
        <w:tc>
          <w:tcPr>
            <w:tcW w:w="850" w:type="dxa"/>
            <w:gridSpan w:val="2"/>
            <w:tcBorders>
              <w:top w:val="single" w:sz="4" w:space="0" w:color="auto"/>
            </w:tcBorders>
            <w:vAlign w:val="center"/>
          </w:tcPr>
          <w:p w14:paraId="23E330A6" w14:textId="0F0A2E53"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2.5</w:t>
            </w:r>
          </w:p>
        </w:tc>
        <w:tc>
          <w:tcPr>
            <w:tcW w:w="987" w:type="dxa"/>
            <w:tcBorders>
              <w:top w:val="single" w:sz="4" w:space="0" w:color="auto"/>
            </w:tcBorders>
            <w:vAlign w:val="center"/>
          </w:tcPr>
          <w:p w14:paraId="2AD75D04" w14:textId="149FE5B2"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30EDF" w:rsidRPr="00964375" w14:paraId="0289E15C" w14:textId="23182537" w:rsidTr="00220152">
        <w:trPr>
          <w:trHeight w:val="300"/>
          <w:jc w:val="center"/>
        </w:trPr>
        <w:tc>
          <w:tcPr>
            <w:tcW w:w="1843" w:type="dxa"/>
            <w:vMerge/>
            <w:vAlign w:val="center"/>
          </w:tcPr>
          <w:p w14:paraId="58672E43" w14:textId="77777777" w:rsidR="00630EDF" w:rsidRPr="005F0CBB" w:rsidRDefault="00630EDF" w:rsidP="00220152">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412FBD22" w14:textId="734E2152" w:rsidR="00630EDF" w:rsidRPr="005F0CBB" w:rsidRDefault="003277B2" w:rsidP="00630EDF">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g</m:t>
                    </m:r>
                  </m:sub>
                </m:sSub>
              </m:oMath>
            </m:oMathPara>
          </w:p>
        </w:tc>
        <w:tc>
          <w:tcPr>
            <w:tcW w:w="851" w:type="dxa"/>
            <w:gridSpan w:val="2"/>
            <w:tcMar>
              <w:top w:w="15" w:type="dxa"/>
              <w:left w:w="15" w:type="dxa"/>
              <w:bottom w:w="15" w:type="dxa"/>
              <w:right w:w="15" w:type="dxa"/>
            </w:tcMar>
            <w:vAlign w:val="center"/>
          </w:tcPr>
          <w:p w14:paraId="5F778D7A" w14:textId="77777777" w:rsidR="00630EDF" w:rsidRPr="005F0CBB" w:rsidRDefault="00630EDF" w:rsidP="00220152">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Mar>
              <w:top w:w="15" w:type="dxa"/>
              <w:left w:w="15" w:type="dxa"/>
              <w:bottom w:w="15" w:type="dxa"/>
              <w:right w:w="15" w:type="dxa"/>
            </w:tcMar>
            <w:vAlign w:val="center"/>
          </w:tcPr>
          <w:p w14:paraId="087B7025" w14:textId="77777777" w:rsidR="00630EDF" w:rsidRPr="005F0CBB" w:rsidRDefault="00630EDF" w:rsidP="00220152">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vAlign w:val="center"/>
          </w:tcPr>
          <w:p w14:paraId="059776F9" w14:textId="77777777" w:rsidR="00630EDF" w:rsidRPr="005F0CBB" w:rsidRDefault="00630EDF" w:rsidP="00630EDF">
            <w:pPr>
              <w:spacing w:after="0" w:line="360" w:lineRule="auto"/>
              <w:ind w:firstLine="0"/>
              <w:jc w:val="right"/>
              <w:rPr>
                <w:rFonts w:eastAsia="Garamond" w:cs="Garamond"/>
                <w:color w:val="000000" w:themeColor="text1"/>
                <w:szCs w:val="24"/>
                <w:lang w:val="en-US"/>
              </w:rPr>
            </w:pPr>
          </w:p>
        </w:tc>
        <w:tc>
          <w:tcPr>
            <w:tcW w:w="1134" w:type="dxa"/>
            <w:gridSpan w:val="2"/>
            <w:vAlign w:val="center"/>
          </w:tcPr>
          <w:p w14:paraId="492823DB" w14:textId="553B9256" w:rsidR="00630EDF" w:rsidRPr="005F0CBB" w:rsidRDefault="003277B2" w:rsidP="00630EDF">
            <w:pPr>
              <w:spacing w:after="0"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ch,s</m:t>
                    </m:r>
                  </m:sub>
                </m:sSub>
              </m:oMath>
            </m:oMathPara>
          </w:p>
        </w:tc>
        <w:tc>
          <w:tcPr>
            <w:tcW w:w="850" w:type="dxa"/>
            <w:gridSpan w:val="2"/>
            <w:vAlign w:val="center"/>
          </w:tcPr>
          <w:p w14:paraId="463141C6" w14:textId="6969E1AE"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0.25</w:t>
            </w:r>
          </w:p>
        </w:tc>
        <w:tc>
          <w:tcPr>
            <w:tcW w:w="987" w:type="dxa"/>
            <w:vAlign w:val="center"/>
          </w:tcPr>
          <w:p w14:paraId="705882BF" w14:textId="1E03B464"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30EDF" w:rsidRPr="00964375" w14:paraId="20DBB5EB" w14:textId="77777777" w:rsidTr="00220152">
        <w:trPr>
          <w:trHeight w:val="300"/>
          <w:jc w:val="center"/>
        </w:trPr>
        <w:tc>
          <w:tcPr>
            <w:tcW w:w="1843" w:type="dxa"/>
            <w:vMerge/>
            <w:tcMar>
              <w:top w:w="15" w:type="dxa"/>
              <w:left w:w="15" w:type="dxa"/>
              <w:bottom w:w="15" w:type="dxa"/>
              <w:right w:w="15" w:type="dxa"/>
            </w:tcMar>
            <w:vAlign w:val="center"/>
          </w:tcPr>
          <w:p w14:paraId="08460759" w14:textId="1DFC63AE" w:rsidR="00630EDF" w:rsidRPr="005F0CBB" w:rsidRDefault="00630EDF" w:rsidP="00630EDF">
            <w:pPr>
              <w:spacing w:after="0" w:line="360" w:lineRule="auto"/>
              <w:ind w:right="137"/>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01948A06" w14:textId="3B470D5D" w:rsidR="00630EDF" w:rsidRDefault="003277B2" w:rsidP="00630EDF">
            <w:pPr>
              <w:spacing w:after="0" w:line="360" w:lineRule="auto"/>
              <w:jc w:val="left"/>
              <w:rPr>
                <w:rFonts w:eastAsia="Garamond" w:cs="Garamond"/>
              </w:rPr>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AD</m:t>
                    </m:r>
                  </m:sub>
                </m:sSub>
                <m:r>
                  <w:rPr>
                    <w:rFonts w:ascii="Cambria Math" w:hAnsi="Cambria Math"/>
                    <w:lang w:val="en-US"/>
                  </w:rPr>
                  <m:t> </m:t>
                </m:r>
              </m:oMath>
            </m:oMathPara>
          </w:p>
        </w:tc>
        <w:tc>
          <w:tcPr>
            <w:tcW w:w="851" w:type="dxa"/>
            <w:gridSpan w:val="2"/>
            <w:tcMar>
              <w:top w:w="15" w:type="dxa"/>
              <w:left w:w="15" w:type="dxa"/>
              <w:bottom w:w="15" w:type="dxa"/>
              <w:right w:w="15" w:type="dxa"/>
            </w:tcMar>
            <w:vAlign w:val="center"/>
          </w:tcPr>
          <w:p w14:paraId="3A7FAD7F" w14:textId="118C0527" w:rsidR="00630EDF" w:rsidRPr="005F0CBB" w:rsidRDefault="00630EDF" w:rsidP="00630EDF">
            <w:pPr>
              <w:spacing w:line="360" w:lineRule="auto"/>
              <w:ind w:firstLine="0"/>
              <w:jc w:val="right"/>
              <w:rPr>
                <w:rFonts w:eastAsia="Garamond" w:cs="Garamond"/>
                <w:color w:val="000000" w:themeColor="text1"/>
                <w:szCs w:val="24"/>
                <w:lang w:val="en-US"/>
              </w:rPr>
            </w:pPr>
            <w:r w:rsidRPr="5DC436E6">
              <w:rPr>
                <w:rFonts w:eastAsia="Garamond" w:cs="Garamond"/>
                <w:color w:val="000000" w:themeColor="text1"/>
                <w:szCs w:val="24"/>
                <w:lang w:val="en-US"/>
              </w:rPr>
              <w:t>311</w:t>
            </w:r>
          </w:p>
        </w:tc>
        <w:tc>
          <w:tcPr>
            <w:tcW w:w="992" w:type="dxa"/>
            <w:gridSpan w:val="2"/>
            <w:tcMar>
              <w:top w:w="15" w:type="dxa"/>
              <w:left w:w="15" w:type="dxa"/>
              <w:bottom w:w="15" w:type="dxa"/>
              <w:right w:w="15" w:type="dxa"/>
            </w:tcMar>
            <w:vAlign w:val="center"/>
          </w:tcPr>
          <w:p w14:paraId="4F2FA625" w14:textId="43AE6017" w:rsidR="00630EDF" w:rsidRPr="005F0CBB" w:rsidRDefault="00630EDF" w:rsidP="00630EDF">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tcBorders>
              <w:bottom w:val="dotted" w:sz="4" w:space="0" w:color="auto"/>
            </w:tcBorders>
            <w:vAlign w:val="center"/>
          </w:tcPr>
          <w:p w14:paraId="7205C9E8" w14:textId="77777777" w:rsidR="00630EDF" w:rsidRPr="005F0CBB" w:rsidRDefault="00630EDF" w:rsidP="00630EDF">
            <w:pPr>
              <w:spacing w:after="0" w:line="360" w:lineRule="auto"/>
              <w:ind w:firstLine="0"/>
              <w:jc w:val="right"/>
              <w:rPr>
                <w:rFonts w:eastAsia="Garamond" w:cs="Garamond"/>
                <w:color w:val="000000" w:themeColor="text1"/>
                <w:szCs w:val="24"/>
                <w:lang w:val="en-US"/>
              </w:rPr>
            </w:pPr>
          </w:p>
        </w:tc>
        <w:tc>
          <w:tcPr>
            <w:tcW w:w="1134" w:type="dxa"/>
            <w:gridSpan w:val="2"/>
            <w:tcBorders>
              <w:bottom w:val="dotted" w:sz="4" w:space="0" w:color="auto"/>
            </w:tcBorders>
            <w:vAlign w:val="center"/>
          </w:tcPr>
          <w:p w14:paraId="631FBBC5" w14:textId="0F2C348D" w:rsidR="00630EDF" w:rsidRDefault="003277B2" w:rsidP="00630EDF">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i/>
                      </w:rPr>
                    </m:ctrlPr>
                  </m:sSubPr>
                  <m:e>
                    <m:r>
                      <w:rPr>
                        <w:rFonts w:ascii="Cambria Math" w:hAnsi="Cambria Math"/>
                      </w:rPr>
                      <m:t>φ</m:t>
                    </m:r>
                  </m:e>
                  <m:sub>
                    <m:r>
                      <m:rPr>
                        <m:sty m:val="p"/>
                      </m:rPr>
                      <w:rPr>
                        <w:rFonts w:ascii="Cambria Math" w:hAnsi="Cambria Math"/>
                        <w:lang w:val="en-US"/>
                      </w:rPr>
                      <m:t>ch</m:t>
                    </m:r>
                  </m:sub>
                </m:sSub>
              </m:oMath>
            </m:oMathPara>
          </w:p>
        </w:tc>
        <w:tc>
          <w:tcPr>
            <w:tcW w:w="850" w:type="dxa"/>
            <w:gridSpan w:val="2"/>
            <w:tcBorders>
              <w:bottom w:val="dotted" w:sz="4" w:space="0" w:color="auto"/>
            </w:tcBorders>
            <w:vAlign w:val="center"/>
          </w:tcPr>
          <w:p w14:paraId="53736362" w14:textId="2DE8BEFE"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0.4</w:t>
            </w:r>
          </w:p>
        </w:tc>
        <w:tc>
          <w:tcPr>
            <w:tcW w:w="987" w:type="dxa"/>
            <w:tcBorders>
              <w:bottom w:val="dotted" w:sz="4" w:space="0" w:color="auto"/>
            </w:tcBorders>
            <w:vAlign w:val="center"/>
          </w:tcPr>
          <w:p w14:paraId="0CB8993F" w14:textId="54F3F1D6"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w:t>
            </w:r>
          </w:p>
        </w:tc>
      </w:tr>
      <w:tr w:rsidR="00630EDF" w:rsidRPr="00964375" w14:paraId="4F20679A" w14:textId="77777777" w:rsidTr="00220152">
        <w:trPr>
          <w:trHeight w:val="300"/>
          <w:jc w:val="center"/>
        </w:trPr>
        <w:tc>
          <w:tcPr>
            <w:tcW w:w="1843" w:type="dxa"/>
            <w:vMerge/>
            <w:tcBorders>
              <w:bottom w:val="dotted" w:sz="4" w:space="0" w:color="auto"/>
            </w:tcBorders>
            <w:tcMar>
              <w:top w:w="15" w:type="dxa"/>
              <w:left w:w="15" w:type="dxa"/>
              <w:bottom w:w="15" w:type="dxa"/>
              <w:right w:w="15" w:type="dxa"/>
            </w:tcMar>
          </w:tcPr>
          <w:p w14:paraId="0A70BE96" w14:textId="77777777" w:rsidR="00630EDF" w:rsidRPr="005F0CBB" w:rsidRDefault="00630EDF" w:rsidP="00630EDF">
            <w:pPr>
              <w:spacing w:after="0" w:line="360" w:lineRule="auto"/>
              <w:ind w:right="137"/>
              <w:jc w:val="right"/>
              <w:rPr>
                <w:rFonts w:eastAsia="Garamond" w:cs="Garamond"/>
                <w:color w:val="000000" w:themeColor="text1"/>
                <w:szCs w:val="24"/>
                <w:lang w:val="en-US"/>
              </w:rPr>
            </w:pPr>
          </w:p>
        </w:tc>
        <w:tc>
          <w:tcPr>
            <w:tcW w:w="992" w:type="dxa"/>
            <w:gridSpan w:val="2"/>
            <w:tcBorders>
              <w:bottom w:val="dotted" w:sz="4" w:space="0" w:color="auto"/>
            </w:tcBorders>
            <w:tcMar>
              <w:top w:w="15" w:type="dxa"/>
              <w:left w:w="15" w:type="dxa"/>
              <w:bottom w:w="15" w:type="dxa"/>
              <w:right w:w="15" w:type="dxa"/>
            </w:tcMar>
            <w:vAlign w:val="center"/>
          </w:tcPr>
          <w:p w14:paraId="224C48A6" w14:textId="5834CFD6" w:rsidR="00630EDF" w:rsidRDefault="003277B2" w:rsidP="00630EDF">
            <w:pPr>
              <w:spacing w:after="0" w:line="360" w:lineRule="auto"/>
              <w:jc w:val="left"/>
              <w:rPr>
                <w:rFonts w:eastAsia="Garamond" w:cs="Garamond"/>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atm</m:t>
                    </m:r>
                  </m:sub>
                </m:sSub>
              </m:oMath>
            </m:oMathPara>
          </w:p>
        </w:tc>
        <w:tc>
          <w:tcPr>
            <w:tcW w:w="851" w:type="dxa"/>
            <w:gridSpan w:val="2"/>
            <w:tcBorders>
              <w:bottom w:val="dotted" w:sz="4" w:space="0" w:color="auto"/>
            </w:tcBorders>
            <w:tcMar>
              <w:top w:w="15" w:type="dxa"/>
              <w:left w:w="15" w:type="dxa"/>
              <w:bottom w:w="15" w:type="dxa"/>
              <w:right w:w="15" w:type="dxa"/>
            </w:tcMar>
            <w:vAlign w:val="center"/>
          </w:tcPr>
          <w:p w14:paraId="638BDF12" w14:textId="5CE32265" w:rsidR="00630EDF" w:rsidRPr="005F0CBB" w:rsidRDefault="00630EDF" w:rsidP="00630EDF">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1.013</w:t>
            </w:r>
          </w:p>
        </w:tc>
        <w:tc>
          <w:tcPr>
            <w:tcW w:w="992" w:type="dxa"/>
            <w:gridSpan w:val="2"/>
            <w:tcBorders>
              <w:bottom w:val="dotted" w:sz="4" w:space="0" w:color="auto"/>
            </w:tcBorders>
            <w:tcMar>
              <w:top w:w="15" w:type="dxa"/>
              <w:left w:w="15" w:type="dxa"/>
              <w:bottom w:w="15" w:type="dxa"/>
              <w:right w:w="15" w:type="dxa"/>
            </w:tcMar>
            <w:vAlign w:val="center"/>
          </w:tcPr>
          <w:p w14:paraId="07F99C6B" w14:textId="10AB5C27" w:rsidR="00630EDF" w:rsidRPr="005F0CBB" w:rsidRDefault="00630EDF" w:rsidP="00630EDF">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bar</w:t>
            </w:r>
          </w:p>
        </w:tc>
        <w:tc>
          <w:tcPr>
            <w:tcW w:w="1418" w:type="dxa"/>
            <w:gridSpan w:val="2"/>
            <w:vMerge w:val="restart"/>
            <w:tcBorders>
              <w:top w:val="dotted" w:sz="4" w:space="0" w:color="auto"/>
            </w:tcBorders>
            <w:vAlign w:val="center"/>
          </w:tcPr>
          <w:p w14:paraId="0DF27769" w14:textId="319D7CBD"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Substrate feeding</w:t>
            </w:r>
          </w:p>
        </w:tc>
        <w:tc>
          <w:tcPr>
            <w:tcW w:w="1134" w:type="dxa"/>
            <w:gridSpan w:val="2"/>
            <w:tcBorders>
              <w:top w:val="dotted" w:sz="4" w:space="0" w:color="auto"/>
            </w:tcBorders>
            <w:vAlign w:val="center"/>
          </w:tcPr>
          <w:p w14:paraId="29DBB603" w14:textId="01C73954" w:rsidR="00630EDF" w:rsidRDefault="003277B2" w:rsidP="00630EDF">
            <w:pPr>
              <w:spacing w:after="0" w:line="360" w:lineRule="auto"/>
              <w:ind w:firstLine="0"/>
              <w:jc w:val="right"/>
              <w:rPr>
                <w:rFonts w:eastAsia="Garamond" w:cs="Garamond"/>
                <w:color w:val="000000" w:themeColor="text1"/>
                <w:szCs w:val="24"/>
                <w:lang w:val="de-DE"/>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s</m:t>
                    </m:r>
                  </m:sup>
                </m:sSubSup>
              </m:oMath>
            </m:oMathPara>
          </w:p>
        </w:tc>
        <w:tc>
          <w:tcPr>
            <w:tcW w:w="850" w:type="dxa"/>
            <w:gridSpan w:val="2"/>
            <w:tcBorders>
              <w:top w:val="dotted" w:sz="4" w:space="0" w:color="auto"/>
            </w:tcBorders>
            <w:vAlign w:val="center"/>
          </w:tcPr>
          <w:p w14:paraId="6CE253C6" w14:textId="52EEF6C0"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80</w:t>
            </w:r>
          </w:p>
        </w:tc>
        <w:tc>
          <w:tcPr>
            <w:tcW w:w="987" w:type="dxa"/>
            <w:tcBorders>
              <w:top w:val="dotted" w:sz="4" w:space="0" w:color="auto"/>
            </w:tcBorders>
            <w:vAlign w:val="center"/>
          </w:tcPr>
          <w:p w14:paraId="41B4C618" w14:textId="347CF62D"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30EDF" w:rsidRPr="00964375" w14:paraId="6093D85A" w14:textId="4F79FC33" w:rsidTr="00220152">
        <w:trPr>
          <w:trHeight w:val="300"/>
          <w:jc w:val="center"/>
        </w:trPr>
        <w:tc>
          <w:tcPr>
            <w:tcW w:w="1843" w:type="dxa"/>
            <w:vMerge w:val="restart"/>
            <w:tcBorders>
              <w:top w:val="dotted" w:sz="4" w:space="0" w:color="auto"/>
            </w:tcBorders>
            <w:tcMar>
              <w:top w:w="15" w:type="dxa"/>
              <w:left w:w="15" w:type="dxa"/>
              <w:bottom w:w="15" w:type="dxa"/>
              <w:right w:w="15" w:type="dxa"/>
            </w:tcMar>
            <w:vAlign w:val="center"/>
          </w:tcPr>
          <w:p w14:paraId="52E92C32" w14:textId="2DC9F118" w:rsidR="00630EDF" w:rsidRPr="005F0CBB" w:rsidRDefault="00630EDF" w:rsidP="00220152">
            <w:pPr>
              <w:spacing w:after="0" w:line="360" w:lineRule="auto"/>
              <w:ind w:right="137"/>
              <w:jc w:val="right"/>
              <w:rPr>
                <w:rFonts w:eastAsia="Garamond" w:cs="Garamond"/>
                <w:color w:val="000000" w:themeColor="text1"/>
                <w:szCs w:val="24"/>
                <w:lang w:val="en-US"/>
              </w:rPr>
            </w:pPr>
            <w:r>
              <w:rPr>
                <w:rFonts w:eastAsia="Garamond" w:cs="Garamond"/>
                <w:color w:val="000000" w:themeColor="text1"/>
                <w:szCs w:val="24"/>
                <w:lang w:val="en-US"/>
              </w:rPr>
              <w:t xml:space="preserve">Gas </w:t>
            </w:r>
            <w:proofErr w:type="spellStart"/>
            <w:r>
              <w:rPr>
                <w:rFonts w:eastAsia="Garamond" w:cs="Garamond"/>
                <w:color w:val="000000" w:themeColor="text1"/>
                <w:szCs w:val="24"/>
                <w:lang w:val="en-US"/>
              </w:rPr>
              <w:t>Storage</w:t>
            </w:r>
            <w:r w:rsidRPr="00A02B2B">
              <w:rPr>
                <w:rFonts w:eastAsia="Garamond" w:cs="Garamond"/>
                <w:color w:val="000000" w:themeColor="text1"/>
                <w:szCs w:val="24"/>
                <w:vertAlign w:val="superscript"/>
                <w:lang w:val="en-US"/>
              </w:rPr>
              <w:t>a</w:t>
            </w:r>
            <w:proofErr w:type="spellEnd"/>
          </w:p>
        </w:tc>
        <w:tc>
          <w:tcPr>
            <w:tcW w:w="992" w:type="dxa"/>
            <w:gridSpan w:val="2"/>
            <w:tcBorders>
              <w:top w:val="dotted" w:sz="4" w:space="0" w:color="auto"/>
            </w:tcBorders>
            <w:tcMar>
              <w:top w:w="15" w:type="dxa"/>
              <w:left w:w="15" w:type="dxa"/>
              <w:bottom w:w="15" w:type="dxa"/>
              <w:right w:w="15" w:type="dxa"/>
            </w:tcMar>
            <w:vAlign w:val="center"/>
          </w:tcPr>
          <w:p w14:paraId="07F6C8B6" w14:textId="3732F2F8" w:rsidR="00630EDF" w:rsidRPr="005F0CBB" w:rsidRDefault="003277B2" w:rsidP="00630EDF">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lang w:val="en-US"/>
                      </w:rPr>
                      <m:t>GS</m:t>
                    </m:r>
                  </m:sub>
                </m:sSub>
              </m:oMath>
            </m:oMathPara>
          </w:p>
        </w:tc>
        <w:tc>
          <w:tcPr>
            <w:tcW w:w="851" w:type="dxa"/>
            <w:gridSpan w:val="2"/>
            <w:tcBorders>
              <w:top w:val="dotted" w:sz="4" w:space="0" w:color="auto"/>
            </w:tcBorders>
            <w:tcMar>
              <w:top w:w="15" w:type="dxa"/>
              <w:left w:w="15" w:type="dxa"/>
              <w:bottom w:w="15" w:type="dxa"/>
              <w:right w:w="15" w:type="dxa"/>
            </w:tcMar>
            <w:vAlign w:val="center"/>
          </w:tcPr>
          <w:p w14:paraId="217EB560" w14:textId="389FF859" w:rsidR="00630EDF" w:rsidRPr="005F0CBB" w:rsidRDefault="00630EDF" w:rsidP="00220152">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230</w:t>
            </w:r>
          </w:p>
        </w:tc>
        <w:tc>
          <w:tcPr>
            <w:tcW w:w="992" w:type="dxa"/>
            <w:gridSpan w:val="2"/>
            <w:tcBorders>
              <w:top w:val="dotted" w:sz="4" w:space="0" w:color="auto"/>
            </w:tcBorders>
            <w:tcMar>
              <w:top w:w="15" w:type="dxa"/>
              <w:left w:w="15" w:type="dxa"/>
              <w:bottom w:w="15" w:type="dxa"/>
              <w:right w:w="15" w:type="dxa"/>
            </w:tcMar>
            <w:vAlign w:val="center"/>
          </w:tcPr>
          <w:p w14:paraId="1500F3C0" w14:textId="6C074984" w:rsidR="00630EDF" w:rsidRPr="005F0CBB" w:rsidRDefault="00630EDF" w:rsidP="00220152">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p>
        </w:tc>
        <w:tc>
          <w:tcPr>
            <w:tcW w:w="1418" w:type="dxa"/>
            <w:gridSpan w:val="2"/>
            <w:vMerge/>
          </w:tcPr>
          <w:p w14:paraId="6F2D03F8" w14:textId="16396E0F" w:rsidR="00630EDF" w:rsidRPr="005F0CBB" w:rsidRDefault="00630EDF" w:rsidP="00630EDF">
            <w:pPr>
              <w:spacing w:after="0" w:line="360" w:lineRule="auto"/>
              <w:ind w:firstLine="0"/>
              <w:jc w:val="right"/>
              <w:rPr>
                <w:rFonts w:eastAsia="Garamond" w:cs="Garamond"/>
                <w:szCs w:val="24"/>
                <w:lang w:val="en-US"/>
              </w:rPr>
            </w:pPr>
          </w:p>
        </w:tc>
        <w:tc>
          <w:tcPr>
            <w:tcW w:w="1134" w:type="dxa"/>
            <w:gridSpan w:val="2"/>
            <w:vAlign w:val="center"/>
          </w:tcPr>
          <w:p w14:paraId="2616F6B2" w14:textId="38FCDF56" w:rsidR="00630EDF" w:rsidRPr="005F0CBB" w:rsidRDefault="003277B2" w:rsidP="00630EDF">
            <w:pPr>
              <w:spacing w:after="0" w:line="360" w:lineRule="auto"/>
              <w:ind w:firstLine="0"/>
              <w:jc w:val="right"/>
              <w:rPr>
                <w:rFonts w:eastAsia="Garamond" w:cs="Garamond"/>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l</m:t>
                    </m:r>
                  </m:sup>
                </m:sSubSup>
              </m:oMath>
            </m:oMathPara>
          </w:p>
        </w:tc>
        <w:tc>
          <w:tcPr>
            <w:tcW w:w="850" w:type="dxa"/>
            <w:gridSpan w:val="2"/>
            <w:vAlign w:val="center"/>
          </w:tcPr>
          <w:p w14:paraId="15F2060D" w14:textId="5810A88D" w:rsidR="00630EDF" w:rsidRPr="005F0CBB" w:rsidRDefault="00630EDF" w:rsidP="00630EDF">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450</w:t>
            </w:r>
          </w:p>
        </w:tc>
        <w:tc>
          <w:tcPr>
            <w:tcW w:w="987" w:type="dxa"/>
            <w:vAlign w:val="center"/>
          </w:tcPr>
          <w:p w14:paraId="15CD0F9E" w14:textId="121F1FEA" w:rsidR="00630EDF" w:rsidRPr="005F0CBB" w:rsidRDefault="00630EDF" w:rsidP="00630EDF">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30EDF" w:rsidRPr="00964375" w14:paraId="0E692B9A" w14:textId="76DCCF27" w:rsidTr="00630EDF">
        <w:trPr>
          <w:trHeight w:val="300"/>
          <w:jc w:val="center"/>
        </w:trPr>
        <w:tc>
          <w:tcPr>
            <w:tcW w:w="1843" w:type="dxa"/>
            <w:vMerge/>
          </w:tcPr>
          <w:p w14:paraId="22DFD91A" w14:textId="77777777" w:rsidR="00630EDF" w:rsidRPr="005F0CBB" w:rsidRDefault="00630EDF" w:rsidP="00220152">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75082E05" w14:textId="6E9C4F53" w:rsidR="00630EDF" w:rsidRPr="005F0CBB" w:rsidRDefault="003277B2" w:rsidP="00630EDF">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T</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55DA78DE" w14:textId="7D9C2573" w:rsidR="00630EDF" w:rsidRPr="005F0CBB" w:rsidRDefault="00630EDF" w:rsidP="00220152">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323</w:t>
            </w:r>
          </w:p>
        </w:tc>
        <w:tc>
          <w:tcPr>
            <w:tcW w:w="992" w:type="dxa"/>
            <w:gridSpan w:val="2"/>
            <w:tcMar>
              <w:top w:w="15" w:type="dxa"/>
              <w:left w:w="15" w:type="dxa"/>
              <w:bottom w:w="15" w:type="dxa"/>
              <w:right w:w="15" w:type="dxa"/>
            </w:tcMar>
            <w:vAlign w:val="center"/>
          </w:tcPr>
          <w:p w14:paraId="395BB630" w14:textId="6A55A82F" w:rsidR="00630EDF" w:rsidRPr="005F0CBB" w:rsidRDefault="00630EDF" w:rsidP="00220152">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tcBorders>
              <w:bottom w:val="dotted" w:sz="4" w:space="0" w:color="auto"/>
            </w:tcBorders>
          </w:tcPr>
          <w:p w14:paraId="2D531E04" w14:textId="77777777" w:rsidR="00630EDF" w:rsidRPr="005F0CBB" w:rsidRDefault="00630EDF" w:rsidP="00630EDF">
            <w:pPr>
              <w:spacing w:after="0" w:line="360" w:lineRule="auto"/>
              <w:ind w:firstLine="0"/>
              <w:jc w:val="right"/>
              <w:rPr>
                <w:rFonts w:eastAsia="Garamond" w:cs="Garamond"/>
                <w:szCs w:val="24"/>
                <w:lang w:val="en-US"/>
              </w:rPr>
            </w:pPr>
          </w:p>
        </w:tc>
        <w:tc>
          <w:tcPr>
            <w:tcW w:w="1134" w:type="dxa"/>
            <w:gridSpan w:val="2"/>
            <w:tcBorders>
              <w:bottom w:val="dotted" w:sz="4" w:space="0" w:color="auto"/>
            </w:tcBorders>
            <w:vAlign w:val="center"/>
          </w:tcPr>
          <w:p w14:paraId="38C91FC8" w14:textId="454E7B73" w:rsidR="00630EDF" w:rsidRPr="005F0CBB" w:rsidRDefault="003277B2" w:rsidP="00630EDF">
            <w:pPr>
              <w:spacing w:after="0" w:line="360" w:lineRule="auto"/>
              <w:ind w:firstLine="0"/>
              <w:jc w:val="right"/>
              <w:rPr>
                <w:rFonts w:eastAsia="Garamond" w:cs="Garamond"/>
                <w:szCs w:val="24"/>
                <w:lang w:val="en-US"/>
              </w:rPr>
            </w:pPr>
            <m:oMathPara>
              <m:oMath>
                <m:sSub>
                  <m:sSubPr>
                    <m:ctrlPr>
                      <w:rPr>
                        <w:rFonts w:ascii="Cambria Math" w:hAnsi="Cambria Math"/>
                      </w:rPr>
                    </m:ctrlPr>
                  </m:sSubPr>
                  <m:e>
                    <m:r>
                      <w:rPr>
                        <w:rFonts w:ascii="Cambria Math" w:hAnsi="Cambria Math"/>
                      </w:rPr>
                      <m:t>ρ</m:t>
                    </m:r>
                  </m:e>
                  <m:sub>
                    <m:r>
                      <m:rPr>
                        <m:sty m:val="p"/>
                      </m:rPr>
                      <w:rPr>
                        <w:rFonts w:ascii="Cambria Math" w:hAnsi="Cambria Math"/>
                        <w:lang w:val="en-US"/>
                      </w:rPr>
                      <m:t>FM</m:t>
                    </m:r>
                  </m:sub>
                </m:sSub>
              </m:oMath>
            </m:oMathPara>
          </w:p>
        </w:tc>
        <w:tc>
          <w:tcPr>
            <w:tcW w:w="850" w:type="dxa"/>
            <w:gridSpan w:val="2"/>
            <w:tcBorders>
              <w:bottom w:val="dotted" w:sz="4" w:space="0" w:color="auto"/>
            </w:tcBorders>
            <w:vAlign w:val="center"/>
          </w:tcPr>
          <w:p w14:paraId="030BD156" w14:textId="66460457" w:rsidR="00630EDF" w:rsidRPr="005F0CBB" w:rsidRDefault="00630EDF" w:rsidP="00630EDF">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1000</w:t>
            </w:r>
          </w:p>
        </w:tc>
        <w:tc>
          <w:tcPr>
            <w:tcW w:w="987" w:type="dxa"/>
            <w:tcBorders>
              <w:bottom w:val="dotted" w:sz="4" w:space="0" w:color="auto"/>
            </w:tcBorders>
            <w:vAlign w:val="center"/>
          </w:tcPr>
          <w:p w14:paraId="1003F233" w14:textId="272168FB" w:rsidR="00630EDF" w:rsidRPr="005F0CBB" w:rsidRDefault="00630EDF" w:rsidP="00630EDF">
            <w:pPr>
              <w:spacing w:after="0" w:line="360" w:lineRule="auto"/>
              <w:ind w:firstLine="0"/>
              <w:jc w:val="right"/>
              <w:rPr>
                <w:rFonts w:eastAsia="Garamond" w:cs="Garamond"/>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30EDF" w:rsidRPr="00964375" w14:paraId="7308050A" w14:textId="026F38B7" w:rsidTr="00220152">
        <w:trPr>
          <w:trHeight w:val="300"/>
          <w:jc w:val="center"/>
        </w:trPr>
        <w:tc>
          <w:tcPr>
            <w:tcW w:w="1843" w:type="dxa"/>
            <w:vMerge/>
          </w:tcPr>
          <w:p w14:paraId="73BA7674" w14:textId="77777777" w:rsidR="00630EDF" w:rsidRPr="005F0CBB" w:rsidRDefault="00630EDF" w:rsidP="00220152">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063D3847" w14:textId="7321F334" w:rsidR="00630EDF" w:rsidRPr="005F0CBB" w:rsidRDefault="003277B2" w:rsidP="00630EDF">
            <w:pPr>
              <w:spacing w:after="0" w:line="360" w:lineRule="auto"/>
              <w:jc w:val="left"/>
              <w:rPr>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75A4A719" w14:textId="787C13D0" w:rsidR="00630EDF" w:rsidRPr="005F0CBB" w:rsidRDefault="00630EDF" w:rsidP="00220152">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1.014</w:t>
            </w:r>
          </w:p>
        </w:tc>
        <w:tc>
          <w:tcPr>
            <w:tcW w:w="992" w:type="dxa"/>
            <w:gridSpan w:val="2"/>
            <w:tcMar>
              <w:top w:w="15" w:type="dxa"/>
              <w:left w:w="15" w:type="dxa"/>
              <w:bottom w:w="15" w:type="dxa"/>
              <w:right w:w="15" w:type="dxa"/>
            </w:tcMar>
            <w:vAlign w:val="center"/>
          </w:tcPr>
          <w:p w14:paraId="48AB69D6" w14:textId="4B111191" w:rsidR="00630EDF" w:rsidRPr="005F0CBB" w:rsidRDefault="00630EDF" w:rsidP="00220152">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bar</w:t>
            </w:r>
          </w:p>
        </w:tc>
        <w:tc>
          <w:tcPr>
            <w:tcW w:w="1418" w:type="dxa"/>
            <w:gridSpan w:val="2"/>
            <w:vMerge w:val="restart"/>
            <w:tcBorders>
              <w:top w:val="dotted" w:sz="4" w:space="0" w:color="auto"/>
            </w:tcBorders>
            <w:vAlign w:val="center"/>
          </w:tcPr>
          <w:p w14:paraId="40E32189" w14:textId="75383F8B" w:rsidR="00630EDF" w:rsidRPr="005F0CBB" w:rsidRDefault="00630EDF" w:rsidP="00630EDF">
            <w:pPr>
              <w:spacing w:after="0" w:line="360" w:lineRule="auto"/>
              <w:ind w:firstLine="0"/>
              <w:jc w:val="right"/>
              <w:rPr>
                <w:rFonts w:eastAsia="Garamond" w:cs="Garamond"/>
                <w:color w:val="000000" w:themeColor="text1"/>
                <w:szCs w:val="24"/>
                <w:lang w:val="en-US"/>
              </w:rPr>
            </w:pPr>
            <w:r w:rsidRPr="00A02B2B">
              <w:rPr>
                <w:rFonts w:eastAsia="Garamond" w:cs="Garamond"/>
                <w:color w:val="000000" w:themeColor="text1"/>
                <w:szCs w:val="24"/>
                <w:lang w:val="en-US"/>
              </w:rPr>
              <w:t>CHP</w:t>
            </w:r>
            <w:r>
              <w:rPr>
                <w:rFonts w:eastAsia="Garamond" w:cs="Garamond"/>
                <w:color w:val="000000" w:themeColor="text1"/>
                <w:szCs w:val="24"/>
                <w:lang w:val="en-US"/>
              </w:rPr>
              <w:t xml:space="preserve"> </w:t>
            </w:r>
            <w:proofErr w:type="spellStart"/>
            <w:r>
              <w:rPr>
                <w:rFonts w:eastAsia="Garamond" w:cs="Garamond"/>
                <w:color w:val="000000" w:themeColor="text1"/>
                <w:szCs w:val="24"/>
                <w:lang w:val="en-US"/>
              </w:rPr>
              <w:t>unit</w:t>
            </w:r>
            <w:r w:rsidRPr="00A02B2B">
              <w:rPr>
                <w:rFonts w:eastAsia="Garamond" w:cs="Garamond"/>
                <w:color w:val="000000" w:themeColor="text1"/>
                <w:szCs w:val="24"/>
                <w:vertAlign w:val="superscript"/>
                <w:lang w:val="en-US"/>
              </w:rPr>
              <w:t>a</w:t>
            </w:r>
            <w:proofErr w:type="spellEnd"/>
          </w:p>
        </w:tc>
        <w:tc>
          <w:tcPr>
            <w:tcW w:w="1134" w:type="dxa"/>
            <w:gridSpan w:val="2"/>
            <w:tcBorders>
              <w:top w:val="dotted" w:sz="4" w:space="0" w:color="auto"/>
            </w:tcBorders>
            <w:vAlign w:val="center"/>
          </w:tcPr>
          <w:p w14:paraId="07393FBA" w14:textId="35A85365" w:rsidR="00630EDF" w:rsidRPr="005F0CBB" w:rsidRDefault="003277B2" w:rsidP="00630EDF">
            <w:pPr>
              <w:spacing w:after="0"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el</m:t>
                    </m:r>
                  </m:sub>
                </m:sSub>
              </m:oMath>
            </m:oMathPara>
          </w:p>
        </w:tc>
        <w:tc>
          <w:tcPr>
            <w:tcW w:w="850" w:type="dxa"/>
            <w:gridSpan w:val="2"/>
            <w:tcBorders>
              <w:top w:val="dotted" w:sz="4" w:space="0" w:color="auto"/>
            </w:tcBorders>
            <w:vAlign w:val="center"/>
          </w:tcPr>
          <w:p w14:paraId="4C8B442B" w14:textId="0BAD4A54"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50</w:t>
            </w:r>
          </w:p>
        </w:tc>
        <w:tc>
          <w:tcPr>
            <w:tcW w:w="987" w:type="dxa"/>
            <w:tcBorders>
              <w:top w:val="dotted" w:sz="4" w:space="0" w:color="auto"/>
            </w:tcBorders>
            <w:vAlign w:val="center"/>
          </w:tcPr>
          <w:p w14:paraId="7FDF8211" w14:textId="12092E04" w:rsidR="00630EDF" w:rsidRPr="005F0CBB" w:rsidRDefault="00630EDF" w:rsidP="00630EDF">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kW</w:t>
            </w:r>
          </w:p>
        </w:tc>
      </w:tr>
      <w:tr w:rsidR="00630EDF" w:rsidRPr="00964375" w14:paraId="5B6E81BD" w14:textId="6CB00C66" w:rsidTr="00220152">
        <w:trPr>
          <w:trHeight w:val="300"/>
          <w:jc w:val="center"/>
        </w:trPr>
        <w:tc>
          <w:tcPr>
            <w:tcW w:w="1843" w:type="dxa"/>
            <w:vMerge/>
            <w:tcMar>
              <w:top w:w="15" w:type="dxa"/>
              <w:left w:w="15" w:type="dxa"/>
              <w:bottom w:w="15" w:type="dxa"/>
              <w:right w:w="15" w:type="dxa"/>
            </w:tcMar>
          </w:tcPr>
          <w:p w14:paraId="516CCA7E" w14:textId="1A922EEB" w:rsidR="00630EDF" w:rsidRPr="00220152" w:rsidRDefault="00630EDF" w:rsidP="00220152">
            <w:pPr>
              <w:spacing w:line="360" w:lineRule="auto"/>
              <w:ind w:right="137" w:firstLine="0"/>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1F5BF455" w14:textId="68DBBD04" w:rsidR="00630EDF" w:rsidRPr="005F0CBB" w:rsidRDefault="003277B2" w:rsidP="00630EDF">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R</m:t>
                    </m:r>
                  </m:e>
                  <m:sub>
                    <m:r>
                      <m:rPr>
                        <m:nor/>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CH</m:t>
                        </m:r>
                      </m:e>
                      <m:sub>
                        <m:r>
                          <w:rPr>
                            <w:rFonts w:ascii="Cambria Math" w:hAnsi="Cambria Math"/>
                            <w:lang w:val="en-US"/>
                          </w:rPr>
                          <m:t>4</m:t>
                        </m:r>
                      </m:sub>
                    </m:sSub>
                  </m:sub>
                </m:sSub>
              </m:oMath>
            </m:oMathPara>
          </w:p>
        </w:tc>
        <w:tc>
          <w:tcPr>
            <w:tcW w:w="851" w:type="dxa"/>
            <w:gridSpan w:val="2"/>
            <w:tcMar>
              <w:top w:w="15" w:type="dxa"/>
              <w:left w:w="15" w:type="dxa"/>
              <w:bottom w:w="15" w:type="dxa"/>
              <w:right w:w="15" w:type="dxa"/>
            </w:tcMar>
            <w:vAlign w:val="center"/>
          </w:tcPr>
          <w:p w14:paraId="25B925E4" w14:textId="50EF3E62" w:rsidR="00630EDF" w:rsidRPr="005F0CBB" w:rsidRDefault="00630EDF" w:rsidP="00220152">
            <w:pPr>
              <w:spacing w:line="360" w:lineRule="auto"/>
              <w:ind w:firstLine="0"/>
              <w:jc w:val="right"/>
              <w:rPr>
                <w:rFonts w:eastAsia="Garamond" w:cs="Garamond"/>
                <w:color w:val="000000" w:themeColor="text1"/>
                <w:szCs w:val="24"/>
                <w:lang w:val="en-US"/>
              </w:rPr>
            </w:pPr>
            <w:r w:rsidRPr="32AF646F">
              <w:rPr>
                <w:lang w:val="en-US"/>
              </w:rPr>
              <w:t>518.4</w:t>
            </w:r>
          </w:p>
        </w:tc>
        <w:tc>
          <w:tcPr>
            <w:tcW w:w="992" w:type="dxa"/>
            <w:gridSpan w:val="2"/>
            <w:tcMar>
              <w:top w:w="15" w:type="dxa"/>
              <w:left w:w="15" w:type="dxa"/>
              <w:bottom w:w="15" w:type="dxa"/>
              <w:right w:w="15" w:type="dxa"/>
            </w:tcMar>
            <w:vAlign w:val="center"/>
          </w:tcPr>
          <w:p w14:paraId="4AEF5A78" w14:textId="05392014" w:rsidR="00630EDF" w:rsidRPr="005F0CBB" w:rsidRDefault="00630EDF" w:rsidP="00220152">
            <w:pPr>
              <w:spacing w:line="360" w:lineRule="auto"/>
              <w:ind w:firstLine="0"/>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J kg</w:t>
            </w:r>
            <w:r w:rsidRPr="005F0CBB">
              <w:rPr>
                <w:rFonts w:eastAsia="Garamond" w:cs="Garamond"/>
                <w:color w:val="000000" w:themeColor="text1"/>
                <w:szCs w:val="24"/>
                <w:vertAlign w:val="superscript"/>
                <w:lang w:val="en-US"/>
              </w:rPr>
              <w:t>-1</w:t>
            </w:r>
            <w:r w:rsidRPr="005F0CBB">
              <w:rPr>
                <w:rFonts w:eastAsia="Garamond" w:cs="Garamond"/>
                <w:color w:val="000000" w:themeColor="text1"/>
                <w:szCs w:val="24"/>
                <w:lang w:val="en-US"/>
              </w:rPr>
              <w:t xml:space="preserve"> K</w:t>
            </w:r>
            <w:r w:rsidRPr="005F0CBB">
              <w:rPr>
                <w:rFonts w:eastAsia="Garamond" w:cs="Garamond"/>
                <w:color w:val="000000" w:themeColor="text1"/>
                <w:szCs w:val="24"/>
                <w:vertAlign w:val="superscript"/>
                <w:lang w:val="en-US"/>
              </w:rPr>
              <w:t>-1</w:t>
            </w:r>
          </w:p>
        </w:tc>
        <w:tc>
          <w:tcPr>
            <w:tcW w:w="1418" w:type="dxa"/>
            <w:gridSpan w:val="2"/>
            <w:vMerge/>
            <w:vAlign w:val="center"/>
          </w:tcPr>
          <w:p w14:paraId="38908D6E" w14:textId="4ABBB969" w:rsidR="00630EDF" w:rsidRPr="005F0CBB" w:rsidRDefault="00630EDF" w:rsidP="00630EDF">
            <w:pPr>
              <w:spacing w:line="360" w:lineRule="auto"/>
              <w:ind w:firstLine="0"/>
              <w:jc w:val="right"/>
              <w:rPr>
                <w:rFonts w:eastAsia="Garamond" w:cs="Garamond"/>
                <w:color w:val="000000" w:themeColor="text1"/>
                <w:szCs w:val="24"/>
                <w:lang w:val="en-US"/>
              </w:rPr>
            </w:pPr>
          </w:p>
        </w:tc>
        <w:tc>
          <w:tcPr>
            <w:tcW w:w="1134" w:type="dxa"/>
            <w:gridSpan w:val="2"/>
            <w:vAlign w:val="center"/>
          </w:tcPr>
          <w:p w14:paraId="5FA2B8FD" w14:textId="5222B15E" w:rsidR="00630EDF" w:rsidRPr="005F0CBB" w:rsidRDefault="003277B2" w:rsidP="00630EDF">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el</m:t>
                    </m:r>
                  </m:sub>
                </m:sSub>
              </m:oMath>
            </m:oMathPara>
          </w:p>
        </w:tc>
        <w:tc>
          <w:tcPr>
            <w:tcW w:w="850" w:type="dxa"/>
            <w:gridSpan w:val="2"/>
            <w:vAlign w:val="center"/>
          </w:tcPr>
          <w:p w14:paraId="0A415450" w14:textId="2E71C85A" w:rsidR="00630EDF" w:rsidRPr="005F0CBB" w:rsidRDefault="00630EDF" w:rsidP="00630EDF">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36</w:t>
            </w:r>
          </w:p>
        </w:tc>
        <w:tc>
          <w:tcPr>
            <w:tcW w:w="987" w:type="dxa"/>
            <w:vAlign w:val="center"/>
          </w:tcPr>
          <w:p w14:paraId="38D88BA2" w14:textId="5E1FFD09" w:rsidR="00630EDF" w:rsidRPr="005F0CBB" w:rsidRDefault="00630EDF" w:rsidP="00630EDF">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w:t>
            </w:r>
          </w:p>
        </w:tc>
      </w:tr>
      <w:tr w:rsidR="00630EDF" w:rsidRPr="00964375" w14:paraId="2E2A6659" w14:textId="667192F3" w:rsidTr="00A51CC1">
        <w:trPr>
          <w:trHeight w:val="300"/>
          <w:jc w:val="center"/>
        </w:trPr>
        <w:tc>
          <w:tcPr>
            <w:tcW w:w="1843" w:type="dxa"/>
            <w:tcMar>
              <w:top w:w="15" w:type="dxa"/>
              <w:left w:w="15" w:type="dxa"/>
              <w:bottom w:w="15" w:type="dxa"/>
              <w:right w:w="15" w:type="dxa"/>
            </w:tcMar>
            <w:vAlign w:val="center"/>
          </w:tcPr>
          <w:p w14:paraId="397408D3" w14:textId="32562F6B" w:rsidR="00630EDF" w:rsidRPr="005F0CBB" w:rsidRDefault="00630EDF" w:rsidP="00630EDF">
            <w:pPr>
              <w:spacing w:line="360" w:lineRule="auto"/>
              <w:rPr>
                <w:lang w:val="en-US"/>
              </w:rPr>
            </w:pPr>
          </w:p>
        </w:tc>
        <w:tc>
          <w:tcPr>
            <w:tcW w:w="992" w:type="dxa"/>
            <w:gridSpan w:val="2"/>
            <w:tcMar>
              <w:top w:w="15" w:type="dxa"/>
              <w:left w:w="15" w:type="dxa"/>
              <w:bottom w:w="15" w:type="dxa"/>
              <w:right w:w="15" w:type="dxa"/>
            </w:tcMar>
            <w:vAlign w:val="center"/>
          </w:tcPr>
          <w:p w14:paraId="52F9C95B" w14:textId="16234026" w:rsidR="00630EDF" w:rsidRPr="005F0CBB" w:rsidRDefault="00630EDF" w:rsidP="00630EDF">
            <w:pPr>
              <w:spacing w:line="360" w:lineRule="auto"/>
              <w:jc w:val="left"/>
              <w:rPr>
                <w:rFonts w:eastAsia="Garamond" w:cs="Garamond"/>
                <w:color w:val="000000" w:themeColor="text1"/>
                <w:szCs w:val="24"/>
                <w:lang w:val="en-US"/>
              </w:rPr>
            </w:pPr>
          </w:p>
        </w:tc>
        <w:tc>
          <w:tcPr>
            <w:tcW w:w="851" w:type="dxa"/>
            <w:gridSpan w:val="2"/>
            <w:tcMar>
              <w:top w:w="15" w:type="dxa"/>
              <w:left w:w="15" w:type="dxa"/>
              <w:bottom w:w="15" w:type="dxa"/>
              <w:right w:w="15" w:type="dxa"/>
            </w:tcMar>
            <w:vAlign w:val="center"/>
          </w:tcPr>
          <w:p w14:paraId="53AE9946" w14:textId="30144EE4" w:rsidR="00630EDF" w:rsidRPr="005F0CBB" w:rsidRDefault="00630EDF" w:rsidP="00220152">
            <w:pPr>
              <w:spacing w:line="360" w:lineRule="auto"/>
              <w:ind w:firstLine="0"/>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6C3AFDE0" w14:textId="0078A9BC" w:rsidR="00630EDF" w:rsidRPr="005F0CBB" w:rsidRDefault="00630EDF" w:rsidP="00220152">
            <w:pPr>
              <w:spacing w:line="360" w:lineRule="auto"/>
              <w:ind w:firstLine="0"/>
              <w:jc w:val="right"/>
              <w:rPr>
                <w:lang w:val="en-US"/>
              </w:rPr>
            </w:pPr>
          </w:p>
        </w:tc>
        <w:tc>
          <w:tcPr>
            <w:tcW w:w="1418" w:type="dxa"/>
            <w:gridSpan w:val="2"/>
            <w:vMerge/>
            <w:vAlign w:val="center"/>
          </w:tcPr>
          <w:p w14:paraId="21687E69" w14:textId="77777777" w:rsidR="00630EDF" w:rsidRPr="005F0CBB" w:rsidRDefault="00630EDF" w:rsidP="00630EDF">
            <w:pPr>
              <w:spacing w:line="360" w:lineRule="auto"/>
              <w:ind w:firstLine="0"/>
              <w:jc w:val="right"/>
              <w:rPr>
                <w:rFonts w:eastAsia="Garamond" w:cs="Garamond"/>
                <w:color w:val="000000" w:themeColor="text1"/>
                <w:szCs w:val="24"/>
                <w:lang w:val="en-US"/>
              </w:rPr>
            </w:pPr>
          </w:p>
        </w:tc>
        <w:tc>
          <w:tcPr>
            <w:tcW w:w="1134" w:type="dxa"/>
            <w:gridSpan w:val="2"/>
            <w:vAlign w:val="center"/>
          </w:tcPr>
          <w:p w14:paraId="0A0699CF" w14:textId="21611294" w:rsidR="00630EDF" w:rsidRPr="005F0CBB" w:rsidRDefault="00630EDF" w:rsidP="00630EDF">
            <w:pPr>
              <w:spacing w:line="360" w:lineRule="auto"/>
              <w:ind w:firstLine="0"/>
              <w:jc w:val="right"/>
              <w:rPr>
                <w:rFonts w:eastAsia="Garamond" w:cs="Garamond"/>
                <w:color w:val="000000" w:themeColor="text1"/>
                <w:szCs w:val="24"/>
                <w:lang w:val="en-US"/>
              </w:rPr>
            </w:pPr>
            <m:oMathPara>
              <m:oMath>
                <m:r>
                  <w:rPr>
                    <w:rFonts w:ascii="Cambria Math" w:eastAsia="Garamond" w:hAnsi="Cambria Math" w:cs="Garamond"/>
                  </w:rPr>
                  <m:t>LH</m:t>
                </m:r>
                <m:sSub>
                  <m:sSubPr>
                    <m:ctrlPr>
                      <w:rPr>
                        <w:rFonts w:ascii="Cambria Math" w:eastAsia="Garamond" w:hAnsi="Cambria Math" w:cs="Garamond"/>
                        <w:i/>
                      </w:rPr>
                    </m:ctrlPr>
                  </m:sSubPr>
                  <m:e>
                    <m:r>
                      <w:rPr>
                        <w:rFonts w:ascii="Cambria Math" w:eastAsia="Garamond" w:hAnsi="Cambria Math" w:cs="Garamond"/>
                      </w:rPr>
                      <m:t>V</m:t>
                    </m:r>
                  </m:e>
                  <m:sub>
                    <m:sSub>
                      <m:sSubPr>
                        <m:ctrlPr>
                          <w:rPr>
                            <w:rFonts w:ascii="Cambria Math" w:eastAsia="Garamond" w:hAnsi="Cambria Math" w:cs="Garamond"/>
                            <w:lang w:val="en-US"/>
                          </w:rPr>
                        </m:ctrlPr>
                      </m:sSubPr>
                      <m:e>
                        <m:r>
                          <m:rPr>
                            <m:sty m:val="p"/>
                          </m:rPr>
                          <w:rPr>
                            <w:rFonts w:ascii="Cambria Math" w:eastAsia="Garamond" w:hAnsi="Cambria Math" w:cs="Garamond"/>
                            <w:lang w:val="en-US"/>
                          </w:rPr>
                          <m:t>CH</m:t>
                        </m:r>
                      </m:e>
                      <m:sub>
                        <m:r>
                          <w:rPr>
                            <w:rFonts w:ascii="Cambria Math" w:eastAsia="Garamond" w:hAnsi="Cambria Math" w:cs="Garamond"/>
                            <w:lang w:val="en-US"/>
                          </w:rPr>
                          <m:t>4</m:t>
                        </m:r>
                      </m:sub>
                    </m:sSub>
                  </m:sub>
                </m:sSub>
              </m:oMath>
            </m:oMathPara>
          </w:p>
        </w:tc>
        <w:tc>
          <w:tcPr>
            <w:tcW w:w="850" w:type="dxa"/>
            <w:gridSpan w:val="2"/>
            <w:vAlign w:val="center"/>
          </w:tcPr>
          <w:p w14:paraId="126E5976" w14:textId="539545A0" w:rsidR="00630EDF" w:rsidRPr="005F0CBB" w:rsidRDefault="00630EDF" w:rsidP="00630EDF">
            <w:pPr>
              <w:spacing w:line="360" w:lineRule="auto"/>
              <w:ind w:firstLine="0"/>
              <w:jc w:val="right"/>
              <w:rPr>
                <w:rFonts w:eastAsia="Garamond" w:cs="Garamond"/>
                <w:color w:val="000000" w:themeColor="text1"/>
                <w:szCs w:val="24"/>
                <w:lang w:val="en-US"/>
              </w:rPr>
            </w:pPr>
            <w:r w:rsidRPr="32AF646F">
              <w:rPr>
                <w:lang w:val="en-US"/>
              </w:rPr>
              <w:t>50.01</w:t>
            </w:r>
          </w:p>
        </w:tc>
        <w:tc>
          <w:tcPr>
            <w:tcW w:w="987" w:type="dxa"/>
            <w:vAlign w:val="center"/>
          </w:tcPr>
          <w:p w14:paraId="2E1F70F6" w14:textId="209CF839" w:rsidR="00630EDF" w:rsidRPr="005F0CBB" w:rsidRDefault="00630EDF" w:rsidP="00630EDF">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MJ kg</w:t>
            </w:r>
            <w:r w:rsidRPr="005F0CBB">
              <w:rPr>
                <w:rFonts w:eastAsia="Garamond" w:cs="Garamond"/>
                <w:color w:val="000000" w:themeColor="text1"/>
                <w:szCs w:val="24"/>
                <w:vertAlign w:val="superscript"/>
                <w:lang w:val="en-US"/>
              </w:rPr>
              <w:t>-1</w:t>
            </w:r>
          </w:p>
        </w:tc>
      </w:tr>
      <w:tr w:rsidR="00630EDF" w:rsidRPr="00964375" w14:paraId="5356336C" w14:textId="77777777" w:rsidTr="00220152">
        <w:trPr>
          <w:trHeight w:val="300"/>
          <w:jc w:val="center"/>
        </w:trPr>
        <w:tc>
          <w:tcPr>
            <w:tcW w:w="1985" w:type="dxa"/>
            <w:gridSpan w:val="2"/>
            <w:tcBorders>
              <w:top w:val="single" w:sz="4" w:space="0" w:color="auto"/>
              <w:bottom w:val="single" w:sz="4" w:space="0" w:color="auto"/>
            </w:tcBorders>
            <w:tcMar>
              <w:top w:w="15" w:type="dxa"/>
              <w:left w:w="15" w:type="dxa"/>
              <w:bottom w:w="15" w:type="dxa"/>
              <w:right w:w="15" w:type="dxa"/>
            </w:tcMar>
            <w:vAlign w:val="center"/>
          </w:tcPr>
          <w:p w14:paraId="6904B141" w14:textId="1A759679" w:rsidR="00630EDF" w:rsidRDefault="00630EDF" w:rsidP="00630EDF">
            <w:pPr>
              <w:spacing w:line="360" w:lineRule="auto"/>
              <w:jc w:val="left"/>
            </w:pPr>
            <w:r>
              <w:rPr>
                <w:rFonts w:eastAsia="Garamond" w:cs="Garamond"/>
                <w:szCs w:val="24"/>
                <w:lang w:val="en-US"/>
              </w:rPr>
              <w:t>S</w:t>
            </w:r>
            <w:r w:rsidRPr="00E363D1">
              <w:rPr>
                <w:rFonts w:eastAsia="Garamond" w:cs="Garamond"/>
                <w:szCs w:val="24"/>
                <w:lang w:val="en-US"/>
              </w:rPr>
              <w:t>ubstrate/</w:t>
            </w:r>
            <w:proofErr w:type="spellStart"/>
            <w:r w:rsidRPr="00E363D1">
              <w:rPr>
                <w:rFonts w:eastAsia="Garamond" w:cs="Garamond"/>
                <w:szCs w:val="24"/>
                <w:lang w:val="en-US"/>
              </w:rPr>
              <w:t>VC</w:t>
            </w:r>
            <w:r w:rsidRPr="00A02B2B">
              <w:rPr>
                <w:rFonts w:eastAsia="Garamond" w:cs="Garamond"/>
                <w:color w:val="000000" w:themeColor="text1"/>
                <w:szCs w:val="24"/>
                <w:vertAlign w:val="superscript"/>
                <w:lang w:val="en-US"/>
              </w:rPr>
              <w:t>a</w:t>
            </w:r>
            <w:proofErr w:type="spellEnd"/>
          </w:p>
        </w:tc>
        <w:tc>
          <w:tcPr>
            <w:tcW w:w="1276" w:type="dxa"/>
            <w:gridSpan w:val="2"/>
            <w:tcBorders>
              <w:top w:val="single" w:sz="4" w:space="0" w:color="auto"/>
              <w:bottom w:val="single" w:sz="4" w:space="0" w:color="auto"/>
            </w:tcBorders>
            <w:tcMar>
              <w:top w:w="15" w:type="dxa"/>
              <w:left w:w="15" w:type="dxa"/>
              <w:bottom w:w="15" w:type="dxa"/>
              <w:right w:w="15" w:type="dxa"/>
            </w:tcMar>
            <w:vAlign w:val="center"/>
          </w:tcPr>
          <w:p w14:paraId="7410E69F" w14:textId="4E524BE7" w:rsidR="00630EDF" w:rsidRPr="32AF646F" w:rsidRDefault="00630EDF" w:rsidP="00630EDF">
            <w:pPr>
              <w:spacing w:line="360" w:lineRule="auto"/>
              <w:ind w:firstLine="0"/>
              <w:jc w:val="right"/>
              <w:rPr>
                <w:lang w:val="en-US"/>
              </w:rPr>
            </w:pPr>
            <w:proofErr w:type="spellStart"/>
            <w:proofErr w:type="gramStart"/>
            <w:r w:rsidRPr="00E363D1">
              <w:rPr>
                <w:rFonts w:eastAsia="Garamond" w:cs="Garamond"/>
                <w:bCs/>
                <w:lang w:val="en-US"/>
              </w:rPr>
              <w:t>BMP</w:t>
            </w:r>
            <w:r>
              <w:rPr>
                <w:rFonts w:eastAsia="Garamond" w:cs="Garamond"/>
                <w:szCs w:val="24"/>
                <w:vertAlign w:val="superscript"/>
                <w:lang w:val="en-US"/>
              </w:rPr>
              <w:t>a,c</w:t>
            </w:r>
            <w:proofErr w:type="spellEnd"/>
            <w:proofErr w:type="gramEnd"/>
            <w:r w:rsidRPr="00E363D1">
              <w:rPr>
                <w:rFonts w:eastAsia="Garamond" w:cs="Garamond"/>
                <w:bCs/>
                <w:lang w:val="en-US"/>
              </w:rPr>
              <w:t xml:space="preserve"> </w:t>
            </w:r>
            <w:r w:rsidRPr="00E363D1">
              <w:rPr>
                <w:rFonts w:eastAsia="Garamond" w:cs="Garamond"/>
                <w:bCs/>
                <w:lang w:val="en-US"/>
              </w:rPr>
              <w:br/>
              <w:t>[L kg</w:t>
            </w:r>
            <w:r w:rsidRPr="00E363D1">
              <w:rPr>
                <w:rFonts w:eastAsia="Garamond" w:cs="Garamond"/>
                <w:bCs/>
                <w:vertAlign w:val="superscript"/>
                <w:lang w:val="en-US"/>
              </w:rPr>
              <w:t>-1</w:t>
            </w:r>
            <w:r w:rsidRPr="00E363D1">
              <w:rPr>
                <w:rFonts w:eastAsia="Garamond" w:cs="Garamond"/>
                <w:bCs/>
                <w:lang w:val="en-US"/>
              </w:rPr>
              <w:t xml:space="preserve"> VS]</w:t>
            </w:r>
          </w:p>
        </w:tc>
        <w:tc>
          <w:tcPr>
            <w:tcW w:w="1275" w:type="dxa"/>
            <w:gridSpan w:val="2"/>
            <w:tcBorders>
              <w:top w:val="single" w:sz="4" w:space="0" w:color="auto"/>
              <w:bottom w:val="single" w:sz="4" w:space="0" w:color="auto"/>
            </w:tcBorders>
            <w:tcMar>
              <w:top w:w="15" w:type="dxa"/>
              <w:left w:w="15" w:type="dxa"/>
              <w:bottom w:w="15" w:type="dxa"/>
              <w:right w:w="15" w:type="dxa"/>
            </w:tcMar>
            <w:vAlign w:val="center"/>
          </w:tcPr>
          <w:p w14:paraId="418CE6A4" w14:textId="6B948E80" w:rsidR="00630EDF" w:rsidRDefault="00630EDF" w:rsidP="00630EDF">
            <w:pPr>
              <w:widowControl w:val="0"/>
              <w:spacing w:line="360" w:lineRule="auto"/>
              <w:jc w:val="right"/>
              <w:rPr>
                <w:rFonts w:eastAsia="Garamond" w:cs="Garamond"/>
                <w:szCs w:val="24"/>
                <w:lang w:val="en-US"/>
              </w:rPr>
            </w:pPr>
            <w:proofErr w:type="spellStart"/>
            <w:proofErr w:type="gramStart"/>
            <w:r w:rsidRPr="00E363D1">
              <w:rPr>
                <w:rFonts w:eastAsia="Garamond" w:cs="Garamond"/>
                <w:szCs w:val="24"/>
                <w:lang w:val="en-US"/>
              </w:rPr>
              <w:t>TS</w:t>
            </w:r>
            <w:r>
              <w:rPr>
                <w:rFonts w:eastAsia="Garamond" w:cs="Garamond"/>
                <w:szCs w:val="24"/>
                <w:vertAlign w:val="superscript"/>
                <w:lang w:val="en-US"/>
              </w:rPr>
              <w:t>a,d</w:t>
            </w:r>
            <w:proofErr w:type="spellEnd"/>
            <w:proofErr w:type="gramEnd"/>
            <w:r w:rsidRPr="00E363D1">
              <w:rPr>
                <w:rFonts w:eastAsia="Garamond" w:cs="Garamond"/>
                <w:szCs w:val="24"/>
                <w:lang w:val="en-US"/>
              </w:rPr>
              <w:t xml:space="preserve"> </w:t>
            </w:r>
          </w:p>
          <w:p w14:paraId="476C6410" w14:textId="55790169" w:rsidR="00630EDF" w:rsidRPr="005F0CBB" w:rsidRDefault="00630EDF" w:rsidP="00630EDF">
            <w:pPr>
              <w:spacing w:line="360" w:lineRule="auto"/>
              <w:ind w:firstLine="0"/>
              <w:jc w:val="right"/>
              <w:rPr>
                <w:rFonts w:eastAsia="Garamond" w:cs="Garamond"/>
                <w:color w:val="000000" w:themeColor="text1"/>
                <w:szCs w:val="24"/>
                <w:lang w:val="en-US"/>
              </w:rPr>
            </w:pPr>
            <w:r w:rsidRPr="00E363D1">
              <w:rPr>
                <w:rFonts w:eastAsia="Garamond" w:cs="Garamond"/>
                <w:szCs w:val="24"/>
                <w:lang w:val="en-US"/>
              </w:rPr>
              <w:t>[% FM]</w:t>
            </w:r>
          </w:p>
        </w:tc>
        <w:tc>
          <w:tcPr>
            <w:tcW w:w="1135" w:type="dxa"/>
            <w:gridSpan w:val="2"/>
            <w:tcBorders>
              <w:top w:val="single" w:sz="4" w:space="0" w:color="auto"/>
              <w:bottom w:val="single" w:sz="4" w:space="0" w:color="auto"/>
            </w:tcBorders>
            <w:vAlign w:val="center"/>
          </w:tcPr>
          <w:p w14:paraId="1E37FF33" w14:textId="3BCA21F5" w:rsidR="00630EDF" w:rsidRDefault="003277B2" w:rsidP="00630EDF">
            <w:pPr>
              <w:widowControl w:val="0"/>
              <w:spacing w:line="360" w:lineRule="auto"/>
              <w:jc w:val="right"/>
              <w:rPr>
                <w:rFonts w:eastAsia="Garamond" w:cs="Garamond"/>
                <w:bCs/>
                <w:lang w:val="en-US"/>
              </w:rPr>
            </w:pPr>
            <m:oMath>
              <m:bar>
                <m:barPr>
                  <m:pos m:val="top"/>
                  <m:ctrlPr>
                    <w:rPr>
                      <w:rFonts w:ascii="Cambria Math" w:eastAsia="Garamond" w:hAnsi="Cambria Math" w:cs="Garamond"/>
                      <w:bCs/>
                      <w:i/>
                      <w:lang w:val="en-US"/>
                    </w:rPr>
                  </m:ctrlPr>
                </m:barPr>
                <m:e>
                  <m:r>
                    <w:rPr>
                      <w:rFonts w:ascii="Cambria Math" w:eastAsia="Garamond" w:hAnsi="Cambria Math" w:cs="Garamond"/>
                      <w:lang w:val="en-US"/>
                    </w:rPr>
                    <m:t>XA</m:t>
                  </m:r>
                </m:e>
              </m:bar>
            </m:oMath>
            <w:proofErr w:type="gramStart"/>
            <w:r w:rsidR="00630EDF">
              <w:rPr>
                <w:rFonts w:eastAsia="Garamond" w:cs="Garamond"/>
                <w:szCs w:val="24"/>
                <w:vertAlign w:val="superscript"/>
                <w:lang w:val="en-US"/>
              </w:rPr>
              <w:t>a,d</w:t>
            </w:r>
            <w:proofErr w:type="gramEnd"/>
            <w:r w:rsidR="00630EDF">
              <w:rPr>
                <w:rFonts w:eastAsia="Garamond" w:cs="Garamond"/>
                <w:bCs/>
                <w:lang w:val="en-US"/>
              </w:rPr>
              <w:t xml:space="preserve"> </w:t>
            </w:r>
          </w:p>
          <w:p w14:paraId="24478EDC" w14:textId="65460A23" w:rsidR="00630EDF" w:rsidRPr="005F0CBB" w:rsidRDefault="00630EDF" w:rsidP="00630EDF">
            <w:pPr>
              <w:spacing w:line="360" w:lineRule="auto"/>
              <w:ind w:firstLine="0"/>
              <w:jc w:val="right"/>
              <w:rPr>
                <w:rFonts w:eastAsia="Garamond" w:cs="Garamond"/>
                <w:color w:val="000000" w:themeColor="text1"/>
                <w:lang w:val="en-US"/>
              </w:rPr>
            </w:pPr>
            <w:r w:rsidRPr="00E363D1">
              <w:rPr>
                <w:rFonts w:eastAsia="Garamond" w:cs="Garamond"/>
                <w:bCs/>
                <w:lang w:val="en-US"/>
              </w:rPr>
              <w:t>[% TS]</w:t>
            </w:r>
          </w:p>
        </w:tc>
        <w:tc>
          <w:tcPr>
            <w:tcW w:w="1134" w:type="dxa"/>
            <w:gridSpan w:val="2"/>
            <w:tcBorders>
              <w:top w:val="single" w:sz="4" w:space="0" w:color="auto"/>
              <w:bottom w:val="single" w:sz="4" w:space="0" w:color="auto"/>
            </w:tcBorders>
            <w:vAlign w:val="center"/>
          </w:tcPr>
          <w:p w14:paraId="6840479D" w14:textId="75C3D29F" w:rsidR="00630EDF" w:rsidRPr="005F0CBB" w:rsidRDefault="003277B2" w:rsidP="00630EDF">
            <w:pPr>
              <w:spacing w:line="360" w:lineRule="auto"/>
              <w:ind w:firstLine="0"/>
              <w:jc w:val="right"/>
              <w:rPr>
                <w:rFonts w:eastAsia="Garamond" w:cs="Garamond"/>
                <w:color w:val="000000" w:themeColor="text1"/>
                <w:lang w:val="en-US"/>
              </w:rPr>
            </w:pPr>
            <m:oMath>
              <m:bar>
                <m:barPr>
                  <m:pos m:val="top"/>
                  <m:ctrlPr>
                    <w:rPr>
                      <w:rFonts w:ascii="Cambria Math" w:eastAsia="Garamond" w:hAnsi="Cambria Math" w:cs="Garamond"/>
                      <w:bCs/>
                      <w:i/>
                      <w:lang w:val="en-US"/>
                    </w:rPr>
                  </m:ctrlPr>
                </m:barPr>
                <m:e>
                  <m:r>
                    <w:rPr>
                      <w:rFonts w:ascii="Cambria Math" w:eastAsia="Garamond" w:hAnsi="Cambria Math" w:cs="Garamond"/>
                      <w:lang w:val="en-US"/>
                    </w:rPr>
                    <m:t>XP</m:t>
                  </m:r>
                </m:e>
              </m:bar>
            </m:oMath>
            <w:proofErr w:type="gramStart"/>
            <w:r w:rsidR="00630EDF">
              <w:rPr>
                <w:rFonts w:eastAsia="Garamond" w:cs="Garamond"/>
                <w:szCs w:val="24"/>
                <w:vertAlign w:val="superscript"/>
                <w:lang w:val="en-US"/>
              </w:rPr>
              <w:t>a,d</w:t>
            </w:r>
            <w:proofErr w:type="gramEnd"/>
            <w:r w:rsidR="00630EDF" w:rsidRPr="00E363D1">
              <w:rPr>
                <w:rFonts w:eastAsia="Garamond" w:cs="Garamond"/>
                <w:bCs/>
                <w:lang w:val="en-US"/>
              </w:rPr>
              <w:t xml:space="preserve"> </w:t>
            </w:r>
            <w:r w:rsidR="00630EDF">
              <w:rPr>
                <w:rFonts w:eastAsia="Garamond" w:cs="Garamond"/>
                <w:bCs/>
                <w:lang w:val="en-US"/>
              </w:rPr>
              <w:t xml:space="preserve"> </w:t>
            </w:r>
            <w:r w:rsidR="00630EDF">
              <w:rPr>
                <w:rFonts w:eastAsia="Garamond" w:cs="Garamond"/>
                <w:bCs/>
                <w:lang w:val="en-US"/>
              </w:rPr>
              <w:br/>
            </w:r>
            <w:r w:rsidR="00630EDF" w:rsidRPr="00E363D1">
              <w:rPr>
                <w:rFonts w:eastAsia="Garamond" w:cs="Garamond"/>
                <w:bCs/>
                <w:lang w:val="en-US"/>
              </w:rPr>
              <w:t>[% TS]</w:t>
            </w:r>
          </w:p>
        </w:tc>
        <w:tc>
          <w:tcPr>
            <w:tcW w:w="992" w:type="dxa"/>
            <w:gridSpan w:val="2"/>
            <w:tcBorders>
              <w:top w:val="single" w:sz="4" w:space="0" w:color="auto"/>
              <w:bottom w:val="single" w:sz="4" w:space="0" w:color="auto"/>
            </w:tcBorders>
            <w:vAlign w:val="center"/>
          </w:tcPr>
          <w:p w14:paraId="05084CFF" w14:textId="321F062F" w:rsidR="00630EDF" w:rsidRPr="005F0CBB" w:rsidRDefault="003277B2" w:rsidP="00630EDF">
            <w:pPr>
              <w:spacing w:line="360" w:lineRule="auto"/>
              <w:ind w:firstLine="0"/>
              <w:jc w:val="right"/>
              <w:rPr>
                <w:rFonts w:eastAsia="Garamond" w:cs="Garamond"/>
                <w:color w:val="000000" w:themeColor="text1"/>
                <w:lang w:val="en-US"/>
              </w:rPr>
            </w:pPr>
            <m:oMath>
              <m:bar>
                <m:barPr>
                  <m:pos m:val="top"/>
                  <m:ctrlPr>
                    <w:rPr>
                      <w:rFonts w:ascii="Cambria Math" w:eastAsia="Garamond" w:hAnsi="Cambria Math" w:cs="Garamond"/>
                      <w:bCs/>
                      <w:i/>
                      <w:lang w:val="en-US"/>
                    </w:rPr>
                  </m:ctrlPr>
                </m:barPr>
                <m:e>
                  <m:r>
                    <w:rPr>
                      <w:rFonts w:ascii="Cambria Math" w:eastAsia="Garamond" w:hAnsi="Cambria Math" w:cs="Garamond"/>
                      <w:lang w:val="en-US"/>
                    </w:rPr>
                    <m:t>XL</m:t>
                  </m:r>
                </m:e>
              </m:bar>
            </m:oMath>
            <w:proofErr w:type="gramStart"/>
            <w:r w:rsidR="00630EDF">
              <w:rPr>
                <w:rFonts w:eastAsia="Garamond" w:cs="Garamond"/>
                <w:szCs w:val="24"/>
                <w:vertAlign w:val="superscript"/>
                <w:lang w:val="en-US"/>
              </w:rPr>
              <w:t>a,d</w:t>
            </w:r>
            <w:proofErr w:type="gramEnd"/>
            <w:r w:rsidR="00630EDF" w:rsidRPr="00E363D1">
              <w:rPr>
                <w:rFonts w:eastAsia="Garamond" w:cs="Garamond"/>
                <w:bCs/>
                <w:lang w:val="en-US"/>
              </w:rPr>
              <w:t xml:space="preserve"> </w:t>
            </w:r>
            <w:r w:rsidR="00630EDF" w:rsidRPr="00E363D1">
              <w:rPr>
                <w:rFonts w:eastAsia="Garamond" w:cs="Garamond"/>
                <w:bCs/>
                <w:lang w:val="en-US"/>
              </w:rPr>
              <w:br/>
              <w:t>[% TS]</w:t>
            </w:r>
          </w:p>
        </w:tc>
        <w:tc>
          <w:tcPr>
            <w:tcW w:w="1270" w:type="dxa"/>
            <w:gridSpan w:val="2"/>
            <w:tcBorders>
              <w:top w:val="single" w:sz="4" w:space="0" w:color="auto"/>
              <w:bottom w:val="single" w:sz="4" w:space="0" w:color="auto"/>
            </w:tcBorders>
          </w:tcPr>
          <w:p w14:paraId="2A7E88E3" w14:textId="04AE3395" w:rsidR="00630EDF" w:rsidRPr="005F0CBB" w:rsidRDefault="00630EDF" w:rsidP="00630EDF">
            <w:pPr>
              <w:spacing w:line="360" w:lineRule="auto"/>
              <w:ind w:firstLine="0"/>
              <w:jc w:val="right"/>
              <w:rPr>
                <w:rFonts w:eastAsia="Garamond" w:cs="Garamond"/>
                <w:color w:val="000000" w:themeColor="text1"/>
                <w:lang w:val="en-US"/>
              </w:rPr>
            </w:pPr>
            <w:commentRangeStart w:id="303"/>
            <w:r>
              <w:rPr>
                <w:rFonts w:eastAsia="Garamond" w:cs="Garamond"/>
                <w:lang w:val="en-US"/>
              </w:rPr>
              <w:t>n</w:t>
            </w:r>
            <w:r w:rsidRPr="00E363D1">
              <w:rPr>
                <w:rFonts w:eastAsia="Garamond" w:cs="Garamond"/>
                <w:lang w:val="en-US"/>
              </w:rPr>
              <w:t>umber of samples</w:t>
            </w:r>
            <w:commentRangeEnd w:id="303"/>
            <w:r w:rsidR="00F64B6A">
              <w:rPr>
                <w:rStyle w:val="Kommentarzeichen"/>
              </w:rPr>
              <w:commentReference w:id="303"/>
            </w:r>
          </w:p>
        </w:tc>
      </w:tr>
      <w:tr w:rsidR="00630EDF" w:rsidRPr="00964375" w14:paraId="1C0296E9" w14:textId="77777777" w:rsidTr="00220152">
        <w:trPr>
          <w:trHeight w:val="300"/>
          <w:jc w:val="center"/>
        </w:trPr>
        <w:tc>
          <w:tcPr>
            <w:tcW w:w="1985" w:type="dxa"/>
            <w:gridSpan w:val="2"/>
            <w:tcBorders>
              <w:top w:val="single" w:sz="4" w:space="0" w:color="auto"/>
            </w:tcBorders>
            <w:tcMar>
              <w:top w:w="15" w:type="dxa"/>
              <w:left w:w="15" w:type="dxa"/>
              <w:bottom w:w="15" w:type="dxa"/>
              <w:right w:w="15" w:type="dxa"/>
            </w:tcMar>
          </w:tcPr>
          <w:p w14:paraId="0AAB9465" w14:textId="5351667A" w:rsidR="00630EDF" w:rsidRDefault="00630EDF" w:rsidP="00630EDF">
            <w:pPr>
              <w:spacing w:line="360" w:lineRule="auto"/>
              <w:jc w:val="left"/>
            </w:pPr>
            <w:r>
              <w:rPr>
                <w:rFonts w:eastAsia="Garamond" w:cs="Garamond"/>
                <w:lang w:val="en-US"/>
              </w:rPr>
              <w:t>c</w:t>
            </w:r>
            <w:r w:rsidRPr="00E363D1">
              <w:rPr>
                <w:rFonts w:eastAsia="Garamond" w:cs="Garamond"/>
                <w:lang w:val="en-US"/>
              </w:rPr>
              <w:t>orn silage</w:t>
            </w:r>
          </w:p>
        </w:tc>
        <w:tc>
          <w:tcPr>
            <w:tcW w:w="1276" w:type="dxa"/>
            <w:gridSpan w:val="2"/>
            <w:tcBorders>
              <w:top w:val="single" w:sz="4" w:space="0" w:color="auto"/>
            </w:tcBorders>
            <w:tcMar>
              <w:top w:w="15" w:type="dxa"/>
              <w:left w:w="15" w:type="dxa"/>
              <w:bottom w:w="15" w:type="dxa"/>
              <w:right w:w="15" w:type="dxa"/>
            </w:tcMar>
          </w:tcPr>
          <w:p w14:paraId="73688B7A" w14:textId="56575B27" w:rsidR="00630EDF" w:rsidRPr="00E363D1" w:rsidRDefault="00630EDF" w:rsidP="00630EDF">
            <w:pPr>
              <w:spacing w:line="360" w:lineRule="auto"/>
              <w:ind w:firstLine="0"/>
              <w:jc w:val="right"/>
              <w:rPr>
                <w:rFonts w:eastAsia="Garamond" w:cs="Garamond"/>
                <w:bCs/>
                <w:lang w:val="en-US"/>
              </w:rPr>
            </w:pPr>
            <w:r w:rsidRPr="00E363D1">
              <w:rPr>
                <w:rFonts w:eastAsia="Garamond" w:cs="Garamond"/>
                <w:szCs w:val="24"/>
                <w:lang w:val="en-US"/>
              </w:rPr>
              <w:t>357</w:t>
            </w:r>
          </w:p>
        </w:tc>
        <w:tc>
          <w:tcPr>
            <w:tcW w:w="1275" w:type="dxa"/>
            <w:gridSpan w:val="2"/>
            <w:tcBorders>
              <w:top w:val="single" w:sz="4" w:space="0" w:color="auto"/>
            </w:tcBorders>
            <w:tcMar>
              <w:top w:w="15" w:type="dxa"/>
              <w:left w:w="15" w:type="dxa"/>
              <w:bottom w:w="15" w:type="dxa"/>
              <w:right w:w="15" w:type="dxa"/>
            </w:tcMar>
          </w:tcPr>
          <w:p w14:paraId="0CBBCEA5" w14:textId="7050CE57" w:rsidR="00630EDF" w:rsidRPr="00E363D1" w:rsidRDefault="00630EDF" w:rsidP="00630EDF">
            <w:pPr>
              <w:widowControl w:val="0"/>
              <w:spacing w:line="360" w:lineRule="auto"/>
              <w:jc w:val="right"/>
              <w:rPr>
                <w:rFonts w:eastAsia="Garamond" w:cs="Garamond"/>
                <w:szCs w:val="24"/>
                <w:lang w:val="en-US"/>
              </w:rPr>
            </w:pPr>
            <w:r w:rsidRPr="00E363D1">
              <w:rPr>
                <w:rFonts w:eastAsia="Garamond" w:cs="Garamond"/>
                <w:szCs w:val="24"/>
                <w:lang w:val="en-US"/>
              </w:rPr>
              <w:t>33.73</w:t>
            </w:r>
          </w:p>
        </w:tc>
        <w:tc>
          <w:tcPr>
            <w:tcW w:w="1135" w:type="dxa"/>
            <w:gridSpan w:val="2"/>
            <w:tcBorders>
              <w:top w:val="single" w:sz="4" w:space="0" w:color="auto"/>
            </w:tcBorders>
          </w:tcPr>
          <w:p w14:paraId="1BF34538" w14:textId="6708E460" w:rsidR="00630EDF" w:rsidRDefault="00630EDF" w:rsidP="00630EDF">
            <w:pPr>
              <w:widowControl w:val="0"/>
              <w:spacing w:line="360" w:lineRule="auto"/>
              <w:jc w:val="right"/>
              <w:rPr>
                <w:rFonts w:eastAsia="Garamond" w:cs="Garamond"/>
                <w:bCs/>
                <w:lang w:val="en-US"/>
              </w:rPr>
            </w:pPr>
            <w:r w:rsidRPr="00E363D1">
              <w:rPr>
                <w:rFonts w:eastAsia="Garamond" w:cs="Garamond"/>
                <w:szCs w:val="24"/>
                <w:lang w:val="en-US"/>
              </w:rPr>
              <w:t>4.43</w:t>
            </w:r>
          </w:p>
        </w:tc>
        <w:tc>
          <w:tcPr>
            <w:tcW w:w="1134" w:type="dxa"/>
            <w:gridSpan w:val="2"/>
            <w:tcBorders>
              <w:top w:val="single" w:sz="4" w:space="0" w:color="auto"/>
            </w:tcBorders>
          </w:tcPr>
          <w:p w14:paraId="5EB32E70" w14:textId="5B2E31FB"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7.81</w:t>
            </w:r>
          </w:p>
        </w:tc>
        <w:tc>
          <w:tcPr>
            <w:tcW w:w="992" w:type="dxa"/>
            <w:gridSpan w:val="2"/>
            <w:tcBorders>
              <w:top w:val="single" w:sz="4" w:space="0" w:color="auto"/>
            </w:tcBorders>
          </w:tcPr>
          <w:p w14:paraId="1B096844" w14:textId="164054BC"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2.44</w:t>
            </w:r>
          </w:p>
        </w:tc>
        <w:tc>
          <w:tcPr>
            <w:tcW w:w="1270" w:type="dxa"/>
            <w:gridSpan w:val="2"/>
            <w:tcBorders>
              <w:top w:val="single" w:sz="4" w:space="0" w:color="auto"/>
            </w:tcBorders>
          </w:tcPr>
          <w:p w14:paraId="52F1A98E" w14:textId="5774FD9A" w:rsidR="00630EDF" w:rsidRDefault="00630EDF" w:rsidP="00630EDF">
            <w:pPr>
              <w:spacing w:line="360" w:lineRule="auto"/>
              <w:ind w:firstLine="0"/>
              <w:jc w:val="right"/>
              <w:rPr>
                <w:rFonts w:eastAsia="Garamond" w:cs="Garamond"/>
                <w:lang w:val="en-US"/>
              </w:rPr>
            </w:pPr>
            <w:r w:rsidRPr="00E363D1">
              <w:rPr>
                <w:rFonts w:eastAsia="Garamond" w:cs="Garamond"/>
                <w:szCs w:val="24"/>
                <w:lang w:val="en-US"/>
              </w:rPr>
              <w:t>50</w:t>
            </w:r>
          </w:p>
        </w:tc>
      </w:tr>
      <w:tr w:rsidR="00630EDF" w:rsidRPr="00964375" w14:paraId="0C9042B6" w14:textId="77777777" w:rsidTr="00220152">
        <w:trPr>
          <w:trHeight w:val="300"/>
          <w:jc w:val="center"/>
        </w:trPr>
        <w:tc>
          <w:tcPr>
            <w:tcW w:w="1985" w:type="dxa"/>
            <w:gridSpan w:val="2"/>
            <w:tcMar>
              <w:top w:w="15" w:type="dxa"/>
              <w:left w:w="15" w:type="dxa"/>
              <w:bottom w:w="15" w:type="dxa"/>
              <w:right w:w="15" w:type="dxa"/>
            </w:tcMar>
          </w:tcPr>
          <w:p w14:paraId="35C65A15" w14:textId="7D9F8032" w:rsidR="00630EDF" w:rsidRDefault="00630EDF" w:rsidP="00630EDF">
            <w:pPr>
              <w:spacing w:line="360" w:lineRule="auto"/>
              <w:jc w:val="left"/>
            </w:pPr>
            <w:r>
              <w:rPr>
                <w:rFonts w:eastAsia="Garamond" w:cs="Garamond"/>
                <w:lang w:val="en-US"/>
              </w:rPr>
              <w:t>g</w:t>
            </w:r>
            <w:r w:rsidRPr="00E363D1">
              <w:rPr>
                <w:rFonts w:eastAsia="Garamond" w:cs="Garamond"/>
                <w:lang w:val="en-US"/>
              </w:rPr>
              <w:t>rass silage</w:t>
            </w:r>
          </w:p>
        </w:tc>
        <w:tc>
          <w:tcPr>
            <w:tcW w:w="1276" w:type="dxa"/>
            <w:gridSpan w:val="2"/>
            <w:tcMar>
              <w:top w:w="15" w:type="dxa"/>
              <w:left w:w="15" w:type="dxa"/>
              <w:bottom w:w="15" w:type="dxa"/>
              <w:right w:w="15" w:type="dxa"/>
            </w:tcMar>
          </w:tcPr>
          <w:p w14:paraId="157AA4BC" w14:textId="3CFF6F03" w:rsidR="00630EDF" w:rsidRPr="00E363D1" w:rsidRDefault="00630EDF" w:rsidP="00630EDF">
            <w:pPr>
              <w:spacing w:line="360" w:lineRule="auto"/>
              <w:ind w:firstLine="0"/>
              <w:jc w:val="right"/>
              <w:rPr>
                <w:rFonts w:eastAsia="Garamond" w:cs="Garamond"/>
                <w:bCs/>
                <w:lang w:val="en-US"/>
              </w:rPr>
            </w:pPr>
            <w:r w:rsidRPr="00E363D1">
              <w:rPr>
                <w:rFonts w:eastAsia="Garamond" w:cs="Garamond"/>
                <w:szCs w:val="24"/>
                <w:lang w:val="en-US"/>
              </w:rPr>
              <w:t>372</w:t>
            </w:r>
          </w:p>
        </w:tc>
        <w:tc>
          <w:tcPr>
            <w:tcW w:w="1275" w:type="dxa"/>
            <w:gridSpan w:val="2"/>
            <w:tcMar>
              <w:top w:w="15" w:type="dxa"/>
              <w:left w:w="15" w:type="dxa"/>
              <w:bottom w:w="15" w:type="dxa"/>
              <w:right w:w="15" w:type="dxa"/>
            </w:tcMar>
          </w:tcPr>
          <w:p w14:paraId="1D0E7041" w14:textId="2E52A134" w:rsidR="00630EDF" w:rsidRPr="00E363D1" w:rsidRDefault="00630EDF" w:rsidP="00630EDF">
            <w:pPr>
              <w:widowControl w:val="0"/>
              <w:spacing w:line="360" w:lineRule="auto"/>
              <w:jc w:val="right"/>
              <w:rPr>
                <w:rFonts w:eastAsia="Garamond" w:cs="Garamond"/>
                <w:szCs w:val="24"/>
                <w:lang w:val="en-US"/>
              </w:rPr>
            </w:pPr>
            <w:r w:rsidRPr="00E363D1">
              <w:rPr>
                <w:rFonts w:eastAsia="Garamond" w:cs="Garamond"/>
                <w:szCs w:val="24"/>
                <w:lang w:val="en-US"/>
              </w:rPr>
              <w:t>31.74</w:t>
            </w:r>
          </w:p>
        </w:tc>
        <w:tc>
          <w:tcPr>
            <w:tcW w:w="1135" w:type="dxa"/>
            <w:gridSpan w:val="2"/>
          </w:tcPr>
          <w:p w14:paraId="4DF52AAE" w14:textId="32FF1CEF" w:rsidR="00630EDF" w:rsidRDefault="00630EDF" w:rsidP="00630EDF">
            <w:pPr>
              <w:widowControl w:val="0"/>
              <w:spacing w:line="360" w:lineRule="auto"/>
              <w:jc w:val="right"/>
              <w:rPr>
                <w:rFonts w:eastAsia="Garamond" w:cs="Garamond"/>
                <w:bCs/>
                <w:lang w:val="en-US"/>
              </w:rPr>
            </w:pPr>
            <w:r w:rsidRPr="00E363D1">
              <w:rPr>
                <w:rFonts w:eastAsia="Garamond" w:cs="Garamond"/>
                <w:szCs w:val="24"/>
                <w:lang w:val="en-US"/>
              </w:rPr>
              <w:t>11.29</w:t>
            </w:r>
          </w:p>
        </w:tc>
        <w:tc>
          <w:tcPr>
            <w:tcW w:w="1134" w:type="dxa"/>
            <w:gridSpan w:val="2"/>
          </w:tcPr>
          <w:p w14:paraId="51733079" w14:textId="0005DCE3"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13.93</w:t>
            </w:r>
          </w:p>
        </w:tc>
        <w:tc>
          <w:tcPr>
            <w:tcW w:w="992" w:type="dxa"/>
            <w:gridSpan w:val="2"/>
          </w:tcPr>
          <w:p w14:paraId="4B1774F0" w14:textId="7BF79EB1"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2.14</w:t>
            </w:r>
          </w:p>
        </w:tc>
        <w:tc>
          <w:tcPr>
            <w:tcW w:w="1270" w:type="dxa"/>
            <w:gridSpan w:val="2"/>
          </w:tcPr>
          <w:p w14:paraId="5DEDF301" w14:textId="3E31DECD" w:rsidR="00630EDF" w:rsidRDefault="00630EDF" w:rsidP="00630EDF">
            <w:pPr>
              <w:spacing w:line="360" w:lineRule="auto"/>
              <w:ind w:firstLine="0"/>
              <w:jc w:val="right"/>
              <w:rPr>
                <w:rFonts w:eastAsia="Garamond" w:cs="Garamond"/>
                <w:lang w:val="en-US"/>
              </w:rPr>
            </w:pPr>
            <w:r w:rsidRPr="00E363D1">
              <w:rPr>
                <w:rFonts w:eastAsia="Garamond" w:cs="Garamond"/>
                <w:szCs w:val="24"/>
                <w:lang w:val="en-US"/>
              </w:rPr>
              <w:t>5</w:t>
            </w:r>
          </w:p>
        </w:tc>
      </w:tr>
      <w:tr w:rsidR="00630EDF" w:rsidRPr="00964375" w14:paraId="3E82C447" w14:textId="77777777" w:rsidTr="00220152">
        <w:trPr>
          <w:trHeight w:val="300"/>
          <w:jc w:val="center"/>
        </w:trPr>
        <w:tc>
          <w:tcPr>
            <w:tcW w:w="1985" w:type="dxa"/>
            <w:gridSpan w:val="2"/>
            <w:tcMar>
              <w:top w:w="15" w:type="dxa"/>
              <w:left w:w="15" w:type="dxa"/>
              <w:bottom w:w="15" w:type="dxa"/>
              <w:right w:w="15" w:type="dxa"/>
            </w:tcMar>
          </w:tcPr>
          <w:p w14:paraId="3FDB7F33" w14:textId="03836080" w:rsidR="00630EDF" w:rsidRDefault="00630EDF" w:rsidP="00630EDF">
            <w:pPr>
              <w:spacing w:line="360" w:lineRule="auto"/>
              <w:jc w:val="left"/>
            </w:pPr>
            <w:r>
              <w:rPr>
                <w:rFonts w:eastAsia="Garamond" w:cs="Garamond"/>
                <w:lang w:val="en-US"/>
              </w:rPr>
              <w:t>s</w:t>
            </w:r>
            <w:r w:rsidRPr="00E363D1">
              <w:rPr>
                <w:rFonts w:eastAsia="Garamond" w:cs="Garamond"/>
                <w:lang w:val="en-US"/>
              </w:rPr>
              <w:t>ugar beet silage</w:t>
            </w:r>
          </w:p>
        </w:tc>
        <w:tc>
          <w:tcPr>
            <w:tcW w:w="1276" w:type="dxa"/>
            <w:gridSpan w:val="2"/>
            <w:tcMar>
              <w:top w:w="15" w:type="dxa"/>
              <w:left w:w="15" w:type="dxa"/>
              <w:bottom w:w="15" w:type="dxa"/>
              <w:right w:w="15" w:type="dxa"/>
            </w:tcMar>
          </w:tcPr>
          <w:p w14:paraId="62AB8EDB" w14:textId="658FEF46" w:rsidR="00630EDF" w:rsidRPr="00E363D1" w:rsidRDefault="00630EDF" w:rsidP="00630EDF">
            <w:pPr>
              <w:spacing w:line="360" w:lineRule="auto"/>
              <w:ind w:firstLine="0"/>
              <w:jc w:val="right"/>
              <w:rPr>
                <w:rFonts w:eastAsia="Garamond" w:cs="Garamond"/>
                <w:bCs/>
                <w:lang w:val="en-US"/>
              </w:rPr>
            </w:pPr>
            <w:r w:rsidRPr="00E363D1">
              <w:rPr>
                <w:rFonts w:eastAsia="Garamond" w:cs="Garamond"/>
                <w:szCs w:val="24"/>
                <w:lang w:val="en-US"/>
              </w:rPr>
              <w:t>389</w:t>
            </w:r>
          </w:p>
        </w:tc>
        <w:tc>
          <w:tcPr>
            <w:tcW w:w="1275" w:type="dxa"/>
            <w:gridSpan w:val="2"/>
            <w:tcMar>
              <w:top w:w="15" w:type="dxa"/>
              <w:left w:w="15" w:type="dxa"/>
              <w:bottom w:w="15" w:type="dxa"/>
              <w:right w:w="15" w:type="dxa"/>
            </w:tcMar>
          </w:tcPr>
          <w:p w14:paraId="6A9464C3" w14:textId="5DDB4BAF" w:rsidR="00630EDF" w:rsidRPr="00E363D1" w:rsidRDefault="00630EDF" w:rsidP="00630EDF">
            <w:pPr>
              <w:widowControl w:val="0"/>
              <w:spacing w:line="360" w:lineRule="auto"/>
              <w:jc w:val="right"/>
              <w:rPr>
                <w:rFonts w:eastAsia="Garamond" w:cs="Garamond"/>
                <w:szCs w:val="24"/>
                <w:lang w:val="en-US"/>
              </w:rPr>
            </w:pPr>
            <w:r w:rsidRPr="00E363D1">
              <w:rPr>
                <w:rFonts w:eastAsia="Garamond" w:cs="Garamond"/>
                <w:szCs w:val="24"/>
                <w:lang w:val="en-US"/>
              </w:rPr>
              <w:t>39.27</w:t>
            </w:r>
          </w:p>
        </w:tc>
        <w:tc>
          <w:tcPr>
            <w:tcW w:w="1135" w:type="dxa"/>
            <w:gridSpan w:val="2"/>
          </w:tcPr>
          <w:p w14:paraId="59EA7AAF" w14:textId="40F3710F" w:rsidR="00630EDF" w:rsidRDefault="00630EDF" w:rsidP="00630EDF">
            <w:pPr>
              <w:widowControl w:val="0"/>
              <w:spacing w:line="360" w:lineRule="auto"/>
              <w:jc w:val="right"/>
              <w:rPr>
                <w:rFonts w:eastAsia="Garamond" w:cs="Garamond"/>
                <w:bCs/>
                <w:lang w:val="en-US"/>
              </w:rPr>
            </w:pPr>
            <w:r w:rsidRPr="00E363D1">
              <w:rPr>
                <w:rFonts w:eastAsia="Garamond" w:cs="Garamond"/>
                <w:szCs w:val="24"/>
                <w:lang w:val="en-US"/>
              </w:rPr>
              <w:t>9.39</w:t>
            </w:r>
          </w:p>
        </w:tc>
        <w:tc>
          <w:tcPr>
            <w:tcW w:w="1134" w:type="dxa"/>
            <w:gridSpan w:val="2"/>
          </w:tcPr>
          <w:p w14:paraId="1371705B" w14:textId="56452949"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3.39</w:t>
            </w:r>
          </w:p>
        </w:tc>
        <w:tc>
          <w:tcPr>
            <w:tcW w:w="992" w:type="dxa"/>
            <w:gridSpan w:val="2"/>
          </w:tcPr>
          <w:p w14:paraId="01F0124D" w14:textId="364DB162"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0.19</w:t>
            </w:r>
          </w:p>
        </w:tc>
        <w:tc>
          <w:tcPr>
            <w:tcW w:w="1270" w:type="dxa"/>
            <w:gridSpan w:val="2"/>
          </w:tcPr>
          <w:p w14:paraId="71FAD322" w14:textId="1A3D40DB" w:rsidR="00630EDF" w:rsidRDefault="00630EDF" w:rsidP="00630EDF">
            <w:pPr>
              <w:spacing w:line="360" w:lineRule="auto"/>
              <w:ind w:firstLine="0"/>
              <w:jc w:val="right"/>
              <w:rPr>
                <w:rFonts w:eastAsia="Garamond" w:cs="Garamond"/>
                <w:lang w:val="en-US"/>
              </w:rPr>
            </w:pPr>
            <w:r w:rsidRPr="00E363D1">
              <w:rPr>
                <w:rFonts w:eastAsia="Garamond" w:cs="Garamond"/>
                <w:szCs w:val="24"/>
                <w:lang w:val="en-US"/>
              </w:rPr>
              <w:t>3</w:t>
            </w:r>
          </w:p>
        </w:tc>
      </w:tr>
      <w:tr w:rsidR="00630EDF" w:rsidRPr="00964375" w14:paraId="1C4894F5" w14:textId="77777777" w:rsidTr="00220152">
        <w:trPr>
          <w:trHeight w:val="300"/>
          <w:jc w:val="center"/>
        </w:trPr>
        <w:tc>
          <w:tcPr>
            <w:tcW w:w="1985" w:type="dxa"/>
            <w:gridSpan w:val="2"/>
            <w:tcBorders>
              <w:bottom w:val="dotted" w:sz="4" w:space="0" w:color="auto"/>
            </w:tcBorders>
            <w:tcMar>
              <w:top w:w="15" w:type="dxa"/>
              <w:left w:w="15" w:type="dxa"/>
              <w:bottom w:w="15" w:type="dxa"/>
              <w:right w:w="15" w:type="dxa"/>
            </w:tcMar>
          </w:tcPr>
          <w:p w14:paraId="15A30495" w14:textId="7C5CC28E" w:rsidR="00630EDF" w:rsidRDefault="00630EDF" w:rsidP="00630EDF">
            <w:pPr>
              <w:spacing w:line="360" w:lineRule="auto"/>
              <w:jc w:val="left"/>
            </w:pPr>
            <w:r>
              <w:rPr>
                <w:rFonts w:eastAsia="Garamond" w:cs="Garamond"/>
                <w:lang w:val="en-US"/>
              </w:rPr>
              <w:t>c</w:t>
            </w:r>
            <w:r w:rsidRPr="00E363D1">
              <w:rPr>
                <w:rFonts w:eastAsia="Garamond" w:cs="Garamond"/>
                <w:lang w:val="en-US"/>
              </w:rPr>
              <w:t>attle manure</w:t>
            </w:r>
          </w:p>
        </w:tc>
        <w:tc>
          <w:tcPr>
            <w:tcW w:w="1276" w:type="dxa"/>
            <w:gridSpan w:val="2"/>
            <w:tcBorders>
              <w:bottom w:val="dotted" w:sz="4" w:space="0" w:color="auto"/>
            </w:tcBorders>
            <w:tcMar>
              <w:top w:w="15" w:type="dxa"/>
              <w:left w:w="15" w:type="dxa"/>
              <w:bottom w:w="15" w:type="dxa"/>
              <w:right w:w="15" w:type="dxa"/>
            </w:tcMar>
          </w:tcPr>
          <w:p w14:paraId="29F39010" w14:textId="733A1680" w:rsidR="00630EDF" w:rsidRPr="00E363D1" w:rsidRDefault="00630EDF" w:rsidP="00630EDF">
            <w:pPr>
              <w:spacing w:line="360" w:lineRule="auto"/>
              <w:ind w:firstLine="0"/>
              <w:jc w:val="right"/>
              <w:rPr>
                <w:rFonts w:eastAsia="Garamond" w:cs="Garamond"/>
                <w:bCs/>
                <w:lang w:val="en-US"/>
              </w:rPr>
            </w:pPr>
            <w:r w:rsidRPr="00E363D1">
              <w:rPr>
                <w:rFonts w:eastAsia="Garamond" w:cs="Garamond"/>
                <w:szCs w:val="24"/>
                <w:lang w:val="en-US"/>
              </w:rPr>
              <w:t>246</w:t>
            </w:r>
          </w:p>
        </w:tc>
        <w:tc>
          <w:tcPr>
            <w:tcW w:w="1275" w:type="dxa"/>
            <w:gridSpan w:val="2"/>
            <w:tcBorders>
              <w:bottom w:val="dotted" w:sz="4" w:space="0" w:color="auto"/>
            </w:tcBorders>
            <w:tcMar>
              <w:top w:w="15" w:type="dxa"/>
              <w:left w:w="15" w:type="dxa"/>
              <w:bottom w:w="15" w:type="dxa"/>
              <w:right w:w="15" w:type="dxa"/>
            </w:tcMar>
          </w:tcPr>
          <w:p w14:paraId="7FEA77AC" w14:textId="167E2836" w:rsidR="00630EDF" w:rsidRPr="00E363D1" w:rsidRDefault="00630EDF" w:rsidP="00630EDF">
            <w:pPr>
              <w:widowControl w:val="0"/>
              <w:spacing w:line="360" w:lineRule="auto"/>
              <w:jc w:val="right"/>
              <w:rPr>
                <w:rFonts w:eastAsia="Garamond" w:cs="Garamond"/>
                <w:szCs w:val="24"/>
                <w:lang w:val="en-US"/>
              </w:rPr>
            </w:pPr>
            <w:r w:rsidRPr="00E363D1">
              <w:rPr>
                <w:rFonts w:eastAsia="Garamond" w:cs="Garamond"/>
                <w:szCs w:val="24"/>
                <w:lang w:val="en-US"/>
              </w:rPr>
              <w:t>8.08</w:t>
            </w:r>
          </w:p>
        </w:tc>
        <w:tc>
          <w:tcPr>
            <w:tcW w:w="1135" w:type="dxa"/>
            <w:gridSpan w:val="2"/>
            <w:tcBorders>
              <w:bottom w:val="dotted" w:sz="4" w:space="0" w:color="auto"/>
            </w:tcBorders>
          </w:tcPr>
          <w:p w14:paraId="60FDF4B9" w14:textId="00D94EE7" w:rsidR="00630EDF" w:rsidRDefault="00630EDF" w:rsidP="00630EDF">
            <w:pPr>
              <w:widowControl w:val="0"/>
              <w:spacing w:line="360" w:lineRule="auto"/>
              <w:jc w:val="right"/>
              <w:rPr>
                <w:rFonts w:eastAsia="Garamond" w:cs="Garamond"/>
                <w:bCs/>
                <w:lang w:val="en-US"/>
              </w:rPr>
            </w:pPr>
            <w:r w:rsidRPr="00E363D1">
              <w:rPr>
                <w:rFonts w:eastAsia="Garamond" w:cs="Garamond"/>
                <w:szCs w:val="24"/>
                <w:lang w:val="en-US"/>
              </w:rPr>
              <w:t>23.65</w:t>
            </w:r>
          </w:p>
        </w:tc>
        <w:tc>
          <w:tcPr>
            <w:tcW w:w="1134" w:type="dxa"/>
            <w:gridSpan w:val="2"/>
            <w:tcBorders>
              <w:bottom w:val="dotted" w:sz="4" w:space="0" w:color="auto"/>
            </w:tcBorders>
          </w:tcPr>
          <w:p w14:paraId="09A24523" w14:textId="2BB498A2"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16.63</w:t>
            </w:r>
          </w:p>
        </w:tc>
        <w:tc>
          <w:tcPr>
            <w:tcW w:w="992" w:type="dxa"/>
            <w:gridSpan w:val="2"/>
            <w:tcBorders>
              <w:bottom w:val="dotted" w:sz="4" w:space="0" w:color="auto"/>
            </w:tcBorders>
          </w:tcPr>
          <w:p w14:paraId="314300B8" w14:textId="4A5058D7"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2.38</w:t>
            </w:r>
          </w:p>
        </w:tc>
        <w:tc>
          <w:tcPr>
            <w:tcW w:w="1270" w:type="dxa"/>
            <w:gridSpan w:val="2"/>
            <w:tcBorders>
              <w:bottom w:val="dotted" w:sz="4" w:space="0" w:color="auto"/>
            </w:tcBorders>
          </w:tcPr>
          <w:p w14:paraId="727F64BD" w14:textId="076D1B38" w:rsidR="00630EDF" w:rsidRDefault="00630EDF" w:rsidP="00630EDF">
            <w:pPr>
              <w:spacing w:line="360" w:lineRule="auto"/>
              <w:ind w:firstLine="0"/>
              <w:jc w:val="right"/>
              <w:rPr>
                <w:rFonts w:eastAsia="Garamond" w:cs="Garamond"/>
                <w:lang w:val="en-US"/>
              </w:rPr>
            </w:pPr>
            <w:r w:rsidRPr="00E363D1">
              <w:rPr>
                <w:rFonts w:eastAsia="Garamond" w:cs="Garamond"/>
                <w:szCs w:val="24"/>
                <w:lang w:val="en-US"/>
              </w:rPr>
              <w:t>24</w:t>
            </w:r>
          </w:p>
        </w:tc>
      </w:tr>
      <w:tr w:rsidR="00630EDF" w:rsidRPr="00964375" w14:paraId="2771A31E" w14:textId="77777777" w:rsidTr="00220152">
        <w:trPr>
          <w:trHeight w:val="300"/>
          <w:jc w:val="center"/>
        </w:trPr>
        <w:tc>
          <w:tcPr>
            <w:tcW w:w="1985" w:type="dxa"/>
            <w:gridSpan w:val="2"/>
            <w:tcBorders>
              <w:top w:val="dotted" w:sz="4" w:space="0" w:color="auto"/>
              <w:bottom w:val="single" w:sz="4" w:space="0" w:color="auto"/>
            </w:tcBorders>
            <w:tcMar>
              <w:top w:w="15" w:type="dxa"/>
              <w:left w:w="15" w:type="dxa"/>
              <w:bottom w:w="15" w:type="dxa"/>
              <w:right w:w="15" w:type="dxa"/>
            </w:tcMar>
            <w:vAlign w:val="center"/>
          </w:tcPr>
          <w:p w14:paraId="3558FA88" w14:textId="7660CE1B" w:rsidR="00630EDF" w:rsidRDefault="00630EDF" w:rsidP="00630EDF">
            <w:pPr>
              <w:spacing w:line="360" w:lineRule="auto"/>
              <w:jc w:val="left"/>
            </w:pPr>
            <w:r w:rsidRPr="00E363D1">
              <w:rPr>
                <w:rFonts w:eastAsia="Garamond" w:cs="Garamond"/>
                <w:lang w:val="en-US"/>
              </w:rPr>
              <w:t>VC [</w:t>
            </w:r>
            <w:proofErr w:type="gramStart"/>
            <w:r w:rsidRPr="00E363D1">
              <w:rPr>
                <w:rFonts w:eastAsia="Garamond" w:cs="Garamond"/>
                <w:lang w:val="en-US"/>
              </w:rPr>
              <w:t>%]</w:t>
            </w:r>
            <w:r>
              <w:rPr>
                <w:rFonts w:eastAsia="Garamond" w:cs="Garamond"/>
                <w:vertAlign w:val="superscript"/>
                <w:lang w:val="en-US"/>
              </w:rPr>
              <w:t>e</w:t>
            </w:r>
            <w:proofErr w:type="gramEnd"/>
          </w:p>
        </w:tc>
        <w:tc>
          <w:tcPr>
            <w:tcW w:w="1276" w:type="dxa"/>
            <w:gridSpan w:val="2"/>
            <w:tcBorders>
              <w:top w:val="dotted" w:sz="4" w:space="0" w:color="auto"/>
              <w:bottom w:val="single" w:sz="4" w:space="0" w:color="auto"/>
            </w:tcBorders>
            <w:tcMar>
              <w:top w:w="15" w:type="dxa"/>
              <w:left w:w="15" w:type="dxa"/>
              <w:bottom w:w="15" w:type="dxa"/>
              <w:right w:w="15" w:type="dxa"/>
            </w:tcMar>
          </w:tcPr>
          <w:p w14:paraId="318FFD96" w14:textId="7FB9ECBC" w:rsidR="00630EDF" w:rsidRPr="00E363D1" w:rsidRDefault="00630EDF" w:rsidP="00630EDF">
            <w:pPr>
              <w:spacing w:line="360" w:lineRule="auto"/>
              <w:ind w:firstLine="0"/>
              <w:jc w:val="right"/>
              <w:rPr>
                <w:rFonts w:eastAsia="Garamond" w:cs="Garamond"/>
                <w:bCs/>
                <w:lang w:val="en-US"/>
              </w:rPr>
            </w:pPr>
            <w:r>
              <w:rPr>
                <w:rFonts w:eastAsia="Garamond" w:cs="Garamond"/>
                <w:szCs w:val="24"/>
                <w:lang w:val="en-US"/>
              </w:rPr>
              <w:t>14.51</w:t>
            </w:r>
          </w:p>
        </w:tc>
        <w:tc>
          <w:tcPr>
            <w:tcW w:w="1275" w:type="dxa"/>
            <w:gridSpan w:val="2"/>
            <w:tcBorders>
              <w:top w:val="dotted" w:sz="4" w:space="0" w:color="auto"/>
              <w:bottom w:val="single" w:sz="4" w:space="0" w:color="auto"/>
            </w:tcBorders>
            <w:tcMar>
              <w:top w:w="15" w:type="dxa"/>
              <w:left w:w="15" w:type="dxa"/>
              <w:bottom w:w="15" w:type="dxa"/>
              <w:right w:w="15" w:type="dxa"/>
            </w:tcMar>
          </w:tcPr>
          <w:p w14:paraId="7C003696" w14:textId="1ABBEDBF" w:rsidR="00630EDF" w:rsidRPr="00E363D1" w:rsidRDefault="00630EDF" w:rsidP="00630EDF">
            <w:pPr>
              <w:widowControl w:val="0"/>
              <w:spacing w:line="360" w:lineRule="auto"/>
              <w:jc w:val="right"/>
              <w:rPr>
                <w:rFonts w:eastAsia="Garamond" w:cs="Garamond"/>
                <w:szCs w:val="24"/>
                <w:lang w:val="en-US"/>
              </w:rPr>
            </w:pPr>
            <w:r w:rsidRPr="00E363D1">
              <w:rPr>
                <w:rFonts w:eastAsia="Garamond" w:cs="Garamond"/>
                <w:szCs w:val="24"/>
                <w:lang w:val="en-US"/>
              </w:rPr>
              <w:t>1.94</w:t>
            </w:r>
          </w:p>
        </w:tc>
        <w:tc>
          <w:tcPr>
            <w:tcW w:w="1135" w:type="dxa"/>
            <w:gridSpan w:val="2"/>
            <w:tcBorders>
              <w:top w:val="dotted" w:sz="4" w:space="0" w:color="auto"/>
              <w:bottom w:val="single" w:sz="4" w:space="0" w:color="auto"/>
            </w:tcBorders>
          </w:tcPr>
          <w:p w14:paraId="2F3B0331" w14:textId="369C7F32" w:rsidR="00630EDF" w:rsidRDefault="00630EDF" w:rsidP="00630EDF">
            <w:pPr>
              <w:widowControl w:val="0"/>
              <w:spacing w:line="360" w:lineRule="auto"/>
              <w:jc w:val="right"/>
              <w:rPr>
                <w:rFonts w:eastAsia="Garamond" w:cs="Garamond"/>
                <w:bCs/>
                <w:lang w:val="en-US"/>
              </w:rPr>
            </w:pPr>
            <w:r w:rsidRPr="00E363D1">
              <w:rPr>
                <w:rFonts w:eastAsia="Garamond" w:cs="Garamond"/>
                <w:szCs w:val="24"/>
                <w:lang w:val="en-US"/>
              </w:rPr>
              <w:t>7.40</w:t>
            </w:r>
          </w:p>
        </w:tc>
        <w:tc>
          <w:tcPr>
            <w:tcW w:w="1134" w:type="dxa"/>
            <w:gridSpan w:val="2"/>
            <w:tcBorders>
              <w:top w:val="dotted" w:sz="4" w:space="0" w:color="auto"/>
              <w:bottom w:val="single" w:sz="4" w:space="0" w:color="auto"/>
            </w:tcBorders>
          </w:tcPr>
          <w:p w14:paraId="05F63B75" w14:textId="2CC86D98"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5.52</w:t>
            </w:r>
          </w:p>
        </w:tc>
        <w:tc>
          <w:tcPr>
            <w:tcW w:w="992" w:type="dxa"/>
            <w:gridSpan w:val="2"/>
            <w:tcBorders>
              <w:top w:val="dotted" w:sz="4" w:space="0" w:color="auto"/>
              <w:bottom w:val="single" w:sz="4" w:space="0" w:color="auto"/>
            </w:tcBorders>
          </w:tcPr>
          <w:p w14:paraId="5253A403" w14:textId="20211E30" w:rsidR="00630EDF" w:rsidRDefault="00630EDF" w:rsidP="00630EDF">
            <w:pPr>
              <w:spacing w:line="360" w:lineRule="auto"/>
              <w:ind w:firstLine="0"/>
              <w:jc w:val="right"/>
              <w:rPr>
                <w:rFonts w:eastAsia="Garamond" w:cs="Garamond"/>
                <w:bCs/>
                <w:lang w:val="en-US"/>
              </w:rPr>
            </w:pPr>
            <w:r w:rsidRPr="00E363D1">
              <w:rPr>
                <w:rFonts w:eastAsia="Garamond" w:cs="Garamond"/>
                <w:szCs w:val="24"/>
                <w:lang w:val="en-US"/>
              </w:rPr>
              <w:t>10.04</w:t>
            </w:r>
          </w:p>
        </w:tc>
        <w:tc>
          <w:tcPr>
            <w:tcW w:w="1270" w:type="dxa"/>
            <w:gridSpan w:val="2"/>
            <w:tcBorders>
              <w:top w:val="dotted" w:sz="4" w:space="0" w:color="auto"/>
              <w:bottom w:val="single" w:sz="4" w:space="0" w:color="auto"/>
            </w:tcBorders>
          </w:tcPr>
          <w:p w14:paraId="6DC7DCE1" w14:textId="318FD33B" w:rsidR="00630EDF" w:rsidRDefault="00630EDF" w:rsidP="00630EDF">
            <w:pPr>
              <w:spacing w:line="360" w:lineRule="auto"/>
              <w:ind w:firstLine="0"/>
              <w:jc w:val="right"/>
              <w:rPr>
                <w:rFonts w:eastAsia="Garamond" w:cs="Garamond"/>
                <w:lang w:val="en-US"/>
              </w:rPr>
            </w:pPr>
            <w:r w:rsidRPr="00E363D1">
              <w:rPr>
                <w:rFonts w:eastAsia="Garamond" w:cs="Garamond"/>
                <w:szCs w:val="24"/>
                <w:lang w:val="en-US"/>
              </w:rPr>
              <w:t>-</w:t>
            </w:r>
          </w:p>
        </w:tc>
      </w:tr>
    </w:tbl>
    <w:p w14:paraId="257496E6" w14:textId="068F2215" w:rsidR="002C4321" w:rsidRPr="00220152" w:rsidRDefault="002C4321" w:rsidP="00220152">
      <w:pPr>
        <w:spacing w:after="0"/>
        <w:ind w:right="-43" w:firstLine="0"/>
        <w:jc w:val="left"/>
        <w:rPr>
          <w:rFonts w:eastAsia="Garamond" w:cs="Garamond"/>
          <w:color w:val="000000" w:themeColor="text1"/>
          <w:sz w:val="18"/>
          <w:szCs w:val="18"/>
          <w:lang w:val="en-GB"/>
        </w:rPr>
      </w:pPr>
      <w:proofErr w:type="spellStart"/>
      <w:proofErr w:type="gramStart"/>
      <w:r>
        <w:rPr>
          <w:rFonts w:eastAsia="Garamond" w:cs="Garamond"/>
          <w:color w:val="000000" w:themeColor="text1"/>
          <w:sz w:val="18"/>
          <w:szCs w:val="18"/>
          <w:vertAlign w:val="superscript"/>
          <w:lang w:val="en-GB"/>
        </w:rPr>
        <w:t>a</w:t>
      </w:r>
      <w:proofErr w:type="spellEnd"/>
      <w:proofErr w:type="gramEnd"/>
      <w:r w:rsidRPr="6AD5F801">
        <w:rPr>
          <w:rFonts w:eastAsia="Garamond" w:cs="Garamond"/>
          <w:color w:val="000000" w:themeColor="text1"/>
          <w:sz w:val="18"/>
          <w:szCs w:val="18"/>
          <w:lang w:val="en-GB"/>
        </w:rPr>
        <w:t xml:space="preserve"> </w:t>
      </w:r>
      <w:r>
        <w:rPr>
          <w:rFonts w:eastAsia="Garamond" w:cs="Garamond"/>
          <w:color w:val="000000" w:themeColor="text1"/>
          <w:sz w:val="18"/>
          <w:szCs w:val="18"/>
          <w:lang w:val="en-GB"/>
        </w:rPr>
        <w:t>AD: anaerobic digestion, CHP: combined heat and power, GS: gas storage</w:t>
      </w:r>
      <w:r w:rsidR="00BB611D">
        <w:rPr>
          <w:rFonts w:eastAsia="Garamond" w:cs="Garamond"/>
          <w:color w:val="000000" w:themeColor="text1"/>
          <w:sz w:val="18"/>
          <w:szCs w:val="18"/>
          <w:lang w:val="en-GB"/>
        </w:rPr>
        <w:t xml:space="preserve">, VC: variation coefficient, BMP: biochemical methane potential, TS: total solids, </w:t>
      </w:r>
      <m:oMath>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XA</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 xml:space="preserve">, </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XP</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XL</m:t>
            </m:r>
            <m:ctrlPr>
              <w:rPr>
                <w:rFonts w:ascii="Cambria Math" w:eastAsia="Garamond" w:hAnsi="Cambria Math" w:cs="Garamond"/>
                <w:i/>
                <w:color w:val="000000" w:themeColor="text1"/>
                <w:sz w:val="18"/>
                <w:szCs w:val="18"/>
                <w:vertAlign w:val="superscript"/>
                <w:lang w:val="en-GB"/>
              </w:rPr>
            </m:ctrlPr>
          </m:e>
        </m:acc>
      </m:oMath>
      <w:r w:rsidR="00BB611D">
        <w:rPr>
          <w:rFonts w:eastAsia="Garamond" w:cs="Garamond"/>
          <w:color w:val="000000" w:themeColor="text1"/>
          <w:sz w:val="18"/>
          <w:szCs w:val="18"/>
          <w:lang w:val="en-GB"/>
        </w:rPr>
        <w:t>: measurements of raw ash, protein and lipids</w:t>
      </w:r>
      <w:r w:rsidR="007B71A7">
        <w:rPr>
          <w:rFonts w:eastAsia="Garamond" w:cs="Garamond"/>
          <w:color w:val="000000" w:themeColor="text1"/>
          <w:sz w:val="18"/>
          <w:szCs w:val="18"/>
          <w:lang w:val="en-GB"/>
        </w:rPr>
        <w:t xml:space="preserve">, </w:t>
      </w:r>
      <w:r w:rsidR="00E62BBD">
        <w:rPr>
          <w:rFonts w:eastAsia="Garamond" w:cs="Garamond"/>
          <w:color w:val="000000" w:themeColor="text1"/>
          <w:sz w:val="18"/>
          <w:szCs w:val="18"/>
          <w:lang w:val="en-GB"/>
        </w:rPr>
        <w:t>VS: volatile solids, FM: fresh matter</w:t>
      </w:r>
    </w:p>
    <w:p w14:paraId="163EA9FE" w14:textId="670B874A" w:rsidR="007B71A7" w:rsidRDefault="002C4321" w:rsidP="00BB611D">
      <w:pPr>
        <w:spacing w:after="0"/>
        <w:ind w:right="-43"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b</w:t>
      </w:r>
      <w:r w:rsidRPr="6AD5F801">
        <w:rPr>
          <w:rFonts w:eastAsia="Garamond" w:cs="Garamond"/>
          <w:color w:val="000000" w:themeColor="text1"/>
          <w:sz w:val="18"/>
          <w:szCs w:val="18"/>
          <w:lang w:val="en-GB"/>
        </w:rPr>
        <w:t xml:space="preserve"> </w:t>
      </w:r>
      <w:r>
        <w:rPr>
          <w:rFonts w:eastAsia="Garamond" w:cs="Garamond"/>
          <w:color w:val="000000" w:themeColor="text1"/>
          <w:sz w:val="18"/>
          <w:szCs w:val="18"/>
          <w:lang w:val="en-GB"/>
        </w:rPr>
        <w:t>Individual v</w:t>
      </w:r>
      <w:r w:rsidRPr="6AD5F801">
        <w:rPr>
          <w:rFonts w:eastAsia="Garamond" w:cs="Garamond"/>
          <w:color w:val="000000" w:themeColor="text1"/>
          <w:sz w:val="18"/>
          <w:szCs w:val="18"/>
          <w:lang w:val="en-GB"/>
        </w:rPr>
        <w:t xml:space="preserve">alues </w:t>
      </w:r>
      <w:r w:rsidR="00677CF7">
        <w:rPr>
          <w:rFonts w:eastAsia="Garamond" w:cs="Garamond"/>
          <w:color w:val="000000" w:themeColor="text1"/>
          <w:sz w:val="18"/>
          <w:szCs w:val="18"/>
          <w:lang w:val="en-GB"/>
        </w:rPr>
        <w:t>were</w:t>
      </w:r>
      <w:r>
        <w:rPr>
          <w:rFonts w:eastAsia="Garamond" w:cs="Garamond"/>
          <w:color w:val="000000" w:themeColor="text1"/>
          <w:sz w:val="18"/>
          <w:szCs w:val="18"/>
          <w:lang w:val="en-GB"/>
        </w:rPr>
        <w:t xml:space="preserve"> inspired by </w:t>
      </w:r>
      <w:r w:rsidRPr="6AD5F801">
        <w:rPr>
          <w:rFonts w:eastAsia="Garamond" w:cs="Garamond"/>
          <w:color w:val="000000" w:themeColor="text1"/>
          <w:sz w:val="18"/>
          <w:szCs w:val="18"/>
          <w:lang w:val="en-GB"/>
        </w:rPr>
        <w:t>the research biogas plant at DBFZ</w:t>
      </w:r>
      <w:r>
        <w:rPr>
          <w:rFonts w:eastAsia="Garamond" w:cs="Garamond"/>
          <w:color w:val="000000" w:themeColor="text1"/>
          <w:sz w:val="18"/>
          <w:szCs w:val="18"/>
          <w:lang w:val="en-GB"/>
        </w:rPr>
        <w:t xml:space="preserve"> described in Mauky et al. (2016).</w:t>
      </w:r>
    </w:p>
    <w:p w14:paraId="25D8BA26" w14:textId="6726A655" w:rsidR="007B71A7" w:rsidRDefault="007B71A7" w:rsidP="007B71A7">
      <w:pPr>
        <w:spacing w:line="360" w:lineRule="auto"/>
        <w:ind w:right="30" w:firstLine="0"/>
        <w:jc w:val="left"/>
        <w:rPr>
          <w:rFonts w:eastAsia="Garamond" w:cs="Garamond"/>
          <w:sz w:val="18"/>
          <w:szCs w:val="24"/>
          <w:lang w:val="en-US"/>
        </w:rPr>
      </w:pPr>
      <w:r>
        <w:rPr>
          <w:rFonts w:eastAsia="Garamond" w:cs="Garamond"/>
          <w:color w:val="000000" w:themeColor="text1"/>
          <w:sz w:val="18"/>
          <w:szCs w:val="18"/>
          <w:vertAlign w:val="superscript"/>
          <w:lang w:val="en-GB"/>
        </w:rPr>
        <w:t>c</w:t>
      </w:r>
      <w:r w:rsidRPr="6AD5F801">
        <w:rPr>
          <w:rFonts w:eastAsia="Garamond" w:cs="Garamond"/>
          <w:color w:val="000000" w:themeColor="text1"/>
          <w:sz w:val="18"/>
          <w:szCs w:val="18"/>
          <w:lang w:val="en-GB"/>
        </w:rPr>
        <w:t xml:space="preserve"> </w:t>
      </w:r>
      <w:r>
        <w:rPr>
          <w:rFonts w:eastAsia="Garamond" w:cs="Garamond"/>
          <w:sz w:val="18"/>
          <w:szCs w:val="24"/>
          <w:lang w:val="en-US"/>
        </w:rPr>
        <w:t xml:space="preserve">BMP of sugar beet silage from </w:t>
      </w:r>
      <w:sdt>
        <w:sdtPr>
          <w:rPr>
            <w:rFonts w:eastAsia="Garamond" w:cs="Garamond"/>
            <w:sz w:val="18"/>
            <w:szCs w:val="24"/>
            <w:lang w:val="en-US"/>
          </w:rPr>
          <w:alias w:val="To edit, see citavi.com/edit"/>
          <w:tag w:val="CitaviPlaceholder#8bd27498-38b7-43dc-a06b-de34edaeeb87"/>
          <w:id w:val="1407343483"/>
          <w:placeholder>
            <w:docPart w:val="E0E9F0C94F9F4D7CA931BDF4FD6DF406"/>
          </w:placeholder>
        </w:sdtPr>
        <w:sdtEndPr/>
        <w:sdtContent>
          <w:r>
            <w:rPr>
              <w:rFonts w:eastAsia="Garamond" w:cs="Garamond"/>
              <w:sz w:val="18"/>
              <w:szCs w:val="24"/>
              <w:lang w:val="en-US"/>
            </w:rPr>
            <w:fldChar w:fldCharType="begin"/>
          </w:r>
          <w:r w:rsidR="00046EEC">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U1MjcyY2M3LTcxYWUtNDliYS1hZmJiLTIzZGM0ZWQ3MGYzNCIsIkVudHJpZXMiOlt7IiRpZCI6IjIiLCIkdHlwZSI6IlN3aXNzQWNhZGVtaWMuQ2l0YXZpLkNpdGF0aW9ucy5Xb3JkUGxhY2Vob2xkZXJFbnRyeSwgU3dpc3NBY2FkZW1pYy5DaXRhdmkiLCJJZCI6IjU0YTU0NTQ5LWJkOTUtNDE0NS05Y2FkLTNiZGY0ZGZkNjI5ZiIsIlJhbmdlTGVuZ3RoIjozMiwiUmVmZXJlbmNlSWQiOiI1NGY3ODc2Yy1mNzM2LTQ2MmItOTUxNy1lNjBkYjQ1NWNkZT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OTA1MDM2OCIsIlVyaVN0cmluZyI6Imh0dHBzOi8vZG9pLm9yZy8xMC4zMzkwL2VuOTA1MDM2O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}</w:instrText>
          </w:r>
          <w:r>
            <w:rPr>
              <w:rFonts w:eastAsia="Garamond" w:cs="Garamond"/>
              <w:sz w:val="18"/>
              <w:szCs w:val="24"/>
              <w:lang w:val="en-US"/>
            </w:rPr>
            <w:fldChar w:fldCharType="separate"/>
          </w:r>
          <w:r w:rsidR="00046EEC">
            <w:rPr>
              <w:rFonts w:eastAsia="Garamond" w:cs="Garamond"/>
              <w:sz w:val="18"/>
              <w:szCs w:val="24"/>
              <w:lang w:val="en-US"/>
            </w:rPr>
            <w:t>Heidarzadeh Vazifehkhoran et al.</w:t>
          </w:r>
          <w:r>
            <w:rPr>
              <w:rFonts w:eastAsia="Garamond" w:cs="Garamond"/>
              <w:sz w:val="18"/>
              <w:szCs w:val="24"/>
              <w:lang w:val="en-US"/>
            </w:rPr>
            <w:fldChar w:fldCharType="end"/>
          </w:r>
        </w:sdtContent>
      </w:sdt>
      <w:r>
        <w:rPr>
          <w:rFonts w:eastAsia="Garamond" w:cs="Garamond"/>
          <w:sz w:val="18"/>
          <w:szCs w:val="24"/>
          <w:lang w:val="en-US"/>
        </w:rPr>
        <w:t xml:space="preserve"> </w:t>
      </w:r>
      <w:sdt>
        <w:sdtPr>
          <w:rPr>
            <w:rFonts w:eastAsia="Garamond" w:cs="Garamond"/>
            <w:sz w:val="18"/>
            <w:szCs w:val="24"/>
            <w:lang w:val="en-US"/>
          </w:rPr>
          <w:alias w:val="To edit, see citavi.com/edit"/>
          <w:tag w:val="CitaviPlaceholder#e5272cc7-71ae-49ba-afbb-23dc4ed70f34"/>
          <w:id w:val="-410544737"/>
          <w:placeholder>
            <w:docPart w:val="E0E9F0C94F9F4D7CA931BDF4FD6DF406"/>
          </w:placeholder>
        </w:sdtPr>
        <w:sdtEndPr/>
        <w:sdtContent>
          <w:r>
            <w:rPr>
              <w:rFonts w:eastAsia="Garamond" w:cs="Garamond"/>
              <w:sz w:val="18"/>
              <w:szCs w:val="24"/>
              <w:lang w:val="en-US"/>
            </w:rPr>
            <w:fldChar w:fldCharType="begin"/>
          </w:r>
          <w:r w:rsidR="00046EEC">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hiZDI3NDk4LTM4YjctNDNkYy1hMDZiLWRlMzRlZGFlZWI4NyIsIkVudHJpZXMiOlt7IiRpZCI6IjIiLCIkdHlwZSI6IlN3aXNzQWNhZGVtaWMuQ2l0YXZpLkNpdGF0aW9ucy5Xb3JkUGxhY2Vob2xkZXJFbnRyeSwgU3dpc3NBY2FkZW1pYy5DaXRhdmkiLCJJZCI6IjVhZTE5ZjQzLTVlMzktNGVhOC1hNjcyLTk4YWZmYWIwYWNmYiIsIlJhbmdlTGVuZ3RoIjo2LCJSZWZlcmVuY2VJZCI6IjU0Zjc4NzZjLWY3MzYtNDYyYi05NTE3LWU2MGRiNDU1Y2R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kwNTAzNjgiLCJVcmlTdHJpbmciOiJodHRwczovL2RvaS5vcmcvMTAuMzM5MC9lbjkwNTAzN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Y6NDEiLCJNb2RpZmllZEJ5IjoiX0hlbGxtYW5uLCBTaW1vbiIsIklkIjoiNTVkNmVkNGItNjFhZS00ZDlhLWI0ZWItOTk1MjI5Y2ZmNjllIiwiTW9kaWZpZWRPbiI6IjIwMjUtMDEtMjNUMTk6MDY6NDEiLCJQcm9qZWN0Ijp7IiRyZWYiOiI4In19XSwiTnVtYmVyIjoiNSIsIk9yZ2FuaXphdGlvbnMiOltdLCJPdGhlcnNJbnZvbHZlZCI6W10sIlBhZ2VSYW5nZSI6IjxzcD5cclxuICA8bj4zNjg8L24+XHJcbiAgPGluPnRydWU8L2luPlxyXG4gIDxvcz4zNjg8L29zPlxyXG4gIDxwcz4zNjg8L3BzPlxyXG48L3NwPlxyXG48b3M+MzY4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}</w:instrText>
          </w:r>
          <w:r>
            <w:rPr>
              <w:rFonts w:eastAsia="Garamond" w:cs="Garamond"/>
              <w:sz w:val="18"/>
              <w:szCs w:val="24"/>
              <w:lang w:val="en-US"/>
            </w:rPr>
            <w:fldChar w:fldCharType="separate"/>
          </w:r>
          <w:r w:rsidR="00046EEC">
            <w:rPr>
              <w:rFonts w:eastAsia="Garamond" w:cs="Garamond"/>
              <w:sz w:val="18"/>
              <w:szCs w:val="24"/>
              <w:lang w:val="en-US"/>
            </w:rPr>
            <w:t>(2016)</w:t>
          </w:r>
          <w:r>
            <w:rPr>
              <w:rFonts w:eastAsia="Garamond" w:cs="Garamond"/>
              <w:sz w:val="18"/>
              <w:szCs w:val="24"/>
              <w:lang w:val="en-US"/>
            </w:rPr>
            <w:fldChar w:fldCharType="end"/>
          </w:r>
        </w:sdtContent>
      </w:sdt>
      <w:r>
        <w:rPr>
          <w:rFonts w:eastAsia="Garamond" w:cs="Garamond"/>
          <w:sz w:val="18"/>
          <w:szCs w:val="24"/>
          <w:lang w:val="en-US"/>
        </w:rPr>
        <w:t>, all others</w:t>
      </w:r>
      <w:r w:rsidR="00677CF7">
        <w:rPr>
          <w:rFonts w:eastAsia="Garamond" w:cs="Garamond"/>
          <w:sz w:val="18"/>
          <w:szCs w:val="24"/>
          <w:lang w:val="en-US"/>
        </w:rPr>
        <w:t xml:space="preserve"> </w:t>
      </w:r>
      <w:r>
        <w:rPr>
          <w:rFonts w:eastAsia="Garamond" w:cs="Garamond"/>
          <w:sz w:val="18"/>
          <w:szCs w:val="24"/>
          <w:lang w:val="en-US"/>
        </w:rPr>
        <w:t xml:space="preserve">from in-house </w:t>
      </w:r>
      <w:r w:rsidR="00677CF7">
        <w:rPr>
          <w:rFonts w:eastAsia="Garamond" w:cs="Garamond"/>
          <w:sz w:val="18"/>
          <w:szCs w:val="24"/>
          <w:lang w:val="en-US"/>
        </w:rPr>
        <w:t>measurements</w:t>
      </w:r>
      <w:r>
        <w:rPr>
          <w:rFonts w:eastAsia="Garamond" w:cs="Garamond"/>
          <w:sz w:val="18"/>
          <w:szCs w:val="24"/>
          <w:lang w:val="en-US"/>
        </w:rPr>
        <w:t xml:space="preserve"> at DBFZ</w:t>
      </w:r>
      <w:r w:rsidR="001D3BAC">
        <w:rPr>
          <w:rFonts w:eastAsia="Garamond" w:cs="Garamond"/>
          <w:sz w:val="18"/>
          <w:szCs w:val="24"/>
          <w:lang w:val="en-US"/>
        </w:rPr>
        <w:t>.</w:t>
      </w:r>
    </w:p>
    <w:p w14:paraId="4F164AFE" w14:textId="4F8DEC46" w:rsidR="007B71A7" w:rsidRDefault="007B71A7" w:rsidP="007B71A7">
      <w:pPr>
        <w:spacing w:line="360" w:lineRule="auto"/>
        <w:ind w:right="30" w:firstLine="0"/>
        <w:jc w:val="left"/>
        <w:rPr>
          <w:rFonts w:eastAsia="Garamond" w:cs="Garamond"/>
          <w:sz w:val="18"/>
          <w:szCs w:val="24"/>
          <w:lang w:val="en-US"/>
        </w:rPr>
      </w:pPr>
      <w:r>
        <w:rPr>
          <w:rFonts w:eastAsia="Garamond" w:cs="Garamond"/>
          <w:sz w:val="18"/>
          <w:szCs w:val="24"/>
          <w:vertAlign w:val="superscript"/>
          <w:lang w:val="en-US"/>
        </w:rPr>
        <w:t>d</w:t>
      </w:r>
      <w:r>
        <w:rPr>
          <w:rFonts w:eastAsia="Garamond" w:cs="Garamond"/>
          <w:sz w:val="18"/>
          <w:szCs w:val="24"/>
          <w:lang w:val="en-US"/>
        </w:rPr>
        <w:t xml:space="preserve"> </w:t>
      </w:r>
      <w:r w:rsidR="001D3BAC">
        <w:rPr>
          <w:rFonts w:eastAsia="Garamond" w:cs="Garamond"/>
          <w:sz w:val="18"/>
          <w:szCs w:val="24"/>
          <w:lang w:val="en-US"/>
        </w:rPr>
        <w:t xml:space="preserve">Nominal values were </w:t>
      </w:r>
      <w:r>
        <w:rPr>
          <w:rFonts w:eastAsia="Garamond" w:cs="Garamond"/>
          <w:sz w:val="18"/>
          <w:szCs w:val="24"/>
          <w:lang w:val="en-US"/>
        </w:rPr>
        <w:t>determined from in-house substrate characterization at DBFZ with given sample size</w:t>
      </w:r>
      <w:r w:rsidR="001D3BAC">
        <w:rPr>
          <w:rFonts w:eastAsia="Garamond" w:cs="Garamond"/>
          <w:sz w:val="18"/>
          <w:szCs w:val="24"/>
          <w:lang w:val="en-US"/>
        </w:rPr>
        <w:t>.</w:t>
      </w:r>
    </w:p>
    <w:p w14:paraId="29A5D0C7" w14:textId="5F50B6E9" w:rsidR="00CC6CC8" w:rsidRPr="00220152" w:rsidRDefault="007B71A7" w:rsidP="00220152">
      <w:pPr>
        <w:spacing w:line="360" w:lineRule="auto"/>
        <w:ind w:right="30" w:firstLine="0"/>
        <w:jc w:val="left"/>
        <w:rPr>
          <w:rFonts w:eastAsia="Garamond" w:cs="Garamond"/>
          <w:sz w:val="18"/>
          <w:szCs w:val="24"/>
          <w:vertAlign w:val="superscript"/>
          <w:lang w:val="en-US"/>
        </w:rPr>
      </w:pPr>
      <w:r>
        <w:rPr>
          <w:rFonts w:eastAsia="Garamond" w:cs="Garamond"/>
          <w:sz w:val="18"/>
          <w:szCs w:val="24"/>
          <w:vertAlign w:val="superscript"/>
          <w:lang w:val="en-US"/>
        </w:rPr>
        <w:t>e</w:t>
      </w:r>
      <w:r>
        <w:rPr>
          <w:rFonts w:eastAsia="Garamond" w:cs="Garamond"/>
          <w:sz w:val="18"/>
          <w:szCs w:val="24"/>
          <w:lang w:val="en-US"/>
        </w:rPr>
        <w:t xml:space="preserve"> VC of BMP taken as mean residual </w:t>
      </w:r>
      <w:r w:rsidR="00667BDC">
        <w:rPr>
          <w:rFonts w:eastAsia="Garamond" w:cs="Garamond"/>
          <w:sz w:val="18"/>
          <w:szCs w:val="24"/>
          <w:lang w:val="en-US"/>
        </w:rPr>
        <w:t>standard deviation</w:t>
      </w:r>
      <w:r>
        <w:rPr>
          <w:rFonts w:eastAsia="Garamond" w:cs="Garamond"/>
          <w:sz w:val="18"/>
          <w:szCs w:val="24"/>
          <w:lang w:val="en-US"/>
        </w:rPr>
        <w:t xml:space="preserve"> of all four substrates in </w:t>
      </w:r>
      <w:sdt>
        <w:sdtPr>
          <w:rPr>
            <w:rFonts w:eastAsia="Garamond" w:cs="Garamond"/>
            <w:sz w:val="18"/>
            <w:szCs w:val="24"/>
            <w:lang w:val="en-US"/>
          </w:rPr>
          <w:alias w:val="To edit, see citavi.com/edit"/>
          <w:tag w:val="CitaviPlaceholder#aa74cf7c-e12c-43c4-b03f-1c541b5e3885"/>
          <w:id w:val="-1661078250"/>
          <w:placeholder>
            <w:docPart w:val="B4766C8034684748A637D8E1F4BF5F08"/>
          </w:placeholder>
        </w:sdtPr>
        <w:sdtEndPr/>
        <w:sdtContent>
          <w:r>
            <w:rPr>
              <w:rFonts w:eastAsia="Garamond" w:cs="Garamond"/>
              <w:sz w:val="18"/>
              <w:szCs w:val="24"/>
              <w:lang w:val="en-US"/>
            </w:rPr>
            <w:fldChar w:fldCharType="begin"/>
          </w:r>
          <w:r w:rsidR="00046EEC">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I3NmRmYzg3LWJkYmUtNGJhYS1iYzYxLTI2MDhlNTRjYzY1YiIsIkVudHJpZXMiOlt7IiRpZCI6IjIiLCIkdHlwZSI6IlN3aXNzQWNhZGVtaWMuQ2l0YXZpLkNpdGF0aW9ucy5Xb3JkUGxhY2Vob2xkZXJFbnRyeSwgU3dpc3NBY2FkZW1pYy5DaXRhdmkiLCJJZCI6ImFiZDQxNjAwLWY5OTEtNDk5OS1iYTcwLTBlOTJkMzZlMDc2OCIsIlJhbmdlTGVuZ3RoIjoxMywiUmVmZXJlbmNlSWQiOiJkZGE3YTc1MS03NGMyLTRhMDgtYWEyYy00ZjZiYzdjMDIyOD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kwL3cxMjA2MTc1Mi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dzEyMDYxNzUyIiwiVXJpU3RyaW5nIjoiaHR0cHM6Ly9kb2kub3JnLzEwLjMzOTAvdzEyMDYxNzU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}</w:instrText>
          </w:r>
          <w:r>
            <w:rPr>
              <w:rFonts w:eastAsia="Garamond" w:cs="Garamond"/>
              <w:sz w:val="18"/>
              <w:szCs w:val="24"/>
              <w:lang w:val="en-US"/>
            </w:rPr>
            <w:fldChar w:fldCharType="separate"/>
          </w:r>
          <w:r w:rsidR="00046EEC">
            <w:rPr>
              <w:rFonts w:eastAsia="Garamond" w:cs="Garamond"/>
              <w:sz w:val="18"/>
              <w:szCs w:val="24"/>
              <w:lang w:val="en-US"/>
            </w:rPr>
            <w:t>Hafner et al.</w:t>
          </w:r>
          <w:r>
            <w:rPr>
              <w:rFonts w:eastAsia="Garamond" w:cs="Garamond"/>
              <w:sz w:val="18"/>
              <w:szCs w:val="24"/>
              <w:lang w:val="en-US"/>
            </w:rPr>
            <w:fldChar w:fldCharType="end"/>
          </w:r>
        </w:sdtContent>
      </w:sdt>
      <w:r>
        <w:rPr>
          <w:rFonts w:eastAsia="Garamond" w:cs="Garamond"/>
          <w:sz w:val="18"/>
          <w:szCs w:val="24"/>
          <w:lang w:val="en-US"/>
        </w:rPr>
        <w:t xml:space="preserve"> </w:t>
      </w:r>
      <w:sdt>
        <w:sdtPr>
          <w:rPr>
            <w:rFonts w:eastAsia="Garamond" w:cs="Garamond"/>
            <w:sz w:val="18"/>
            <w:szCs w:val="24"/>
            <w:lang w:val="en-US"/>
          </w:rPr>
          <w:alias w:val="To edit, see citavi.com/edit"/>
          <w:tag w:val="CitaviPlaceholder#b76dfc87-bdbe-4baa-bc61-2608e54cc65b"/>
          <w:id w:val="-1228984482"/>
          <w:placeholder>
            <w:docPart w:val="B4766C8034684748A637D8E1F4BF5F08"/>
          </w:placeholder>
        </w:sdtPr>
        <w:sdtEndPr/>
        <w:sdtContent>
          <w:r>
            <w:rPr>
              <w:rFonts w:eastAsia="Garamond" w:cs="Garamond"/>
              <w:sz w:val="18"/>
              <w:szCs w:val="24"/>
              <w:lang w:val="en-US"/>
            </w:rPr>
            <w:fldChar w:fldCharType="begin"/>
          </w:r>
          <w:r w:rsidR="00046EEC">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FhNzRjZjdjLWUxMmMtNDNjNC1iMDNmLTFjNTQxYjVlMzg4NSIsIkVudHJpZXMiOlt7IiRpZCI6IjIiLCIkdHlwZSI6IlN3aXNzQWNhZGVtaWMuQ2l0YXZpLkNpdGF0aW9ucy5Xb3JkUGxhY2Vob2xkZXJFbnRyeSwgU3dpc3NBY2FkZW1pYy5DaXRhdmkiLCJJZCI6ImQyYjQ5MDA0LWFmYTUtNDcxOC05MjcyLTMwYzIwNDYxNmRjNyIsIlJhbmdlTGVuZ3RoIjo2LCJSZWZlcmVuY2VJZCI6ImRkYTdhNzUxLTc0YzItNGEwOC1hYTJjLTRmNmJjN2MwMjI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3cxMjA2MTc1MiIsIlVyaVN0cmluZyI6Imh0dHBzOi8vZG9pLm9yZy8xMC4zMzkwL3cxMjA2MTc1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IwKSJ9XX0sIlRhZyI6IkNpdGF2aVBsYWNlaG9sZGVyI2I3NmRmYzg3LWJkYmUtNGJhYS1iYzYxLTI2MDhlNTRjYzY1YiIsIlRleHQiOiIoMjAyMCkiLCJXQUlWZXJzaW9uIjoiNi4xNS4yLjAifQ==}</w:instrText>
          </w:r>
          <w:r>
            <w:rPr>
              <w:rFonts w:eastAsia="Garamond" w:cs="Garamond"/>
              <w:sz w:val="18"/>
              <w:szCs w:val="24"/>
              <w:lang w:val="en-US"/>
            </w:rPr>
            <w:fldChar w:fldCharType="separate"/>
          </w:r>
          <w:r w:rsidR="00046EEC">
            <w:rPr>
              <w:rFonts w:eastAsia="Garamond" w:cs="Garamond"/>
              <w:sz w:val="18"/>
              <w:szCs w:val="24"/>
              <w:lang w:val="en-US"/>
            </w:rPr>
            <w:t>(2020)</w:t>
          </w:r>
          <w:r>
            <w:rPr>
              <w:rFonts w:eastAsia="Garamond" w:cs="Garamond"/>
              <w:sz w:val="18"/>
              <w:szCs w:val="24"/>
              <w:lang w:val="en-US"/>
            </w:rPr>
            <w:fldChar w:fldCharType="end"/>
          </w:r>
        </w:sdtContent>
      </w:sdt>
      <w:r>
        <w:rPr>
          <w:rFonts w:eastAsia="Garamond" w:cs="Garamond"/>
          <w:sz w:val="18"/>
          <w:szCs w:val="24"/>
          <w:lang w:val="en-US"/>
        </w:rPr>
        <w:t>, Tab. 3, excluding cellulose</w:t>
      </w:r>
      <w:r w:rsidR="001D3BAC">
        <w:rPr>
          <w:rFonts w:eastAsia="Garamond" w:cs="Garamond"/>
          <w:sz w:val="18"/>
          <w:szCs w:val="24"/>
          <w:lang w:val="en-US"/>
        </w:rPr>
        <w:t>. VC</w:t>
      </w:r>
      <w:r w:rsidR="001D3BAC" w:rsidRPr="009C322A">
        <w:rPr>
          <w:sz w:val="18"/>
          <w:lang w:val="en-US"/>
        </w:rPr>
        <w:t xml:space="preserve"> </w:t>
      </w:r>
      <w:r w:rsidR="001D3BAC" w:rsidRPr="00220152">
        <w:rPr>
          <w:sz w:val="18"/>
          <w:lang w:val="en-US"/>
        </w:rPr>
        <w:t xml:space="preserve">of </w:t>
      </w:r>
      <m:oMath>
        <m:r>
          <w:rPr>
            <w:rFonts w:ascii="Cambria Math" w:hAnsi="Cambria Math"/>
            <w:sz w:val="18"/>
            <w:lang w:val="en-US"/>
          </w:rPr>
          <m:t>TS</m:t>
        </m:r>
      </m:oMath>
      <w:r w:rsidR="001D3BAC" w:rsidRPr="00220152">
        <w:rPr>
          <w:sz w:val="18"/>
          <w:lang w:val="en-US"/>
        </w:rPr>
        <w:t xml:space="preserve">, </w:t>
      </w:r>
      <m:oMath>
        <m:bar>
          <m:barPr>
            <m:pos m:val="top"/>
            <m:ctrlPr>
              <w:rPr>
                <w:rFonts w:ascii="Cambria Math" w:hAnsi="Cambria Math"/>
                <w:i/>
                <w:sz w:val="18"/>
                <w:lang w:val="en-US"/>
              </w:rPr>
            </m:ctrlPr>
          </m:barPr>
          <m:e>
            <m:r>
              <w:rPr>
                <w:rFonts w:ascii="Cambria Math" w:hAnsi="Cambria Math"/>
                <w:sz w:val="18"/>
                <w:lang w:val="en-US"/>
              </w:rPr>
              <m:t>XP</m:t>
            </m:r>
          </m:e>
        </m:bar>
      </m:oMath>
      <w:r w:rsidR="001D3BAC" w:rsidRPr="00220152">
        <w:rPr>
          <w:sz w:val="18"/>
          <w:lang w:val="en-US"/>
        </w:rPr>
        <w:t xml:space="preserve">, </w:t>
      </w:r>
      <m:oMath>
        <m:bar>
          <m:barPr>
            <m:pos m:val="top"/>
            <m:ctrlPr>
              <w:rPr>
                <w:rFonts w:ascii="Cambria Math" w:hAnsi="Cambria Math"/>
                <w:i/>
                <w:sz w:val="18"/>
                <w:lang w:val="en-US"/>
              </w:rPr>
            </m:ctrlPr>
          </m:barPr>
          <m:e>
            <m:r>
              <w:rPr>
                <w:rFonts w:ascii="Cambria Math" w:hAnsi="Cambria Math"/>
                <w:sz w:val="18"/>
                <w:lang w:val="en-US"/>
              </w:rPr>
              <m:t>XL</m:t>
            </m:r>
          </m:e>
        </m:bar>
      </m:oMath>
      <w:r w:rsidR="001D3BAC" w:rsidRPr="00220152">
        <w:rPr>
          <w:sz w:val="18"/>
          <w:lang w:val="en-US"/>
        </w:rPr>
        <w:t xml:space="preserve">, and </w:t>
      </w:r>
      <m:oMath>
        <m:bar>
          <m:barPr>
            <m:pos m:val="top"/>
            <m:ctrlPr>
              <w:rPr>
                <w:rFonts w:ascii="Cambria Math" w:hAnsi="Cambria Math"/>
                <w:i/>
                <w:sz w:val="18"/>
                <w:lang w:val="en-US"/>
              </w:rPr>
            </m:ctrlPr>
          </m:barPr>
          <m:e>
            <m:r>
              <w:rPr>
                <w:rFonts w:ascii="Cambria Math" w:hAnsi="Cambria Math"/>
                <w:sz w:val="18"/>
                <w:lang w:val="en-US"/>
              </w:rPr>
              <m:t>XA</m:t>
            </m:r>
          </m:e>
        </m:bar>
      </m:oMath>
      <w:r w:rsidR="001D3BAC" w:rsidRPr="00220152">
        <w:rPr>
          <w:sz w:val="18"/>
          <w:lang w:val="en-US"/>
        </w:rPr>
        <w:t xml:space="preserve"> were taken from </w:t>
      </w:r>
      <w:sdt>
        <w:sdtPr>
          <w:rPr>
            <w:sz w:val="18"/>
            <w:lang w:val="en-US"/>
          </w:rPr>
          <w:alias w:val="To edit, see citavi.com/edit"/>
          <w:tag w:val="CitaviPlaceholder#e6db6b2e-fab1-4a9b-a12c-57bfc19fe132"/>
          <w:id w:val="2033370748"/>
          <w:placeholder>
            <w:docPart w:val="C2C0F12C8F124740A61917E8DA5703D2"/>
          </w:placeholder>
        </w:sdtPr>
        <w:sdtEndPr/>
        <w:sdtContent>
          <w:r w:rsidR="001D3BAC" w:rsidRPr="00220152">
            <w:rPr>
              <w:sz w:val="18"/>
              <w:lang w:val="en-US"/>
            </w:rPr>
            <w:fldChar w:fldCharType="begin"/>
          </w:r>
          <w:r w:rsidR="001D3BAC" w:rsidRPr="00220152">
            <w:rPr>
              <w:sz w:val="18"/>
              <w:lang w:val="en-US"/>
            </w:rPr>
            <w:instrText>ADDIN CitaviPlaceholder{eyIkaWQiOiIxIiwiJHR5cGUiOiJTd2lzc0FjYWRlbWljLkNpdGF2aS5DaXRhdGlvbnMuV29yZFBsYWNlaG9sZGVyLCBTd2lzc0FjYWRlbWljLkNpdGF2aSIsIkFzc29jaWF0ZVdpdGhQbGFjZWhvbGRlclRhZyI6IkNpdGF2aVBsYWNlaG9sZGVyIzg1MThlN2U3LWJiOGYtNGI2My04ZmFkLWY2MWE1M2U3ZGNjNSIsIkVudHJpZXMiOlt7IiRpZCI6IjIiLCIkdHlwZSI6IlN3aXNzQWNhZGVtaWMuQ2l0YXZpLkNpdGF0aW9ucy5Xb3JkUGxhY2Vob2xkZXJFbnRyeSwgU3dpc3NBY2FkZW1pYy5DaXRhdmkiLCJJZCI6IjE2YjMyYWZjLTY4NGItNGFlYi05YWY5LWYzNGU0MmIzOTI1Yi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2U2ZGI2YjJlLWZhYjEtNGE5Yi1hMTJjLTU3YmZjMTlmZTEzMiIsIlRleHQiOiJEZWxvcnkgZXQgYWwuIiwiV0FJVmVyc2lvbiI6IjYuMTUuMi4wIn0=}</w:instrText>
          </w:r>
          <w:r w:rsidR="001D3BAC" w:rsidRPr="00220152">
            <w:rPr>
              <w:sz w:val="18"/>
              <w:lang w:val="en-US"/>
            </w:rPr>
            <w:fldChar w:fldCharType="separate"/>
          </w:r>
          <w:r w:rsidR="00046EEC">
            <w:rPr>
              <w:sz w:val="18"/>
              <w:lang w:val="en-US"/>
            </w:rPr>
            <w:t>Delory et al.</w:t>
          </w:r>
          <w:r w:rsidR="001D3BAC" w:rsidRPr="00220152">
            <w:rPr>
              <w:sz w:val="18"/>
              <w:lang w:val="en-US"/>
            </w:rPr>
            <w:fldChar w:fldCharType="end"/>
          </w:r>
        </w:sdtContent>
      </w:sdt>
      <w:r w:rsidR="001D3BAC" w:rsidRPr="00220152">
        <w:rPr>
          <w:sz w:val="18"/>
          <w:lang w:val="en-US"/>
        </w:rPr>
        <w:t xml:space="preserve"> </w:t>
      </w:r>
      <w:sdt>
        <w:sdtPr>
          <w:rPr>
            <w:sz w:val="18"/>
            <w:lang w:val="en-US"/>
          </w:rPr>
          <w:alias w:val="To edit, see citavi.com/edit"/>
          <w:tag w:val="CitaviPlaceholder#2dfd154c-6d00-4b7b-a8e0-421ac87c966b"/>
          <w:id w:val="-514225283"/>
          <w:placeholder>
            <w:docPart w:val="C2C0F12C8F124740A61917E8DA5703D2"/>
          </w:placeholder>
        </w:sdtPr>
        <w:sdtEndPr/>
        <w:sdtContent>
          <w:r w:rsidR="001D3BAC" w:rsidRPr="00220152">
            <w:rPr>
              <w:sz w:val="18"/>
              <w:lang w:val="en-US"/>
            </w:rPr>
            <w:fldChar w:fldCharType="begin"/>
          </w:r>
          <w:r w:rsidR="001D3BAC" w:rsidRPr="00220152">
            <w:rPr>
              <w:sz w:val="18"/>
              <w:lang w:val="en-US"/>
            </w:rPr>
            <w:instrText>ADDIN CitaviPlaceholder{eyIkaWQiOiIxIiwiJHR5cGUiOiJTd2lzc0FjYWRlbWljLkNpdGF2aS5DaXRhdGlvbnMuV29yZFBsYWNlaG9sZGVyLCBTd2lzc0FjYWRlbWljLkNpdGF2aSIsIkFzc29jaWF0ZVdpdGhQbGFjZWhvbGRlclRhZyI6IkNpdGF2aVBsYWNlaG9sZGVyI2Y4OTZkYzI0LWJlYTktNDcyMS04NDUyLTc0OTg2MWI0YTc4MiIsIkVudHJpZXMiOlt7IiRpZCI6IjIiLCIkdHlwZSI6IlN3aXNzQWNhZGVtaWMuQ2l0YXZpLkNpdGF0aW9ucy5Xb3JkUGxhY2Vob2xkZXJFbnRyeSwgU3dpc3NBY2FkZW1pYy5DaXRhdmkiLCJJZCI6IjA4MzllYTI3LTQ1ZmMtNDEzNS04MjQwLTdlOTdlOGU2MTQzM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MyZGZkMTU0Yy02ZDAwLTRiN2ItYThlMC00MjFhYzg3Yzk2NmIiLCJUZXh0IjoiKDIwMjUpIiwiV0FJVmVyc2lvbiI6IjYuMTUuMi4wIn0=}</w:instrText>
          </w:r>
          <w:r w:rsidR="001D3BAC" w:rsidRPr="00220152">
            <w:rPr>
              <w:sz w:val="18"/>
              <w:lang w:val="en-US"/>
            </w:rPr>
            <w:fldChar w:fldCharType="separate"/>
          </w:r>
          <w:r w:rsidR="00046EEC">
            <w:rPr>
              <w:sz w:val="18"/>
              <w:lang w:val="en-US"/>
            </w:rPr>
            <w:t>(2025)</w:t>
          </w:r>
          <w:r w:rsidR="001D3BAC" w:rsidRPr="00220152">
            <w:rPr>
              <w:sz w:val="18"/>
              <w:lang w:val="en-US"/>
            </w:rPr>
            <w:fldChar w:fldCharType="end"/>
          </w:r>
        </w:sdtContent>
      </w:sdt>
      <w:r w:rsidR="001D3BAC">
        <w:rPr>
          <w:sz w:val="18"/>
          <w:lang w:val="en-US"/>
        </w:rPr>
        <w:t>.</w:t>
      </w:r>
      <w:r w:rsidR="00CC6CC8">
        <w:rPr>
          <w:lang w:val="en-US"/>
        </w:rPr>
        <w:br w:type="page"/>
      </w:r>
    </w:p>
    <w:p w14:paraId="32E6C3C5" w14:textId="40401326" w:rsidR="0CD80FEA" w:rsidRPr="00BC0157" w:rsidRDefault="0CD80FEA" w:rsidP="00ED5B16">
      <w:pPr>
        <w:spacing w:after="200" w:line="360" w:lineRule="auto"/>
        <w:ind w:right="30" w:firstLine="341"/>
        <w:jc w:val="center"/>
        <w:rPr>
          <w:lang w:val="en-US"/>
        </w:rPr>
      </w:pPr>
      <w:r w:rsidRPr="00220152">
        <w:rPr>
          <w:rFonts w:eastAsia="Garamond" w:cs="Garamond"/>
          <w:b/>
          <w:sz w:val="22"/>
          <w:lang w:val="en-US"/>
        </w:rPr>
        <w:lastRenderedPageBreak/>
        <w:t>Table 2:</w:t>
      </w:r>
      <w:r w:rsidRPr="00BC0157">
        <w:rPr>
          <w:rFonts w:eastAsia="Garamond" w:cs="Garamond"/>
          <w:sz w:val="22"/>
          <w:lang w:val="en-US"/>
        </w:rPr>
        <w:t xml:space="preserve"> Parameters of MPC problems</w:t>
      </w:r>
      <w:ins w:id="304" w:author="Sören Weinrich" w:date="2025-04-25T13:50:00Z">
        <w:r w:rsidR="00521731">
          <w:rPr>
            <w:rFonts w:eastAsia="Garamond" w:cs="Garamond"/>
            <w:sz w:val="22"/>
            <w:lang w:val="en-US"/>
          </w:rPr>
          <w:t xml:space="preserve"> for case study 1 and 2</w:t>
        </w:r>
      </w:ins>
    </w:p>
    <w:tbl>
      <w:tblPr>
        <w:tblW w:w="8396" w:type="dxa"/>
        <w:jc w:val="center"/>
        <w:tblLook w:val="04A0" w:firstRow="1" w:lastRow="0" w:firstColumn="1" w:lastColumn="0" w:noHBand="0" w:noVBand="1"/>
      </w:tblPr>
      <w:tblGrid>
        <w:gridCol w:w="1722"/>
        <w:gridCol w:w="1680"/>
        <w:gridCol w:w="426"/>
        <w:gridCol w:w="1417"/>
        <w:gridCol w:w="1843"/>
        <w:gridCol w:w="1308"/>
      </w:tblGrid>
      <w:tr w:rsidR="008605C6" w:rsidRPr="009F756A" w14:paraId="7C608B34" w14:textId="77777777" w:rsidTr="00220152">
        <w:trPr>
          <w:trHeight w:val="300"/>
          <w:jc w:val="center"/>
        </w:trPr>
        <w:tc>
          <w:tcPr>
            <w:tcW w:w="1722" w:type="dxa"/>
            <w:tcBorders>
              <w:top w:val="single" w:sz="4" w:space="0" w:color="auto"/>
              <w:bottom w:val="single" w:sz="4" w:space="0" w:color="auto"/>
            </w:tcBorders>
            <w:tcMar>
              <w:top w:w="15" w:type="dxa"/>
              <w:left w:w="15" w:type="dxa"/>
              <w:bottom w:w="15" w:type="dxa"/>
              <w:right w:w="15" w:type="dxa"/>
            </w:tcMar>
            <w:vAlign w:val="center"/>
          </w:tcPr>
          <w:p w14:paraId="17970751" w14:textId="4446BB7E" w:rsidR="008605C6" w:rsidRPr="00220152" w:rsidRDefault="008605C6" w:rsidP="00220152">
            <w:pPr>
              <w:spacing w:after="0" w:line="360" w:lineRule="auto"/>
              <w:ind w:right="144"/>
              <w:jc w:val="right"/>
              <w:rPr>
                <w:rFonts w:eastAsia="Garamond" w:cs="Garamond"/>
                <w:color w:val="000000" w:themeColor="text1"/>
                <w:lang w:val="en-US"/>
              </w:rPr>
            </w:pPr>
            <w:r w:rsidRPr="00220152">
              <w:rPr>
                <w:rFonts w:eastAsia="Garamond" w:cs="Garamond"/>
                <w:color w:val="000000" w:themeColor="text1"/>
                <w:lang w:val="en-US"/>
              </w:rPr>
              <w:t>Category</w:t>
            </w:r>
            <w:r w:rsidR="00BC2F81">
              <w:rPr>
                <w:rFonts w:eastAsia="Garamond" w:cs="Garamond"/>
                <w:color w:val="000000" w:themeColor="text1"/>
                <w:lang w:val="en-US"/>
              </w:rPr>
              <w:t xml:space="preserve">  </w:t>
            </w:r>
          </w:p>
        </w:tc>
        <w:tc>
          <w:tcPr>
            <w:tcW w:w="1680" w:type="dxa"/>
            <w:tcBorders>
              <w:top w:val="single" w:sz="4" w:space="0" w:color="auto"/>
              <w:bottom w:val="single" w:sz="4" w:space="0" w:color="auto"/>
            </w:tcBorders>
            <w:tcMar>
              <w:top w:w="15" w:type="dxa"/>
              <w:left w:w="15" w:type="dxa"/>
              <w:bottom w:w="15" w:type="dxa"/>
              <w:right w:w="15" w:type="dxa"/>
            </w:tcMar>
            <w:vAlign w:val="center"/>
          </w:tcPr>
          <w:p w14:paraId="460A4282" w14:textId="38EE6A50" w:rsidR="008605C6" w:rsidRPr="00220152" w:rsidRDefault="008605C6" w:rsidP="001D6EB5">
            <w:pPr>
              <w:spacing w:after="0" w:line="360" w:lineRule="auto"/>
              <w:ind w:firstLine="0"/>
              <w:jc w:val="left"/>
              <w:rPr>
                <w:rFonts w:eastAsia="Garamond" w:cs="Garamond"/>
                <w:color w:val="000000" w:themeColor="text1"/>
                <w:vertAlign w:val="superscript"/>
                <w:lang w:val="en-US"/>
              </w:rPr>
            </w:pPr>
            <w:r w:rsidRPr="00220152">
              <w:rPr>
                <w:rFonts w:eastAsia="Garamond" w:cs="Garamond"/>
                <w:color w:val="000000" w:themeColor="text1"/>
                <w:lang w:val="en-US"/>
              </w:rPr>
              <w:t>Variable</w:t>
            </w:r>
          </w:p>
        </w:tc>
        <w:tc>
          <w:tcPr>
            <w:tcW w:w="3686" w:type="dxa"/>
            <w:gridSpan w:val="3"/>
            <w:tcBorders>
              <w:top w:val="single" w:sz="4" w:space="0" w:color="auto"/>
              <w:bottom w:val="single" w:sz="4" w:space="0" w:color="auto"/>
            </w:tcBorders>
            <w:tcMar>
              <w:top w:w="15" w:type="dxa"/>
              <w:left w:w="15" w:type="dxa"/>
              <w:bottom w:w="15" w:type="dxa"/>
              <w:right w:w="15" w:type="dxa"/>
            </w:tcMar>
            <w:vAlign w:val="center"/>
          </w:tcPr>
          <w:p w14:paraId="1B91D905" w14:textId="3F877C09" w:rsidR="008605C6" w:rsidRPr="00220152" w:rsidRDefault="008605C6" w:rsidP="00220152">
            <w:pPr>
              <w:spacing w:line="360" w:lineRule="auto"/>
              <w:ind w:firstLine="1258"/>
              <w:jc w:val="left"/>
              <w:rPr>
                <w:rFonts w:eastAsia="Garamond" w:cs="Garamond"/>
                <w:color w:val="000000" w:themeColor="text1"/>
                <w:lang w:val="en-US"/>
              </w:rPr>
            </w:pPr>
            <w:commentRangeStart w:id="305"/>
            <w:r w:rsidRPr="00D836E2">
              <w:rPr>
                <w:rFonts w:eastAsia="Garamond" w:cs="Garamond"/>
                <w:color w:val="000000" w:themeColor="text1"/>
                <w:lang w:val="en-US"/>
              </w:rPr>
              <w:t>Value</w:t>
            </w:r>
            <w:commentRangeEnd w:id="305"/>
            <w:r w:rsidR="009A2C69">
              <w:rPr>
                <w:rStyle w:val="Kommentarzeichen"/>
              </w:rPr>
              <w:commentReference w:id="305"/>
            </w:r>
          </w:p>
        </w:tc>
        <w:tc>
          <w:tcPr>
            <w:tcW w:w="1308" w:type="dxa"/>
            <w:tcBorders>
              <w:top w:val="single" w:sz="4" w:space="0" w:color="auto"/>
              <w:bottom w:val="single" w:sz="4" w:space="0" w:color="auto"/>
            </w:tcBorders>
            <w:tcMar>
              <w:top w:w="15" w:type="dxa"/>
              <w:left w:w="15" w:type="dxa"/>
              <w:bottom w:w="15" w:type="dxa"/>
              <w:right w:w="15" w:type="dxa"/>
            </w:tcMar>
            <w:vAlign w:val="center"/>
          </w:tcPr>
          <w:p w14:paraId="2ABBA9FB" w14:textId="645F8A26" w:rsidR="008605C6" w:rsidRPr="00220152" w:rsidRDefault="008605C6" w:rsidP="00ED5B16">
            <w:pPr>
              <w:spacing w:after="0" w:line="360" w:lineRule="auto"/>
              <w:jc w:val="right"/>
              <w:rPr>
                <w:lang w:val="en-US"/>
              </w:rPr>
            </w:pPr>
            <w:r w:rsidRPr="00220152">
              <w:rPr>
                <w:rFonts w:eastAsia="Garamond" w:cs="Garamond"/>
                <w:color w:val="000000" w:themeColor="text1"/>
                <w:lang w:val="en-US"/>
              </w:rPr>
              <w:t>Unit</w:t>
            </w:r>
          </w:p>
        </w:tc>
      </w:tr>
      <w:tr w:rsidR="008605C6" w:rsidRPr="009F756A" w14:paraId="43AB14BA" w14:textId="77777777" w:rsidTr="00220152">
        <w:trPr>
          <w:trHeight w:val="300"/>
          <w:jc w:val="center"/>
        </w:trPr>
        <w:tc>
          <w:tcPr>
            <w:tcW w:w="1722" w:type="dxa"/>
            <w:vMerge w:val="restart"/>
            <w:tcBorders>
              <w:top w:val="single" w:sz="4" w:space="0" w:color="auto"/>
            </w:tcBorders>
            <w:vAlign w:val="center"/>
          </w:tcPr>
          <w:p w14:paraId="175397B4" w14:textId="0F2A6F22" w:rsidR="008605C6" w:rsidRPr="00220152" w:rsidRDefault="008605C6" w:rsidP="00F64570">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Substrate costs</w:t>
            </w:r>
          </w:p>
        </w:tc>
        <w:tc>
          <w:tcPr>
            <w:tcW w:w="1680" w:type="dxa"/>
            <w:tcBorders>
              <w:top w:val="single" w:sz="4" w:space="0" w:color="auto"/>
            </w:tcBorders>
            <w:tcMar>
              <w:top w:w="15" w:type="dxa"/>
              <w:left w:w="15" w:type="dxa"/>
              <w:bottom w:w="15" w:type="dxa"/>
              <w:right w:w="15" w:type="dxa"/>
            </w:tcMar>
            <w:vAlign w:val="center"/>
          </w:tcPr>
          <w:p w14:paraId="7CEFA3A9" w14:textId="1749ED56" w:rsidR="008605C6" w:rsidRPr="00220152" w:rsidRDefault="008605C6" w:rsidP="00AE45FC">
            <w:pPr>
              <w:spacing w:after="0" w:line="360" w:lineRule="auto"/>
              <w:ind w:firstLine="0"/>
              <w:jc w:val="left"/>
              <w:rPr>
                <w:lang w:val="en-US"/>
              </w:rPr>
            </w:pPr>
            <w:r>
              <w:rPr>
                <w:lang w:val="en-US"/>
              </w:rPr>
              <w:t>Maize</w:t>
            </w:r>
            <w:r w:rsidRPr="00220152">
              <w:rPr>
                <w:lang w:val="en-US"/>
              </w:rPr>
              <w:t xml:space="preserve"> silage</w:t>
            </w:r>
          </w:p>
        </w:tc>
        <w:tc>
          <w:tcPr>
            <w:tcW w:w="3686" w:type="dxa"/>
            <w:gridSpan w:val="3"/>
            <w:tcBorders>
              <w:top w:val="single" w:sz="4" w:space="0" w:color="auto"/>
            </w:tcBorders>
            <w:tcMar>
              <w:top w:w="15" w:type="dxa"/>
              <w:left w:w="15" w:type="dxa"/>
              <w:bottom w:w="15" w:type="dxa"/>
              <w:right w:w="15" w:type="dxa"/>
            </w:tcMar>
            <w:vAlign w:val="center"/>
          </w:tcPr>
          <w:p w14:paraId="49E295B0" w14:textId="05626BF7"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Borders>
              <w:top w:val="single" w:sz="4" w:space="0" w:color="auto"/>
            </w:tcBorders>
            <w:tcMar>
              <w:top w:w="15" w:type="dxa"/>
              <w:left w:w="15" w:type="dxa"/>
              <w:bottom w:w="15" w:type="dxa"/>
              <w:right w:w="15" w:type="dxa"/>
            </w:tcMar>
            <w:vAlign w:val="center"/>
          </w:tcPr>
          <w:p w14:paraId="14956E09" w14:textId="2BD4954F"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9F756A" w14:paraId="39E9A199" w14:textId="77777777" w:rsidTr="00220152">
        <w:trPr>
          <w:trHeight w:val="300"/>
          <w:jc w:val="center"/>
        </w:trPr>
        <w:tc>
          <w:tcPr>
            <w:tcW w:w="1722" w:type="dxa"/>
            <w:vMerge/>
          </w:tcPr>
          <w:p w14:paraId="0CE03984"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110B438A" w14:textId="1570C27B" w:rsidR="008605C6" w:rsidRPr="00220152" w:rsidRDefault="008605C6" w:rsidP="00AE45FC">
            <w:pPr>
              <w:spacing w:after="0" w:line="360" w:lineRule="auto"/>
              <w:ind w:firstLine="0"/>
              <w:jc w:val="left"/>
              <w:rPr>
                <w:lang w:val="en-US"/>
              </w:rPr>
            </w:pPr>
            <w:r w:rsidRPr="00220152">
              <w:rPr>
                <w:lang w:val="en-US"/>
              </w:rPr>
              <w:t>Grass silage</w:t>
            </w:r>
          </w:p>
        </w:tc>
        <w:tc>
          <w:tcPr>
            <w:tcW w:w="3686" w:type="dxa"/>
            <w:gridSpan w:val="3"/>
            <w:tcMar>
              <w:top w:w="15" w:type="dxa"/>
              <w:left w:w="15" w:type="dxa"/>
              <w:bottom w:w="15" w:type="dxa"/>
              <w:right w:w="15" w:type="dxa"/>
            </w:tcMar>
            <w:vAlign w:val="center"/>
          </w:tcPr>
          <w:p w14:paraId="1A94435D" w14:textId="21E1A6CD"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35</w:t>
            </w:r>
          </w:p>
        </w:tc>
        <w:tc>
          <w:tcPr>
            <w:tcW w:w="1308" w:type="dxa"/>
            <w:tcMar>
              <w:top w:w="15" w:type="dxa"/>
              <w:left w:w="15" w:type="dxa"/>
              <w:bottom w:w="15" w:type="dxa"/>
              <w:right w:w="15" w:type="dxa"/>
            </w:tcMar>
            <w:vAlign w:val="center"/>
          </w:tcPr>
          <w:p w14:paraId="44E90174" w14:textId="68C8D033"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9F756A" w14:paraId="7DF2966C" w14:textId="77777777" w:rsidTr="00220152">
        <w:trPr>
          <w:trHeight w:val="300"/>
          <w:jc w:val="center"/>
        </w:trPr>
        <w:tc>
          <w:tcPr>
            <w:tcW w:w="1722" w:type="dxa"/>
            <w:vMerge/>
          </w:tcPr>
          <w:p w14:paraId="7905FD07"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75C8E9E7" w14:textId="7AE82A89" w:rsidR="008605C6" w:rsidRPr="00220152" w:rsidRDefault="008605C6" w:rsidP="00AE45FC">
            <w:pPr>
              <w:spacing w:after="0" w:line="360" w:lineRule="auto"/>
              <w:ind w:firstLine="0"/>
              <w:jc w:val="left"/>
              <w:rPr>
                <w:lang w:val="en-US"/>
              </w:rPr>
            </w:pPr>
            <w:r w:rsidRPr="00220152">
              <w:rPr>
                <w:lang w:val="en-US"/>
              </w:rPr>
              <w:t>Sugar beet silage</w:t>
            </w:r>
          </w:p>
        </w:tc>
        <w:tc>
          <w:tcPr>
            <w:tcW w:w="3686" w:type="dxa"/>
            <w:gridSpan w:val="3"/>
            <w:tcMar>
              <w:top w:w="15" w:type="dxa"/>
              <w:left w:w="15" w:type="dxa"/>
              <w:bottom w:w="15" w:type="dxa"/>
              <w:right w:w="15" w:type="dxa"/>
            </w:tcMar>
            <w:vAlign w:val="center"/>
          </w:tcPr>
          <w:p w14:paraId="331A0810" w14:textId="37B4CD32" w:rsidR="008605C6" w:rsidRPr="00220152" w:rsidRDefault="008605C6" w:rsidP="00220152">
            <w:pPr>
              <w:spacing w:line="360" w:lineRule="auto"/>
              <w:ind w:firstLine="1400"/>
              <w:jc w:val="left"/>
              <w:rPr>
                <w:rFonts w:eastAsia="Garamond" w:cs="Garamond"/>
                <w:color w:val="000000" w:themeColor="text1"/>
                <w:lang w:val="en-US"/>
              </w:rPr>
            </w:pPr>
            <w:r w:rsidRPr="0CD80FEA">
              <w:rPr>
                <w:rFonts w:eastAsia="Garamond" w:cs="Garamond"/>
                <w:color w:val="000000" w:themeColor="text1"/>
                <w:lang w:val="en-US"/>
              </w:rPr>
              <w:t>50</w:t>
            </w:r>
          </w:p>
        </w:tc>
        <w:tc>
          <w:tcPr>
            <w:tcW w:w="1308" w:type="dxa"/>
            <w:tcMar>
              <w:top w:w="15" w:type="dxa"/>
              <w:left w:w="15" w:type="dxa"/>
              <w:bottom w:w="15" w:type="dxa"/>
              <w:right w:w="15" w:type="dxa"/>
            </w:tcMar>
            <w:vAlign w:val="center"/>
          </w:tcPr>
          <w:p w14:paraId="08B40A0F" w14:textId="2E30C192"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9F756A" w14:paraId="2BE687D3" w14:textId="77777777" w:rsidTr="00220152">
        <w:trPr>
          <w:trHeight w:val="300"/>
          <w:jc w:val="center"/>
        </w:trPr>
        <w:tc>
          <w:tcPr>
            <w:tcW w:w="1722" w:type="dxa"/>
            <w:vMerge/>
            <w:tcBorders>
              <w:bottom w:val="dotted" w:sz="4" w:space="0" w:color="auto"/>
            </w:tcBorders>
          </w:tcPr>
          <w:p w14:paraId="3535A9A3"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Borders>
              <w:bottom w:val="dotted" w:sz="4" w:space="0" w:color="auto"/>
            </w:tcBorders>
            <w:tcMar>
              <w:top w:w="15" w:type="dxa"/>
              <w:left w:w="15" w:type="dxa"/>
              <w:bottom w:w="15" w:type="dxa"/>
              <w:right w:w="15" w:type="dxa"/>
            </w:tcMar>
            <w:vAlign w:val="center"/>
          </w:tcPr>
          <w:p w14:paraId="66B99546" w14:textId="1F7EBFAE" w:rsidR="008605C6" w:rsidRPr="00220152" w:rsidRDefault="008605C6" w:rsidP="00AE45FC">
            <w:pPr>
              <w:spacing w:after="0" w:line="360" w:lineRule="auto"/>
              <w:ind w:firstLine="0"/>
              <w:jc w:val="left"/>
              <w:rPr>
                <w:lang w:val="en-US"/>
              </w:rPr>
            </w:pPr>
            <w:r w:rsidRPr="00220152">
              <w:rPr>
                <w:lang w:val="en-US"/>
              </w:rPr>
              <w:t>Cattle manure</w:t>
            </w:r>
          </w:p>
        </w:tc>
        <w:tc>
          <w:tcPr>
            <w:tcW w:w="3686" w:type="dxa"/>
            <w:gridSpan w:val="3"/>
            <w:tcBorders>
              <w:bottom w:val="dotted" w:sz="4" w:space="0" w:color="auto"/>
            </w:tcBorders>
            <w:tcMar>
              <w:top w:w="15" w:type="dxa"/>
              <w:left w:w="15" w:type="dxa"/>
              <w:bottom w:w="15" w:type="dxa"/>
              <w:right w:w="15" w:type="dxa"/>
            </w:tcMar>
            <w:vAlign w:val="center"/>
          </w:tcPr>
          <w:p w14:paraId="42773B1B" w14:textId="5C8C2E2E"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20</w:t>
            </w:r>
          </w:p>
        </w:tc>
        <w:tc>
          <w:tcPr>
            <w:tcW w:w="1308" w:type="dxa"/>
            <w:tcBorders>
              <w:bottom w:val="dotted" w:sz="4" w:space="0" w:color="auto"/>
            </w:tcBorders>
            <w:tcMar>
              <w:top w:w="15" w:type="dxa"/>
              <w:left w:w="15" w:type="dxa"/>
              <w:bottom w:w="15" w:type="dxa"/>
              <w:right w:w="15" w:type="dxa"/>
            </w:tcMar>
            <w:vAlign w:val="center"/>
          </w:tcPr>
          <w:p w14:paraId="73234A4E" w14:textId="08D48EDA"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F64570" w:rsidRPr="009F756A" w14:paraId="3CBFF3CD" w14:textId="77777777" w:rsidTr="00BC2F81">
        <w:trPr>
          <w:trHeight w:val="300"/>
          <w:jc w:val="center"/>
        </w:trPr>
        <w:tc>
          <w:tcPr>
            <w:tcW w:w="1722" w:type="dxa"/>
            <w:tcBorders>
              <w:top w:val="dotted" w:sz="4" w:space="0" w:color="auto"/>
              <w:bottom w:val="dotted" w:sz="4" w:space="0" w:color="auto"/>
            </w:tcBorders>
            <w:vAlign w:val="center"/>
          </w:tcPr>
          <w:p w14:paraId="26963B73" w14:textId="0A22AD06" w:rsidR="00F64570" w:rsidRPr="00401FD5" w:rsidRDefault="00F64570" w:rsidP="00AE45FC">
            <w:pPr>
              <w:spacing w:line="360" w:lineRule="auto"/>
              <w:jc w:val="right"/>
              <w:rPr>
                <w:lang w:val="en-US"/>
              </w:rPr>
            </w:pPr>
          </w:p>
        </w:tc>
        <w:tc>
          <w:tcPr>
            <w:tcW w:w="1680" w:type="dxa"/>
            <w:tcBorders>
              <w:top w:val="dotted" w:sz="4" w:space="0" w:color="auto"/>
              <w:bottom w:val="dotted" w:sz="4" w:space="0" w:color="auto"/>
            </w:tcBorders>
            <w:tcMar>
              <w:top w:w="15" w:type="dxa"/>
              <w:left w:w="15" w:type="dxa"/>
              <w:bottom w:w="15" w:type="dxa"/>
              <w:right w:w="15" w:type="dxa"/>
            </w:tcMar>
            <w:vAlign w:val="center"/>
          </w:tcPr>
          <w:p w14:paraId="6C736A77" w14:textId="77777777" w:rsidR="00F64570" w:rsidRPr="00220152" w:rsidRDefault="00F64570" w:rsidP="00AE45FC">
            <w:pPr>
              <w:spacing w:after="0" w:line="360" w:lineRule="auto"/>
              <w:jc w:val="left"/>
              <w:rPr>
                <w:lang w:val="en-US"/>
              </w:rPr>
            </w:pPr>
          </w:p>
        </w:tc>
        <w:tc>
          <w:tcPr>
            <w:tcW w:w="1843" w:type="dxa"/>
            <w:gridSpan w:val="2"/>
            <w:tcBorders>
              <w:top w:val="dotted" w:sz="4" w:space="0" w:color="auto"/>
              <w:bottom w:val="dotted" w:sz="4" w:space="0" w:color="auto"/>
            </w:tcBorders>
            <w:tcMar>
              <w:top w:w="15" w:type="dxa"/>
              <w:left w:w="15" w:type="dxa"/>
              <w:bottom w:w="15" w:type="dxa"/>
              <w:right w:w="15" w:type="dxa"/>
            </w:tcMar>
            <w:vAlign w:val="center"/>
          </w:tcPr>
          <w:p w14:paraId="22C84035" w14:textId="6F547C2B"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 xml:space="preserve">Case study </w:t>
            </w:r>
            <w:r w:rsidR="003B7687">
              <w:rPr>
                <w:rFonts w:eastAsia="Garamond" w:cs="Garamond"/>
                <w:color w:val="000000" w:themeColor="text1"/>
                <w:lang w:val="en-US"/>
              </w:rPr>
              <w:t>1</w:t>
            </w:r>
            <w:r w:rsidRPr="00220152">
              <w:rPr>
                <w:rFonts w:eastAsia="Garamond" w:cs="Garamond"/>
                <w:color w:val="000000" w:themeColor="text1"/>
                <w:vertAlign w:val="superscript"/>
                <w:lang w:val="en-US"/>
              </w:rPr>
              <w:t>a</w:t>
            </w:r>
          </w:p>
        </w:tc>
        <w:tc>
          <w:tcPr>
            <w:tcW w:w="1843" w:type="dxa"/>
            <w:tcBorders>
              <w:top w:val="dotted" w:sz="4" w:space="0" w:color="auto"/>
              <w:bottom w:val="dotted" w:sz="4" w:space="0" w:color="auto"/>
            </w:tcBorders>
            <w:vAlign w:val="center"/>
          </w:tcPr>
          <w:p w14:paraId="7753F729" w14:textId="172C7848"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Case study 2</w:t>
            </w:r>
            <w:r w:rsidR="006416C8">
              <w:rPr>
                <w:rFonts w:eastAsia="Garamond" w:cs="Garamond"/>
                <w:color w:val="000000" w:themeColor="text1"/>
                <w:vertAlign w:val="superscript"/>
                <w:lang w:val="de-DE"/>
              </w:rPr>
              <w:t xml:space="preserve"> b</w:t>
            </w:r>
          </w:p>
        </w:tc>
        <w:tc>
          <w:tcPr>
            <w:tcW w:w="1308" w:type="dxa"/>
            <w:tcBorders>
              <w:top w:val="dotted" w:sz="4" w:space="0" w:color="auto"/>
              <w:bottom w:val="dotted" w:sz="4" w:space="0" w:color="auto"/>
            </w:tcBorders>
            <w:tcMar>
              <w:top w:w="15" w:type="dxa"/>
              <w:left w:w="15" w:type="dxa"/>
              <w:bottom w:w="15" w:type="dxa"/>
              <w:right w:w="15" w:type="dxa"/>
            </w:tcMar>
            <w:vAlign w:val="center"/>
          </w:tcPr>
          <w:p w14:paraId="6B3DCBCA" w14:textId="77777777" w:rsidR="00F64570" w:rsidRPr="00220152" w:rsidRDefault="00F64570" w:rsidP="00AE45FC">
            <w:pPr>
              <w:spacing w:after="0" w:line="360" w:lineRule="auto"/>
              <w:jc w:val="right"/>
              <w:rPr>
                <w:rFonts w:eastAsia="Garamond" w:cs="Garamond"/>
                <w:color w:val="000000" w:themeColor="text1"/>
                <w:lang w:val="en-US"/>
              </w:rPr>
            </w:pPr>
          </w:p>
        </w:tc>
      </w:tr>
      <w:tr w:rsidR="00BC2F81" w:rsidRPr="009F756A" w14:paraId="3861E691" w14:textId="77777777" w:rsidTr="00BC2F81">
        <w:trPr>
          <w:trHeight w:val="300"/>
          <w:jc w:val="center"/>
        </w:trPr>
        <w:tc>
          <w:tcPr>
            <w:tcW w:w="1722" w:type="dxa"/>
            <w:vMerge w:val="restart"/>
            <w:tcBorders>
              <w:top w:val="dotted" w:sz="4" w:space="0" w:color="auto"/>
            </w:tcBorders>
            <w:vAlign w:val="center"/>
          </w:tcPr>
          <w:p w14:paraId="6F0D7B88" w14:textId="3440BE1C" w:rsidR="00BC2F81" w:rsidRPr="00401FD5" w:rsidRDefault="00BC2F81" w:rsidP="00AE45FC">
            <w:pPr>
              <w:spacing w:line="360" w:lineRule="auto"/>
              <w:jc w:val="right"/>
              <w:rPr>
                <w:lang w:val="en-US"/>
              </w:rPr>
            </w:pPr>
            <w:r>
              <w:rPr>
                <w:rFonts w:eastAsia="Garamond" w:cs="Garamond"/>
                <w:color w:val="000000" w:themeColor="text1"/>
                <w:lang w:val="en-US"/>
              </w:rPr>
              <w:t>MPC parameters</w:t>
            </w:r>
          </w:p>
        </w:tc>
        <w:tc>
          <w:tcPr>
            <w:tcW w:w="1680" w:type="dxa"/>
            <w:tcBorders>
              <w:top w:val="dotted" w:sz="4" w:space="0" w:color="auto"/>
            </w:tcBorders>
            <w:tcMar>
              <w:top w:w="15" w:type="dxa"/>
              <w:left w:w="15" w:type="dxa"/>
              <w:bottom w:w="15" w:type="dxa"/>
              <w:right w:w="15" w:type="dxa"/>
            </w:tcMar>
            <w:vAlign w:val="center"/>
          </w:tcPr>
          <w:p w14:paraId="73490118" w14:textId="55BD7975" w:rsidR="00BC2F81" w:rsidRPr="00220152" w:rsidRDefault="00BC2F81" w:rsidP="00AE45FC">
            <w:pPr>
              <w:spacing w:after="0" w:line="360" w:lineRule="auto"/>
              <w:jc w:val="left"/>
              <w:rPr>
                <w:lang w:val="en-US"/>
              </w:rPr>
            </w:pPr>
            <m:oMathPara>
              <m:oMath>
                <m:r>
                  <m:rPr>
                    <m:sty m:val="p"/>
                  </m:rPr>
                  <w:rPr>
                    <w:rFonts w:ascii="Cambria Math" w:hAnsi="Cambria Math"/>
                  </w:rPr>
                  <m:t>Δ</m:t>
                </m:r>
                <m:r>
                  <w:rPr>
                    <w:rFonts w:ascii="Cambria Math" w:hAnsi="Cambria Math"/>
                  </w:rPr>
                  <m:t>t</m:t>
                </m:r>
                <m:r>
                  <w:rPr>
                    <w:rFonts w:ascii="Cambria Math" w:hAnsi="Cambria Math"/>
                    <w:lang w:val="en-US"/>
                  </w:rPr>
                  <m:t> </m:t>
                </m:r>
              </m:oMath>
            </m:oMathPara>
          </w:p>
        </w:tc>
        <w:tc>
          <w:tcPr>
            <w:tcW w:w="426" w:type="dxa"/>
            <w:tcBorders>
              <w:top w:val="dotted" w:sz="4" w:space="0" w:color="auto"/>
            </w:tcBorders>
            <w:tcMar>
              <w:top w:w="15" w:type="dxa"/>
              <w:left w:w="15" w:type="dxa"/>
              <w:bottom w:w="15" w:type="dxa"/>
              <w:right w:w="15" w:type="dxa"/>
            </w:tcMar>
            <w:vAlign w:val="center"/>
          </w:tcPr>
          <w:p w14:paraId="25AA81BF" w14:textId="50AED137" w:rsidR="00BC2F81" w:rsidRPr="00220152" w:rsidRDefault="00BC2F81" w:rsidP="00AE45FC">
            <w:pPr>
              <w:spacing w:line="360" w:lineRule="auto"/>
              <w:ind w:firstLine="0"/>
              <w:jc w:val="left"/>
              <w:rPr>
                <w:rFonts w:eastAsia="Garamond" w:cs="Garamond"/>
                <w:color w:val="000000" w:themeColor="text1"/>
                <w:lang w:val="en-US"/>
              </w:rPr>
            </w:pPr>
          </w:p>
        </w:tc>
        <w:tc>
          <w:tcPr>
            <w:tcW w:w="1417" w:type="dxa"/>
            <w:tcBorders>
              <w:top w:val="dotted" w:sz="4" w:space="0" w:color="auto"/>
            </w:tcBorders>
            <w:vAlign w:val="center"/>
          </w:tcPr>
          <w:p w14:paraId="52BBFD1D" w14:textId="59D4869D"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0.5</w:t>
            </w:r>
          </w:p>
        </w:tc>
        <w:tc>
          <w:tcPr>
            <w:tcW w:w="1843" w:type="dxa"/>
            <w:tcBorders>
              <w:top w:val="dotted" w:sz="4" w:space="0" w:color="auto"/>
            </w:tcBorders>
            <w:vAlign w:val="center"/>
          </w:tcPr>
          <w:p w14:paraId="10EA2412" w14:textId="32AEA419"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0.5</w:t>
            </w:r>
          </w:p>
        </w:tc>
        <w:tc>
          <w:tcPr>
            <w:tcW w:w="1308" w:type="dxa"/>
            <w:tcBorders>
              <w:top w:val="dotted" w:sz="4" w:space="0" w:color="auto"/>
            </w:tcBorders>
            <w:tcMar>
              <w:top w:w="15" w:type="dxa"/>
              <w:left w:w="15" w:type="dxa"/>
              <w:bottom w:w="15" w:type="dxa"/>
              <w:right w:w="15" w:type="dxa"/>
            </w:tcMar>
            <w:vAlign w:val="center"/>
          </w:tcPr>
          <w:p w14:paraId="0176748D" w14:textId="068C98F9" w:rsidR="00BC2F81" w:rsidRPr="00220152" w:rsidRDefault="00BC2F81"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h</w:t>
            </w:r>
          </w:p>
        </w:tc>
      </w:tr>
      <w:tr w:rsidR="00BC2F81" w:rsidRPr="009F756A" w14:paraId="039963BA" w14:textId="77777777" w:rsidTr="0095169D">
        <w:trPr>
          <w:trHeight w:val="300"/>
          <w:jc w:val="center"/>
        </w:trPr>
        <w:tc>
          <w:tcPr>
            <w:tcW w:w="1722" w:type="dxa"/>
            <w:vMerge/>
            <w:vAlign w:val="center"/>
          </w:tcPr>
          <w:p w14:paraId="6DEA0311" w14:textId="048F30B4" w:rsidR="00BC2F81" w:rsidRPr="00401FD5" w:rsidRDefault="00BC2F81" w:rsidP="00AE45FC">
            <w:pPr>
              <w:spacing w:line="360" w:lineRule="auto"/>
              <w:jc w:val="right"/>
              <w:rPr>
                <w:lang w:val="en-US"/>
              </w:rPr>
            </w:pPr>
          </w:p>
        </w:tc>
        <w:tc>
          <w:tcPr>
            <w:tcW w:w="1680" w:type="dxa"/>
            <w:tcMar>
              <w:top w:w="15" w:type="dxa"/>
              <w:left w:w="15" w:type="dxa"/>
              <w:bottom w:w="15" w:type="dxa"/>
              <w:right w:w="15" w:type="dxa"/>
            </w:tcMar>
            <w:vAlign w:val="center"/>
          </w:tcPr>
          <w:p w14:paraId="45848422" w14:textId="77D50EB4" w:rsidR="00BC2F81" w:rsidRPr="00401FD5" w:rsidRDefault="003277B2" w:rsidP="00AE45FC">
            <w:pPr>
              <w:spacing w:after="0" w:line="360" w:lineRule="auto"/>
              <w:jc w:val="left"/>
              <w:rPr>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c>
          <w:tcPr>
            <w:tcW w:w="426" w:type="dxa"/>
            <w:tcMar>
              <w:top w:w="15" w:type="dxa"/>
              <w:left w:w="15" w:type="dxa"/>
              <w:bottom w:w="15" w:type="dxa"/>
              <w:right w:w="15" w:type="dxa"/>
            </w:tcMar>
            <w:vAlign w:val="center"/>
          </w:tcPr>
          <w:p w14:paraId="1A2509B4" w14:textId="5D9D03D8"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6BEA69DC" w14:textId="366A9DF8"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w:t>
            </w:r>
          </w:p>
        </w:tc>
        <w:tc>
          <w:tcPr>
            <w:tcW w:w="1843" w:type="dxa"/>
            <w:vAlign w:val="center"/>
          </w:tcPr>
          <w:p w14:paraId="07CDE7FE" w14:textId="63EA13A3"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Mar>
              <w:top w:w="15" w:type="dxa"/>
              <w:left w:w="15" w:type="dxa"/>
              <w:bottom w:w="15" w:type="dxa"/>
              <w:right w:w="15" w:type="dxa"/>
            </w:tcMar>
            <w:vAlign w:val="center"/>
          </w:tcPr>
          <w:p w14:paraId="0149B45F" w14:textId="539761A5" w:rsidR="00BC2F81" w:rsidRPr="00220152" w:rsidRDefault="00BC2F81"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w:t>
            </w:r>
          </w:p>
        </w:tc>
      </w:tr>
      <w:tr w:rsidR="00BC2F81" w:rsidRPr="009F756A" w14:paraId="6BF52900" w14:textId="77777777" w:rsidTr="0095169D">
        <w:trPr>
          <w:trHeight w:val="300"/>
          <w:jc w:val="center"/>
        </w:trPr>
        <w:tc>
          <w:tcPr>
            <w:tcW w:w="1722" w:type="dxa"/>
            <w:vMerge/>
            <w:tcMar>
              <w:top w:w="15" w:type="dxa"/>
              <w:left w:w="15" w:type="dxa"/>
              <w:bottom w:w="15" w:type="dxa"/>
              <w:right w:w="15" w:type="dxa"/>
            </w:tcMar>
            <w:vAlign w:val="center"/>
          </w:tcPr>
          <w:p w14:paraId="2B4BBF5D"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13F91181" w14:textId="21248B6A" w:rsidR="00BC2F81" w:rsidRPr="00220152" w:rsidRDefault="003277B2"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r</m:t>
                    </m:r>
                  </m:sub>
                </m:sSub>
              </m:oMath>
            </m:oMathPara>
          </w:p>
        </w:tc>
        <w:tc>
          <w:tcPr>
            <w:tcW w:w="426" w:type="dxa"/>
            <w:tcMar>
              <w:top w:w="15" w:type="dxa"/>
              <w:left w:w="15" w:type="dxa"/>
              <w:bottom w:w="15" w:type="dxa"/>
              <w:right w:w="15" w:type="dxa"/>
            </w:tcMar>
            <w:vAlign w:val="center"/>
          </w:tcPr>
          <w:p w14:paraId="7375E846" w14:textId="6BA95FA4"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7638FA13" w14:textId="48FFDB8F"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w:t>
            </w:r>
          </w:p>
        </w:tc>
        <w:tc>
          <w:tcPr>
            <w:tcW w:w="1843" w:type="dxa"/>
            <w:vAlign w:val="center"/>
          </w:tcPr>
          <w:p w14:paraId="02DEB154" w14:textId="320CFCD0"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p>
        </w:tc>
        <w:tc>
          <w:tcPr>
            <w:tcW w:w="1308" w:type="dxa"/>
            <w:tcMar>
              <w:top w:w="15" w:type="dxa"/>
              <w:left w:w="15" w:type="dxa"/>
              <w:bottom w:w="15" w:type="dxa"/>
              <w:right w:w="15" w:type="dxa"/>
            </w:tcMar>
            <w:vAlign w:val="center"/>
          </w:tcPr>
          <w:p w14:paraId="344591BF" w14:textId="32EB8A4A" w:rsidR="00BC2F81" w:rsidRPr="00220152" w:rsidRDefault="00BC2F81" w:rsidP="00AE45FC">
            <w:pPr>
              <w:spacing w:after="0" w:line="360" w:lineRule="auto"/>
              <w:ind w:firstLine="0"/>
              <w:jc w:val="right"/>
              <w:rPr>
                <w:rFonts w:eastAsia="Garamond" w:cs="Garamond"/>
                <w:lang w:val="en-US"/>
              </w:rPr>
            </w:pPr>
            <w:r w:rsidRPr="00220152">
              <w:rPr>
                <w:rFonts w:eastAsia="Garamond" w:cs="Garamond"/>
                <w:lang w:val="en-US"/>
              </w:rPr>
              <w:t>-</w:t>
            </w:r>
          </w:p>
        </w:tc>
      </w:tr>
      <w:tr w:rsidR="00BC2F81" w:rsidRPr="009F756A" w14:paraId="61892678" w14:textId="77777777" w:rsidTr="0095169D">
        <w:trPr>
          <w:trHeight w:val="300"/>
          <w:jc w:val="center"/>
        </w:trPr>
        <w:tc>
          <w:tcPr>
            <w:tcW w:w="1722" w:type="dxa"/>
            <w:vMerge/>
            <w:tcMar>
              <w:top w:w="15" w:type="dxa"/>
              <w:left w:w="15" w:type="dxa"/>
              <w:bottom w:w="15" w:type="dxa"/>
              <w:right w:w="15" w:type="dxa"/>
            </w:tcMar>
            <w:vAlign w:val="center"/>
          </w:tcPr>
          <w:p w14:paraId="5C24CA7D"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0A790317" w14:textId="156CE925" w:rsidR="00BC2F81" w:rsidRDefault="003277B2"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σ</m:t>
                    </m:r>
                  </m:sub>
                </m:sSub>
              </m:oMath>
            </m:oMathPara>
          </w:p>
        </w:tc>
        <w:tc>
          <w:tcPr>
            <w:tcW w:w="426" w:type="dxa"/>
            <w:tcMar>
              <w:top w:w="15" w:type="dxa"/>
              <w:left w:w="15" w:type="dxa"/>
              <w:bottom w:w="15" w:type="dxa"/>
              <w:right w:w="15" w:type="dxa"/>
            </w:tcMar>
            <w:vAlign w:val="center"/>
          </w:tcPr>
          <w:p w14:paraId="275CED9D" w14:textId="5BC6FF2D"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258E48DA" w14:textId="1A96E9D3"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 (1)</w:t>
            </w:r>
          </w:p>
        </w:tc>
        <w:tc>
          <w:tcPr>
            <w:tcW w:w="1843" w:type="dxa"/>
            <w:vAlign w:val="center"/>
          </w:tcPr>
          <w:p w14:paraId="5E8D8FE3" w14:textId="200F22F9"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r w:rsidR="006416C8">
              <w:rPr>
                <w:rFonts w:eastAsia="Garamond" w:cs="Garamond"/>
                <w:color w:val="000000" w:themeColor="text1"/>
                <w:lang w:val="en-US"/>
              </w:rPr>
              <w:t xml:space="preserve"> (2)</w:t>
            </w:r>
          </w:p>
        </w:tc>
        <w:tc>
          <w:tcPr>
            <w:tcW w:w="1308" w:type="dxa"/>
            <w:tcMar>
              <w:top w:w="15" w:type="dxa"/>
              <w:left w:w="15" w:type="dxa"/>
              <w:bottom w:w="15" w:type="dxa"/>
              <w:right w:w="15" w:type="dxa"/>
            </w:tcMar>
            <w:vAlign w:val="center"/>
          </w:tcPr>
          <w:p w14:paraId="77D5D63F" w14:textId="16147D67" w:rsidR="00BC2F81" w:rsidRPr="00220152" w:rsidRDefault="00BC2F81" w:rsidP="00AE45FC">
            <w:pPr>
              <w:spacing w:after="0" w:line="360" w:lineRule="auto"/>
              <w:ind w:firstLine="0"/>
              <w:jc w:val="right"/>
              <w:rPr>
                <w:lang w:val="en-US"/>
              </w:rPr>
            </w:pPr>
            <w:r>
              <w:rPr>
                <w:lang w:val="en-US"/>
              </w:rPr>
              <w:t>-</w:t>
            </w:r>
          </w:p>
        </w:tc>
      </w:tr>
      <w:tr w:rsidR="00BC2F81" w:rsidRPr="009F756A" w14:paraId="1073A536" w14:textId="77777777" w:rsidTr="0095169D">
        <w:trPr>
          <w:trHeight w:val="326"/>
          <w:jc w:val="center"/>
        </w:trPr>
        <w:tc>
          <w:tcPr>
            <w:tcW w:w="1722" w:type="dxa"/>
            <w:vMerge/>
            <w:tcMar>
              <w:top w:w="15" w:type="dxa"/>
              <w:left w:w="15" w:type="dxa"/>
              <w:bottom w:w="15" w:type="dxa"/>
              <w:right w:w="15" w:type="dxa"/>
            </w:tcMar>
            <w:vAlign w:val="center"/>
          </w:tcPr>
          <w:p w14:paraId="2F1599D2"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6ABAD9CA" w14:textId="3C8913B8" w:rsidR="00BC2F81" w:rsidRPr="00220152" w:rsidRDefault="003277B2" w:rsidP="00AE45FC">
            <w:pPr>
              <w:spacing w:line="360" w:lineRule="auto"/>
              <w:jc w:val="left"/>
              <w:rPr>
                <w:rFonts w:eastAsia="Garamond" w:cs="Garamond"/>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426" w:type="dxa"/>
            <w:tcMar>
              <w:top w:w="15" w:type="dxa"/>
              <w:left w:w="15" w:type="dxa"/>
              <w:bottom w:w="15" w:type="dxa"/>
              <w:right w:w="15" w:type="dxa"/>
            </w:tcMar>
            <w:vAlign w:val="center"/>
          </w:tcPr>
          <w:p w14:paraId="0BAE7B6D" w14:textId="7C385110"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08E0C240" w14:textId="2A94F435"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10</w:t>
            </w:r>
          </w:p>
        </w:tc>
        <w:tc>
          <w:tcPr>
            <w:tcW w:w="1843" w:type="dxa"/>
            <w:vAlign w:val="center"/>
          </w:tcPr>
          <w:p w14:paraId="3188C327" w14:textId="7C8BE634"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0.5</w:t>
            </w:r>
          </w:p>
        </w:tc>
        <w:tc>
          <w:tcPr>
            <w:tcW w:w="1308" w:type="dxa"/>
            <w:tcMar>
              <w:top w:w="15" w:type="dxa"/>
              <w:left w:w="15" w:type="dxa"/>
              <w:bottom w:w="15" w:type="dxa"/>
              <w:right w:w="15" w:type="dxa"/>
            </w:tcMar>
            <w:vAlign w:val="center"/>
          </w:tcPr>
          <w:p w14:paraId="66B387F5" w14:textId="2B1B8F1E" w:rsidR="00BC2F81" w:rsidRPr="00220152" w:rsidRDefault="00BC2F81" w:rsidP="00AE45FC">
            <w:pPr>
              <w:spacing w:after="0" w:line="360" w:lineRule="auto"/>
              <w:ind w:firstLine="0"/>
              <w:jc w:val="right"/>
              <w:rPr>
                <w:rFonts w:eastAsia="Garamond" w:cs="Garamond"/>
                <w:lang w:val="en-US"/>
              </w:rPr>
            </w:pPr>
            <w:r>
              <w:rPr>
                <w:rFonts w:eastAsia="Garamond" w:cs="Garamond"/>
                <w:lang w:val="en-US"/>
              </w:rPr>
              <w:t>-</w:t>
            </w:r>
          </w:p>
        </w:tc>
      </w:tr>
      <w:tr w:rsidR="00BC2F81" w:rsidRPr="009F756A" w14:paraId="1BF9DBD4" w14:textId="77777777" w:rsidTr="0095169D">
        <w:trPr>
          <w:trHeight w:val="300"/>
          <w:jc w:val="center"/>
        </w:trPr>
        <w:tc>
          <w:tcPr>
            <w:tcW w:w="1722" w:type="dxa"/>
            <w:vMerge/>
            <w:tcMar>
              <w:top w:w="15" w:type="dxa"/>
              <w:left w:w="15" w:type="dxa"/>
              <w:bottom w:w="15" w:type="dxa"/>
              <w:right w:w="15" w:type="dxa"/>
            </w:tcMar>
          </w:tcPr>
          <w:p w14:paraId="0EBF3788"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58C20431" w14:textId="0B03CCF3" w:rsidR="00BC2F81" w:rsidRPr="00220152" w:rsidRDefault="003277B2"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c</m:t>
                    </m:r>
                  </m:e>
                  <m:sub>
                    <m:r>
                      <w:rPr>
                        <w:rFonts w:ascii="Cambria Math" w:hAnsi="Cambria Math"/>
                        <w:lang w:val="en-US"/>
                      </w:rPr>
                      <m:t>2</m:t>
                    </m:r>
                  </m:sub>
                </m:sSub>
              </m:oMath>
            </m:oMathPara>
          </w:p>
        </w:tc>
        <w:tc>
          <w:tcPr>
            <w:tcW w:w="426" w:type="dxa"/>
            <w:tcMar>
              <w:top w:w="15" w:type="dxa"/>
              <w:left w:w="15" w:type="dxa"/>
              <w:bottom w:w="15" w:type="dxa"/>
              <w:right w:w="15" w:type="dxa"/>
            </w:tcMar>
            <w:vAlign w:val="center"/>
          </w:tcPr>
          <w:p w14:paraId="70D1ECF4" w14:textId="178ACC59"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5CA25860" w14:textId="2F6963B5"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100</w:t>
            </w:r>
          </w:p>
        </w:tc>
        <w:tc>
          <w:tcPr>
            <w:tcW w:w="1843" w:type="dxa"/>
            <w:vAlign w:val="center"/>
          </w:tcPr>
          <w:p w14:paraId="5B253B62" w14:textId="1E0B6010" w:rsidR="00BC2F81" w:rsidRPr="00220152" w:rsidRDefault="00BC2F81" w:rsidP="00AE45FC">
            <w:pPr>
              <w:spacing w:line="360" w:lineRule="auto"/>
              <w:jc w:val="left"/>
              <w:rPr>
                <w:rFonts w:eastAsia="Garamond" w:cs="Garamond"/>
                <w:color w:val="000000" w:themeColor="text1"/>
                <w:highlight w:val="yellow"/>
                <w:lang w:val="en-US"/>
              </w:rPr>
            </w:pPr>
            <w:r w:rsidRPr="00220152">
              <w:rPr>
                <w:rFonts w:eastAsia="Garamond" w:cs="Garamond"/>
                <w:color w:val="000000" w:themeColor="text1"/>
                <w:lang w:val="en-US"/>
              </w:rPr>
              <w:t>50</w:t>
            </w:r>
          </w:p>
        </w:tc>
        <w:tc>
          <w:tcPr>
            <w:tcW w:w="1308" w:type="dxa"/>
            <w:tcMar>
              <w:top w:w="15" w:type="dxa"/>
              <w:left w:w="15" w:type="dxa"/>
              <w:bottom w:w="15" w:type="dxa"/>
              <w:right w:w="15" w:type="dxa"/>
            </w:tcMar>
            <w:vAlign w:val="center"/>
          </w:tcPr>
          <w:p w14:paraId="3E63F6A5" w14:textId="623F1E57" w:rsidR="00BC2F81" w:rsidRPr="00220152" w:rsidRDefault="00BC2F81" w:rsidP="00AE45FC">
            <w:pPr>
              <w:spacing w:after="0" w:line="360" w:lineRule="auto"/>
              <w:ind w:firstLine="0"/>
              <w:jc w:val="right"/>
              <w:rPr>
                <w:rFonts w:eastAsia="Garamond" w:cs="Garamond"/>
                <w:lang w:val="en-US"/>
              </w:rPr>
            </w:pPr>
            <w:r w:rsidRPr="00220152">
              <w:rPr>
                <w:rFonts w:eastAsia="Garamond" w:cs="Garamond"/>
                <w:lang w:val="en-US"/>
              </w:rPr>
              <w:t>-</w:t>
            </w:r>
          </w:p>
        </w:tc>
      </w:tr>
      <w:tr w:rsidR="00BC2F81" w:rsidRPr="009F756A" w14:paraId="1BB9D07E" w14:textId="77777777" w:rsidTr="0095169D">
        <w:trPr>
          <w:trHeight w:val="300"/>
          <w:jc w:val="center"/>
        </w:trPr>
        <w:tc>
          <w:tcPr>
            <w:tcW w:w="1722" w:type="dxa"/>
            <w:vMerge/>
            <w:tcMar>
              <w:top w:w="15" w:type="dxa"/>
              <w:left w:w="15" w:type="dxa"/>
              <w:bottom w:w="15" w:type="dxa"/>
              <w:right w:w="15" w:type="dxa"/>
            </w:tcMar>
          </w:tcPr>
          <w:p w14:paraId="2C3B71D2" w14:textId="7C32C773"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67834DFA" w14:textId="65F94C59" w:rsidR="00BC2F81" w:rsidRPr="00AE030B" w:rsidRDefault="003277B2" w:rsidP="00AE45FC">
            <w:pPr>
              <w:spacing w:line="360" w:lineRule="auto"/>
              <w:jc w:val="left"/>
              <w:rPr>
                <w:lang w:val="en-US"/>
              </w:rPr>
            </w:pPr>
            <m:oMathPara>
              <m:oMath>
                <m:sSub>
                  <m:sSubPr>
                    <m:ctrlPr>
                      <w:rPr>
                        <w:rFonts w:ascii="Cambria Math" w:hAnsi="Cambria Math"/>
                        <w:i/>
                      </w:rPr>
                    </m:ctrlPr>
                  </m:sSubPr>
                  <m:e>
                    <m:r>
                      <w:rPr>
                        <w:rFonts w:ascii="Cambria Math" w:hAnsi="Cambria Math"/>
                      </w:rPr>
                      <m:t>c</m:t>
                    </m:r>
                  </m:e>
                  <m:sub>
                    <m:r>
                      <w:rPr>
                        <w:rFonts w:ascii="Cambria Math" w:hAnsi="Cambria Math"/>
                        <w:lang w:val="en-US"/>
                      </w:rPr>
                      <m:t>3</m:t>
                    </m:r>
                  </m:sub>
                </m:sSub>
              </m:oMath>
            </m:oMathPara>
          </w:p>
        </w:tc>
        <w:tc>
          <w:tcPr>
            <w:tcW w:w="426" w:type="dxa"/>
            <w:tcMar>
              <w:top w:w="15" w:type="dxa"/>
              <w:left w:w="15" w:type="dxa"/>
              <w:bottom w:w="15" w:type="dxa"/>
              <w:right w:w="15" w:type="dxa"/>
            </w:tcMar>
            <w:vAlign w:val="center"/>
          </w:tcPr>
          <w:p w14:paraId="6DC6606E" w14:textId="42CE3DA3"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2EDE0222" w14:textId="7922D10C"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0.1</w:t>
            </w:r>
          </w:p>
        </w:tc>
        <w:tc>
          <w:tcPr>
            <w:tcW w:w="1843" w:type="dxa"/>
            <w:vAlign w:val="center"/>
          </w:tcPr>
          <w:p w14:paraId="4134F5B3" w14:textId="3571135D"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10</w:t>
            </w:r>
          </w:p>
        </w:tc>
        <w:tc>
          <w:tcPr>
            <w:tcW w:w="1308" w:type="dxa"/>
            <w:tcMar>
              <w:top w:w="15" w:type="dxa"/>
              <w:left w:w="15" w:type="dxa"/>
              <w:bottom w:w="15" w:type="dxa"/>
              <w:right w:w="15" w:type="dxa"/>
            </w:tcMar>
            <w:vAlign w:val="center"/>
          </w:tcPr>
          <w:p w14:paraId="07B7591C" w14:textId="4DC27014" w:rsidR="00BC2F81" w:rsidRPr="00220152" w:rsidRDefault="00BC2F81" w:rsidP="00AE45FC">
            <w:pPr>
              <w:spacing w:after="0" w:line="360" w:lineRule="auto"/>
              <w:ind w:firstLine="0"/>
              <w:jc w:val="right"/>
              <w:rPr>
                <w:lang w:val="en-US"/>
              </w:rPr>
            </w:pPr>
            <w:r w:rsidRPr="00220152">
              <w:rPr>
                <w:lang w:val="en-US"/>
              </w:rPr>
              <w:t>-</w:t>
            </w:r>
          </w:p>
        </w:tc>
      </w:tr>
      <w:tr w:rsidR="00BC2F81" w:rsidRPr="009F756A" w14:paraId="288328F9" w14:textId="77777777" w:rsidTr="00BC2F81">
        <w:trPr>
          <w:trHeight w:val="300"/>
          <w:jc w:val="center"/>
        </w:trPr>
        <w:tc>
          <w:tcPr>
            <w:tcW w:w="1722" w:type="dxa"/>
            <w:vMerge/>
            <w:tcBorders>
              <w:bottom w:val="dotted" w:sz="4" w:space="0" w:color="auto"/>
            </w:tcBorders>
            <w:tcMar>
              <w:top w:w="15" w:type="dxa"/>
              <w:left w:w="15" w:type="dxa"/>
              <w:bottom w:w="15" w:type="dxa"/>
              <w:right w:w="15" w:type="dxa"/>
            </w:tcMar>
          </w:tcPr>
          <w:p w14:paraId="493635BD" w14:textId="4BE5995A" w:rsidR="00BC2F81" w:rsidRPr="00AE030B" w:rsidRDefault="00BC2F81" w:rsidP="00AE45FC">
            <w:pPr>
              <w:spacing w:line="360" w:lineRule="auto"/>
              <w:jc w:val="right"/>
              <w:rPr>
                <w:rFonts w:eastAsia="Garamond" w:cs="Garamond"/>
                <w:color w:val="000000" w:themeColor="text1"/>
                <w:lang w:val="en-US"/>
              </w:rPr>
            </w:pPr>
          </w:p>
        </w:tc>
        <w:tc>
          <w:tcPr>
            <w:tcW w:w="1680" w:type="dxa"/>
            <w:tcBorders>
              <w:bottom w:val="dotted" w:sz="4" w:space="0" w:color="auto"/>
            </w:tcBorders>
            <w:tcMar>
              <w:top w:w="15" w:type="dxa"/>
              <w:left w:w="15" w:type="dxa"/>
              <w:bottom w:w="15" w:type="dxa"/>
              <w:right w:w="15" w:type="dxa"/>
            </w:tcMar>
            <w:vAlign w:val="center"/>
          </w:tcPr>
          <w:p w14:paraId="3FB87FEF" w14:textId="78AF5F63" w:rsidR="00BC2F81" w:rsidRPr="00220152" w:rsidRDefault="003277B2"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l</m:t>
                    </m:r>
                  </m:e>
                  <m:sub>
                    <m:r>
                      <m:rPr>
                        <m:sty m:val="p"/>
                      </m:rPr>
                      <w:rPr>
                        <w:rFonts w:ascii="Cambria Math" w:hAnsi="Cambria Math"/>
                        <w:lang w:val="en-US"/>
                      </w:rPr>
                      <m:t>set</m:t>
                    </m:r>
                  </m:sub>
                </m:sSub>
              </m:oMath>
            </m:oMathPara>
          </w:p>
        </w:tc>
        <w:tc>
          <w:tcPr>
            <w:tcW w:w="426" w:type="dxa"/>
            <w:tcBorders>
              <w:bottom w:val="dotted" w:sz="4" w:space="0" w:color="auto"/>
            </w:tcBorders>
            <w:tcMar>
              <w:top w:w="15" w:type="dxa"/>
              <w:left w:w="15" w:type="dxa"/>
              <w:bottom w:w="15" w:type="dxa"/>
              <w:right w:w="15" w:type="dxa"/>
            </w:tcMar>
            <w:vAlign w:val="center"/>
          </w:tcPr>
          <w:p w14:paraId="040F39F9" w14:textId="7D1F5EBE" w:rsidR="00BC2F81" w:rsidRPr="00220152" w:rsidRDefault="00BC2F81" w:rsidP="00AE45FC">
            <w:pPr>
              <w:spacing w:line="360" w:lineRule="auto"/>
              <w:ind w:firstLine="0"/>
              <w:jc w:val="left"/>
              <w:rPr>
                <w:rFonts w:eastAsia="Garamond" w:cs="Garamond"/>
                <w:color w:val="000000" w:themeColor="text1"/>
                <w:lang w:val="en-US"/>
              </w:rPr>
            </w:pPr>
          </w:p>
        </w:tc>
        <w:tc>
          <w:tcPr>
            <w:tcW w:w="1417" w:type="dxa"/>
            <w:tcBorders>
              <w:bottom w:val="dotted" w:sz="4" w:space="0" w:color="auto"/>
            </w:tcBorders>
            <w:vAlign w:val="center"/>
          </w:tcPr>
          <w:p w14:paraId="2410B95C" w14:textId="47BA9F56"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w:t>
            </w:r>
          </w:p>
        </w:tc>
        <w:tc>
          <w:tcPr>
            <w:tcW w:w="1843" w:type="dxa"/>
            <w:tcBorders>
              <w:bottom w:val="dotted" w:sz="4" w:space="0" w:color="auto"/>
            </w:tcBorders>
            <w:vAlign w:val="center"/>
          </w:tcPr>
          <w:p w14:paraId="30A3C77A" w14:textId="7DB6C056"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Mar>
              <w:top w:w="15" w:type="dxa"/>
              <w:left w:w="15" w:type="dxa"/>
              <w:bottom w:w="15" w:type="dxa"/>
              <w:right w:w="15" w:type="dxa"/>
            </w:tcMar>
            <w:vAlign w:val="center"/>
          </w:tcPr>
          <w:p w14:paraId="162870FC" w14:textId="79F3C9F6" w:rsidR="00BC2F81" w:rsidRPr="00220152" w:rsidRDefault="00BC2F81" w:rsidP="00AE45FC">
            <w:pPr>
              <w:spacing w:after="0" w:line="360" w:lineRule="auto"/>
              <w:ind w:firstLine="0"/>
              <w:jc w:val="right"/>
              <w:rPr>
                <w:lang w:val="en-US"/>
              </w:rPr>
            </w:pPr>
            <w:r w:rsidRPr="00220152">
              <w:rPr>
                <w:lang w:val="en-US"/>
              </w:rPr>
              <w:t>%</w:t>
            </w:r>
          </w:p>
        </w:tc>
      </w:tr>
      <w:tr w:rsidR="00FF33E0" w:rsidRPr="009F756A" w14:paraId="4F347D25" w14:textId="77777777" w:rsidTr="00220152">
        <w:trPr>
          <w:trHeight w:val="300"/>
          <w:jc w:val="center"/>
        </w:trPr>
        <w:tc>
          <w:tcPr>
            <w:tcW w:w="1722" w:type="dxa"/>
            <w:vMerge w:val="restart"/>
            <w:tcBorders>
              <w:top w:val="dotted" w:sz="4" w:space="0" w:color="auto"/>
              <w:bottom w:val="single" w:sz="4" w:space="0" w:color="auto"/>
            </w:tcBorders>
            <w:vAlign w:val="center"/>
          </w:tcPr>
          <w:p w14:paraId="556A3C0E" w14:textId="7FBD6280" w:rsidR="00FF33E0" w:rsidRPr="00220152" w:rsidRDefault="00FF33E0" w:rsidP="00AE45FC">
            <w:pPr>
              <w:spacing w:line="360" w:lineRule="auto"/>
              <w:jc w:val="right"/>
              <w:rPr>
                <w:lang w:val="en-US"/>
              </w:rPr>
            </w:pPr>
            <w:r w:rsidRPr="00220152">
              <w:rPr>
                <w:lang w:val="en-US"/>
              </w:rPr>
              <w:t xml:space="preserve">Disturbance </w:t>
            </w:r>
            <w:proofErr w:type="spellStart"/>
            <w:r w:rsidR="00E7244E" w:rsidRPr="00220152">
              <w:rPr>
                <w:lang w:val="en-US"/>
              </w:rPr>
              <w:t>f</w:t>
            </w:r>
            <w:r w:rsidRPr="00220152">
              <w:rPr>
                <w:lang w:val="en-US"/>
              </w:rPr>
              <w:t>eeding</w:t>
            </w:r>
            <w:r w:rsidR="006416C8">
              <w:rPr>
                <w:vertAlign w:val="superscript"/>
                <w:lang w:val="en-US"/>
              </w:rPr>
              <w:t>c</w:t>
            </w:r>
            <w:proofErr w:type="spellEnd"/>
          </w:p>
        </w:tc>
        <w:tc>
          <w:tcPr>
            <w:tcW w:w="1680" w:type="dxa"/>
            <w:tcBorders>
              <w:top w:val="dotted" w:sz="4" w:space="0" w:color="auto"/>
            </w:tcBorders>
            <w:tcMar>
              <w:top w:w="15" w:type="dxa"/>
              <w:left w:w="15" w:type="dxa"/>
              <w:bottom w:w="15" w:type="dxa"/>
              <w:right w:w="15" w:type="dxa"/>
            </w:tcMar>
            <w:vAlign w:val="center"/>
          </w:tcPr>
          <w:p w14:paraId="4D8945DD" w14:textId="339D0E7D" w:rsidR="00FF33E0" w:rsidRPr="00220152" w:rsidRDefault="00FF33E0" w:rsidP="00AE45FC">
            <w:pPr>
              <w:spacing w:line="360" w:lineRule="auto"/>
              <w:ind w:firstLine="0"/>
              <w:jc w:val="left"/>
              <w:rPr>
                <w:lang w:val="en-US"/>
              </w:rPr>
            </w:pPr>
            <w:r w:rsidRPr="00220152">
              <w:rPr>
                <w:lang w:val="en-US"/>
              </w:rPr>
              <w:t>time window</w:t>
            </w:r>
          </w:p>
        </w:tc>
        <w:tc>
          <w:tcPr>
            <w:tcW w:w="1843" w:type="dxa"/>
            <w:gridSpan w:val="2"/>
            <w:tcBorders>
              <w:top w:val="dotted" w:sz="4" w:space="0" w:color="auto"/>
            </w:tcBorders>
            <w:tcMar>
              <w:top w:w="15" w:type="dxa"/>
              <w:left w:w="15" w:type="dxa"/>
              <w:bottom w:w="15" w:type="dxa"/>
              <w:right w:w="15" w:type="dxa"/>
            </w:tcMar>
            <w:vAlign w:val="center"/>
          </w:tcPr>
          <w:p w14:paraId="4DEFBCAD" w14:textId="1A42FF71"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5-10, 13-17, 22-26</w:t>
            </w:r>
          </w:p>
        </w:tc>
        <w:tc>
          <w:tcPr>
            <w:tcW w:w="1843" w:type="dxa"/>
            <w:tcBorders>
              <w:top w:val="dotted" w:sz="4" w:space="0" w:color="auto"/>
            </w:tcBorders>
            <w:vAlign w:val="center"/>
          </w:tcPr>
          <w:p w14:paraId="5F12B843" w14:textId="2E8C59FF"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5-7, 9-12, 15-19</w:t>
            </w:r>
          </w:p>
        </w:tc>
        <w:tc>
          <w:tcPr>
            <w:tcW w:w="1308" w:type="dxa"/>
            <w:tcBorders>
              <w:top w:val="dotted" w:sz="4" w:space="0" w:color="auto"/>
            </w:tcBorders>
            <w:tcMar>
              <w:top w:w="15" w:type="dxa"/>
              <w:left w:w="15" w:type="dxa"/>
              <w:bottom w:w="15" w:type="dxa"/>
              <w:right w:w="15" w:type="dxa"/>
            </w:tcMar>
            <w:vAlign w:val="center"/>
          </w:tcPr>
          <w:p w14:paraId="73C09FBD" w14:textId="0CDA4BE6" w:rsidR="00FF33E0" w:rsidRPr="00220152" w:rsidRDefault="00FF33E0" w:rsidP="00AE45FC">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d</w:t>
            </w:r>
          </w:p>
        </w:tc>
      </w:tr>
      <w:tr w:rsidR="00FF33E0" w:rsidRPr="009F756A" w14:paraId="7BB02E9E" w14:textId="77777777" w:rsidTr="0095169D">
        <w:trPr>
          <w:trHeight w:val="99"/>
          <w:jc w:val="center"/>
        </w:trPr>
        <w:tc>
          <w:tcPr>
            <w:tcW w:w="1722" w:type="dxa"/>
            <w:vMerge/>
            <w:tcBorders>
              <w:bottom w:val="single" w:sz="4" w:space="0" w:color="auto"/>
            </w:tcBorders>
            <w:vAlign w:val="center"/>
          </w:tcPr>
          <w:p w14:paraId="299EC713" w14:textId="5746C369" w:rsidR="00FF33E0" w:rsidRPr="00220152" w:rsidRDefault="00FF33E0" w:rsidP="00AE45FC">
            <w:pPr>
              <w:spacing w:line="360" w:lineRule="auto"/>
              <w:jc w:val="right"/>
              <w:rPr>
                <w:lang w:val="en-US"/>
              </w:rPr>
            </w:pPr>
          </w:p>
        </w:tc>
        <w:tc>
          <w:tcPr>
            <w:tcW w:w="1680" w:type="dxa"/>
            <w:tcMar>
              <w:top w:w="15" w:type="dxa"/>
              <w:left w:w="15" w:type="dxa"/>
              <w:bottom w:w="15" w:type="dxa"/>
              <w:right w:w="15" w:type="dxa"/>
            </w:tcMar>
            <w:vAlign w:val="center"/>
          </w:tcPr>
          <w:p w14:paraId="4B47FDF7" w14:textId="034C8293" w:rsidR="00FF33E0" w:rsidRPr="00220152" w:rsidRDefault="00FF33E0" w:rsidP="00AE45FC">
            <w:pPr>
              <w:spacing w:line="360" w:lineRule="auto"/>
              <w:ind w:firstLine="0"/>
              <w:jc w:val="left"/>
              <w:rPr>
                <w:lang w:val="en-US"/>
              </w:rPr>
            </w:pPr>
            <w:r w:rsidRPr="00220152">
              <w:rPr>
                <w:lang w:val="en-US"/>
              </w:rPr>
              <w:t>volume flow</w:t>
            </w:r>
          </w:p>
        </w:tc>
        <w:tc>
          <w:tcPr>
            <w:tcW w:w="1843" w:type="dxa"/>
            <w:gridSpan w:val="2"/>
            <w:tcMar>
              <w:top w:w="15" w:type="dxa"/>
              <w:left w:w="15" w:type="dxa"/>
              <w:bottom w:w="15" w:type="dxa"/>
              <w:right w:w="15" w:type="dxa"/>
            </w:tcMar>
            <w:vAlign w:val="center"/>
          </w:tcPr>
          <w:p w14:paraId="69454AB9" w14:textId="07F443D8"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3.88, 7.75, 11.63</w:t>
            </w:r>
          </w:p>
        </w:tc>
        <w:tc>
          <w:tcPr>
            <w:tcW w:w="1843" w:type="dxa"/>
            <w:vAlign w:val="center"/>
          </w:tcPr>
          <w:p w14:paraId="225090EC" w14:textId="40BF8326" w:rsidR="00FF33E0" w:rsidRPr="00220152" w:rsidRDefault="00FF33E0" w:rsidP="0095169D">
            <w:pPr>
              <w:spacing w:line="360" w:lineRule="auto"/>
              <w:ind w:firstLine="0"/>
              <w:rPr>
                <w:rFonts w:eastAsia="Garamond" w:cs="Garamond"/>
                <w:color w:val="000000" w:themeColor="text1"/>
                <w:lang w:val="en-US"/>
              </w:rPr>
            </w:pPr>
            <w:r w:rsidRPr="00220152">
              <w:rPr>
                <w:rFonts w:eastAsia="Garamond" w:cs="Garamond"/>
                <w:color w:val="000000" w:themeColor="text1"/>
                <w:lang w:val="en-US"/>
              </w:rPr>
              <w:t>2.91, 3.88, 5.82</w:t>
            </w:r>
          </w:p>
        </w:tc>
        <w:tc>
          <w:tcPr>
            <w:tcW w:w="1308" w:type="dxa"/>
            <w:tcMar>
              <w:top w:w="15" w:type="dxa"/>
              <w:left w:w="15" w:type="dxa"/>
              <w:bottom w:w="15" w:type="dxa"/>
              <w:right w:w="15" w:type="dxa"/>
            </w:tcMar>
            <w:vAlign w:val="center"/>
          </w:tcPr>
          <w:p w14:paraId="07D46EED" w14:textId="13CBD341" w:rsidR="00FF33E0" w:rsidRPr="00220152" w:rsidRDefault="00FF33E0" w:rsidP="00AE45FC">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m</w:t>
            </w:r>
            <w:r w:rsidRPr="00220152">
              <w:rPr>
                <w:rFonts w:eastAsia="Garamond" w:cs="Garamond"/>
                <w:color w:val="000000" w:themeColor="text1"/>
                <w:vertAlign w:val="superscript"/>
                <w:lang w:val="en-US"/>
              </w:rPr>
              <w:t>3</w:t>
            </w:r>
            <w:r w:rsidRPr="00220152">
              <w:rPr>
                <w:rFonts w:eastAsia="Garamond" w:cs="Garamond"/>
                <w:color w:val="000000" w:themeColor="text1"/>
                <w:lang w:val="en-US"/>
              </w:rPr>
              <w:t xml:space="preserve"> d</w:t>
            </w:r>
            <w:r w:rsidRPr="00220152">
              <w:rPr>
                <w:rFonts w:eastAsia="Garamond" w:cs="Garamond"/>
                <w:color w:val="000000" w:themeColor="text1"/>
                <w:vertAlign w:val="superscript"/>
                <w:lang w:val="en-US"/>
              </w:rPr>
              <w:t>-1</w:t>
            </w:r>
          </w:p>
        </w:tc>
      </w:tr>
      <w:tr w:rsidR="00FF33E0" w:rsidRPr="009F756A" w14:paraId="71FD8FE7" w14:textId="77777777" w:rsidTr="0095169D">
        <w:trPr>
          <w:trHeight w:val="300"/>
          <w:jc w:val="center"/>
        </w:trPr>
        <w:tc>
          <w:tcPr>
            <w:tcW w:w="1722" w:type="dxa"/>
            <w:vMerge/>
            <w:tcBorders>
              <w:bottom w:val="single" w:sz="4" w:space="0" w:color="auto"/>
            </w:tcBorders>
          </w:tcPr>
          <w:p w14:paraId="6A8ECFEE" w14:textId="54219F08" w:rsidR="00FF33E0" w:rsidRPr="00220152" w:rsidRDefault="00FF33E0" w:rsidP="00AE45FC">
            <w:pPr>
              <w:spacing w:line="360" w:lineRule="auto"/>
              <w:ind w:firstLine="0"/>
              <w:jc w:val="right"/>
              <w:rPr>
                <w:lang w:val="en-US"/>
              </w:rPr>
            </w:pPr>
          </w:p>
        </w:tc>
        <w:tc>
          <w:tcPr>
            <w:tcW w:w="1680" w:type="dxa"/>
            <w:tcBorders>
              <w:bottom w:val="single" w:sz="4" w:space="0" w:color="auto"/>
            </w:tcBorders>
            <w:tcMar>
              <w:top w:w="15" w:type="dxa"/>
              <w:left w:w="15" w:type="dxa"/>
              <w:bottom w:w="15" w:type="dxa"/>
              <w:right w:w="15" w:type="dxa"/>
            </w:tcMar>
            <w:vAlign w:val="center"/>
          </w:tcPr>
          <w:p w14:paraId="03CBC6E4" w14:textId="53F8EB37" w:rsidR="00FF33E0" w:rsidRPr="00220152" w:rsidRDefault="00FF33E0" w:rsidP="00AE45FC">
            <w:pPr>
              <w:spacing w:line="360" w:lineRule="auto"/>
              <w:ind w:firstLine="0"/>
              <w:jc w:val="left"/>
              <w:rPr>
                <w:lang w:val="en-US"/>
              </w:rPr>
            </w:pPr>
            <w:r w:rsidRPr="00220152">
              <w:rPr>
                <w:lang w:val="en-US"/>
              </w:rPr>
              <w:t>additional OLR</w:t>
            </w:r>
          </w:p>
        </w:tc>
        <w:tc>
          <w:tcPr>
            <w:tcW w:w="1843" w:type="dxa"/>
            <w:gridSpan w:val="2"/>
            <w:tcBorders>
              <w:bottom w:val="single" w:sz="4" w:space="0" w:color="auto"/>
            </w:tcBorders>
            <w:tcMar>
              <w:top w:w="15" w:type="dxa"/>
              <w:left w:w="15" w:type="dxa"/>
              <w:bottom w:w="15" w:type="dxa"/>
              <w:right w:w="15" w:type="dxa"/>
            </w:tcMar>
            <w:vAlign w:val="center"/>
          </w:tcPr>
          <w:p w14:paraId="13C45A98" w14:textId="10580E10"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1, 2, 3</w:t>
            </w:r>
          </w:p>
        </w:tc>
        <w:tc>
          <w:tcPr>
            <w:tcW w:w="1843" w:type="dxa"/>
            <w:tcBorders>
              <w:bottom w:val="single" w:sz="4" w:space="0" w:color="auto"/>
            </w:tcBorders>
            <w:vAlign w:val="center"/>
          </w:tcPr>
          <w:p w14:paraId="6ED42247" w14:textId="7257DFA3"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0.75, 1, 1.5</w:t>
            </w:r>
          </w:p>
        </w:tc>
        <w:tc>
          <w:tcPr>
            <w:tcW w:w="1308" w:type="dxa"/>
            <w:tcBorders>
              <w:bottom w:val="single" w:sz="4" w:space="0" w:color="auto"/>
            </w:tcBorders>
            <w:tcMar>
              <w:top w:w="15" w:type="dxa"/>
              <w:left w:w="15" w:type="dxa"/>
              <w:bottom w:w="15" w:type="dxa"/>
              <w:right w:w="15" w:type="dxa"/>
            </w:tcMar>
            <w:vAlign w:val="center"/>
          </w:tcPr>
          <w:p w14:paraId="5B33EC50" w14:textId="7561F393" w:rsidR="00FF33E0" w:rsidRPr="00220152" w:rsidRDefault="00FF33E0" w:rsidP="00AE45FC">
            <w:pPr>
              <w:spacing w:after="0" w:line="360" w:lineRule="auto"/>
              <w:ind w:firstLine="0"/>
              <w:jc w:val="right"/>
              <w:rPr>
                <w:rFonts w:eastAsia="Garamond" w:cs="Garamond"/>
                <w:lang w:val="en-US"/>
              </w:rPr>
            </w:pPr>
            <w:r w:rsidRPr="00220152">
              <w:rPr>
                <w:rFonts w:eastAsia="Garamond" w:cs="Garamond"/>
                <w:lang w:val="en-US"/>
              </w:rPr>
              <w:t>kg VS m</w:t>
            </w:r>
            <w:r w:rsidRPr="00220152">
              <w:rPr>
                <w:rFonts w:eastAsia="Garamond" w:cs="Garamond"/>
                <w:vertAlign w:val="superscript"/>
                <w:lang w:val="en-US"/>
              </w:rPr>
              <w:t>-3</w:t>
            </w:r>
            <w:r w:rsidRPr="00220152">
              <w:rPr>
                <w:rFonts w:eastAsia="Garamond" w:cs="Garamond"/>
                <w:lang w:val="en-US"/>
              </w:rPr>
              <w:t xml:space="preserve"> d</w:t>
            </w:r>
            <w:r w:rsidRPr="00220152">
              <w:rPr>
                <w:rFonts w:eastAsia="Garamond" w:cs="Garamond"/>
                <w:vertAlign w:val="superscript"/>
                <w:lang w:val="en-US"/>
              </w:rPr>
              <w:t>-1</w:t>
            </w:r>
          </w:p>
        </w:tc>
      </w:tr>
    </w:tbl>
    <w:p w14:paraId="068DA907" w14:textId="34B0BAB5" w:rsidR="00B975D6" w:rsidRDefault="00261A85" w:rsidP="00E7244E">
      <w:pPr>
        <w:spacing w:after="0"/>
        <w:ind w:left="284" w:right="240"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a</w:t>
      </w:r>
      <w:r w:rsidR="0CD80FEA" w:rsidRPr="0CD80FEA">
        <w:rPr>
          <w:rFonts w:eastAsia="Garamond" w:cs="Garamond"/>
          <w:color w:val="000000" w:themeColor="text1"/>
          <w:sz w:val="18"/>
          <w:szCs w:val="18"/>
          <w:lang w:val="en-GB"/>
        </w:rPr>
        <w:t xml:space="preserve"> </w:t>
      </w:r>
      <w:proofErr w:type="gramStart"/>
      <w:r w:rsidR="007435B1">
        <w:rPr>
          <w:rFonts w:eastAsia="Garamond" w:cs="Garamond"/>
          <w:color w:val="000000" w:themeColor="text1"/>
          <w:sz w:val="18"/>
          <w:szCs w:val="18"/>
          <w:lang w:val="en-GB"/>
        </w:rPr>
        <w:t>Differing v</w:t>
      </w:r>
      <w:r w:rsidR="00D77329">
        <w:rPr>
          <w:rFonts w:eastAsia="Garamond" w:cs="Garamond"/>
          <w:color w:val="000000" w:themeColor="text1"/>
          <w:sz w:val="18"/>
          <w:szCs w:val="18"/>
          <w:lang w:val="en-GB"/>
        </w:rPr>
        <w:t>alues</w:t>
      </w:r>
      <w:proofErr w:type="gramEnd"/>
      <w:r w:rsidR="00D77329">
        <w:rPr>
          <w:rFonts w:eastAsia="Garamond" w:cs="Garamond"/>
          <w:color w:val="000000" w:themeColor="text1"/>
          <w:sz w:val="18"/>
          <w:szCs w:val="18"/>
          <w:lang w:val="en-GB"/>
        </w:rPr>
        <w:t xml:space="preserve"> used for sensitivity analysis are given in par</w:t>
      </w:r>
      <w:r w:rsidR="00B25CF7">
        <w:rPr>
          <w:rFonts w:eastAsia="Garamond" w:cs="Garamond"/>
          <w:color w:val="000000" w:themeColor="text1"/>
          <w:sz w:val="18"/>
          <w:szCs w:val="18"/>
          <w:lang w:val="en-GB"/>
        </w:rPr>
        <w:t>e</w:t>
      </w:r>
      <w:r w:rsidR="00D77329">
        <w:rPr>
          <w:rFonts w:eastAsia="Garamond" w:cs="Garamond"/>
          <w:color w:val="000000" w:themeColor="text1"/>
          <w:sz w:val="18"/>
          <w:szCs w:val="18"/>
          <w:lang w:val="en-GB"/>
        </w:rPr>
        <w:t>ntheses</w:t>
      </w:r>
      <w:r w:rsidR="007435B1">
        <w:rPr>
          <w:rFonts w:eastAsia="Garamond" w:cs="Garamond"/>
          <w:color w:val="000000" w:themeColor="text1"/>
          <w:sz w:val="18"/>
          <w:szCs w:val="18"/>
          <w:lang w:val="en-GB"/>
        </w:rPr>
        <w:t>.</w:t>
      </w:r>
    </w:p>
    <w:p w14:paraId="2F9F7EE9" w14:textId="663A5D91" w:rsidR="006416C8" w:rsidRDefault="006416C8" w:rsidP="00E7244E">
      <w:pPr>
        <w:spacing w:after="0"/>
        <w:ind w:left="284" w:right="240" w:firstLine="0"/>
        <w:jc w:val="left"/>
        <w:rPr>
          <w:rFonts w:eastAsia="Garamond" w:cs="Garamond"/>
          <w:color w:val="000000" w:themeColor="text1"/>
          <w:sz w:val="18"/>
          <w:szCs w:val="18"/>
          <w:vertAlign w:val="superscript"/>
          <w:lang w:val="en-GB"/>
        </w:rPr>
      </w:pPr>
      <w:r w:rsidRPr="00261A85">
        <w:rPr>
          <w:rFonts w:eastAsia="Garamond" w:cs="Garamond"/>
          <w:color w:val="000000" w:themeColor="text1"/>
          <w:sz w:val="18"/>
          <w:szCs w:val="18"/>
          <w:vertAlign w:val="superscript"/>
          <w:lang w:val="en-GB"/>
        </w:rPr>
        <w:t>b</w:t>
      </w:r>
      <w:r w:rsidRPr="00261A85">
        <w:rPr>
          <w:rFonts w:eastAsia="Garamond" w:cs="Garamond"/>
          <w:color w:val="000000" w:themeColor="text1"/>
          <w:sz w:val="18"/>
          <w:szCs w:val="18"/>
          <w:lang w:val="en-GB"/>
        </w:rPr>
        <w:t xml:space="preserve"> </w:t>
      </w:r>
      <w:r>
        <w:rPr>
          <w:rFonts w:eastAsia="Garamond" w:cs="Garamond"/>
          <w:color w:val="000000" w:themeColor="text1"/>
          <w:sz w:val="18"/>
          <w:szCs w:val="18"/>
          <w:lang w:val="en-GB"/>
        </w:rPr>
        <w:t>Differing values used for comparison between nominal and robust MPC are given in parentheses.</w:t>
      </w:r>
    </w:p>
    <w:p w14:paraId="18741C86" w14:textId="06654FE0" w:rsidR="00EF626F" w:rsidRDefault="006416C8" w:rsidP="00E7244E">
      <w:pPr>
        <w:spacing w:after="0"/>
        <w:ind w:left="284" w:right="240" w:firstLine="0"/>
        <w:jc w:val="left"/>
        <w:rPr>
          <w:rFonts w:eastAsia="Garamond" w:cs="Garamond"/>
          <w:color w:val="000000" w:themeColor="text1"/>
          <w:szCs w:val="18"/>
          <w:lang w:val="en-GB"/>
        </w:rPr>
      </w:pPr>
      <w:r>
        <w:rPr>
          <w:rFonts w:eastAsia="Garamond" w:cs="Garamond"/>
          <w:color w:val="000000" w:themeColor="text1"/>
          <w:sz w:val="18"/>
          <w:szCs w:val="18"/>
          <w:vertAlign w:val="superscript"/>
          <w:lang w:val="en-GB"/>
        </w:rPr>
        <w:t>c</w:t>
      </w:r>
      <w:r w:rsidR="00ED5B16">
        <w:rPr>
          <w:rFonts w:eastAsia="Garamond" w:cs="Garamond"/>
          <w:color w:val="000000" w:themeColor="text1"/>
          <w:sz w:val="18"/>
          <w:szCs w:val="18"/>
          <w:lang w:val="en-GB"/>
        </w:rPr>
        <w:t xml:space="preserve"> </w:t>
      </w:r>
      <w:commentRangeStart w:id="306"/>
      <w:r w:rsidR="003B7687">
        <w:rPr>
          <w:rFonts w:eastAsia="Garamond" w:cs="Garamond"/>
          <w:color w:val="000000" w:themeColor="text1"/>
          <w:sz w:val="18"/>
          <w:szCs w:val="18"/>
          <w:lang w:val="en-GB"/>
        </w:rPr>
        <w:t>D</w:t>
      </w:r>
      <w:r w:rsidR="00EB2787">
        <w:rPr>
          <w:rFonts w:eastAsia="Garamond" w:cs="Garamond"/>
          <w:color w:val="000000" w:themeColor="text1"/>
          <w:sz w:val="18"/>
          <w:szCs w:val="18"/>
          <w:lang w:val="en-GB"/>
        </w:rPr>
        <w:t xml:space="preserve">oes not apply for sensitivity analysis and </w:t>
      </w:r>
      <w:r w:rsidR="00D77329">
        <w:rPr>
          <w:rFonts w:eastAsia="Garamond" w:cs="Garamond"/>
          <w:color w:val="000000" w:themeColor="text1"/>
          <w:sz w:val="18"/>
          <w:szCs w:val="18"/>
          <w:lang w:val="en-GB"/>
        </w:rPr>
        <w:t>comparison between nominal and robust MPC</w:t>
      </w:r>
      <w:commentRangeEnd w:id="306"/>
      <w:r w:rsidR="009A2C69">
        <w:rPr>
          <w:rStyle w:val="Kommentarzeichen"/>
        </w:rPr>
        <w:commentReference w:id="306"/>
      </w:r>
      <w:r w:rsidR="007435B1">
        <w:rPr>
          <w:rFonts w:eastAsia="Garamond" w:cs="Garamond"/>
          <w:color w:val="000000" w:themeColor="text1"/>
          <w:sz w:val="18"/>
          <w:szCs w:val="18"/>
          <w:lang w:val="en-GB"/>
        </w:rPr>
        <w:t>.</w:t>
      </w:r>
    </w:p>
    <w:p w14:paraId="0762545A" w14:textId="3E22A97E" w:rsidR="6293A840" w:rsidRPr="00EF626F" w:rsidRDefault="00EF626F" w:rsidP="00EF626F">
      <w:pPr>
        <w:spacing w:after="0" w:line="276" w:lineRule="auto"/>
        <w:ind w:right="0" w:firstLine="0"/>
        <w:jc w:val="left"/>
        <w:rPr>
          <w:rFonts w:eastAsia="Garamond" w:cs="Garamond"/>
          <w:color w:val="000000" w:themeColor="text1"/>
          <w:szCs w:val="18"/>
          <w:lang w:val="en-GB"/>
        </w:rPr>
      </w:pPr>
      <w:r>
        <w:rPr>
          <w:rFonts w:eastAsia="Garamond" w:cs="Garamond"/>
          <w:color w:val="000000" w:themeColor="text1"/>
          <w:szCs w:val="18"/>
          <w:lang w:val="en-GB"/>
        </w:rPr>
        <w:br w:type="page"/>
      </w:r>
    </w:p>
    <w:p w14:paraId="1D262B0D" w14:textId="313E86D9" w:rsidR="6293A840" w:rsidRDefault="77A2C42C" w:rsidP="00220152">
      <w:pPr>
        <w:pStyle w:val="berschrift2"/>
        <w:spacing w:after="0" w:line="240" w:lineRule="auto"/>
        <w:rPr>
          <w:rFonts w:cs="Calibri"/>
          <w:lang w:val="en-GB"/>
        </w:rPr>
      </w:pPr>
      <w:r w:rsidRPr="77A2C42C">
        <w:rPr>
          <w:lang w:val="en-GB"/>
        </w:rPr>
        <w:lastRenderedPageBreak/>
        <w:t>Figures</w:t>
      </w:r>
    </w:p>
    <w:tbl>
      <w:tblPr>
        <w:tblStyle w:val="Tabellenraster"/>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850"/>
        <w:gridCol w:w="3774"/>
        <w:gridCol w:w="10"/>
      </w:tblGrid>
      <w:tr w:rsidR="001A26A2" w:rsidRPr="009F756A" w14:paraId="2DF82917" w14:textId="77777777" w:rsidTr="002F1EBF">
        <w:trPr>
          <w:trHeight w:val="1561"/>
        </w:trPr>
        <w:tc>
          <w:tcPr>
            <w:tcW w:w="9029" w:type="dxa"/>
            <w:gridSpan w:val="4"/>
            <w:vAlign w:val="center"/>
          </w:tcPr>
          <w:tbl>
            <w:tblPr>
              <w:tblStyle w:val="Tabellenraster"/>
              <w:tblpPr w:leftFromText="141" w:rightFromText="141" w:tblpY="-81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1A26A2" w:rsidRPr="009F756A" w14:paraId="0C2E1F62" w14:textId="77777777" w:rsidTr="00220152">
              <w:trPr>
                <w:trHeight w:val="5104"/>
              </w:trPr>
              <w:tc>
                <w:tcPr>
                  <w:tcW w:w="8789" w:type="dxa"/>
                  <w:vAlign w:val="center"/>
                </w:tcPr>
                <w:p w14:paraId="731BCA55" w14:textId="77777777" w:rsidR="001A26A2" w:rsidRDefault="001A26A2" w:rsidP="001A26A2">
                  <w:pPr>
                    <w:ind w:firstLine="0"/>
                    <w:jc w:val="center"/>
                    <w:rPr>
                      <w:b/>
                      <w:bCs/>
                      <w:noProof/>
                      <w:sz w:val="22"/>
                      <w:lang w:val="en-US"/>
                    </w:rPr>
                  </w:pPr>
                  <w:r>
                    <w:rPr>
                      <w:noProof/>
                    </w:rPr>
                    <w:drawing>
                      <wp:anchor distT="0" distB="0" distL="114300" distR="114300" simplePos="0" relativeHeight="251685888" behindDoc="0" locked="0" layoutInCell="1" allowOverlap="1" wp14:anchorId="3122E9B7" wp14:editId="1E3972F8">
                        <wp:simplePos x="0" y="0"/>
                        <wp:positionH relativeFrom="column">
                          <wp:posOffset>180340</wp:posOffset>
                        </wp:positionH>
                        <wp:positionV relativeFrom="paragraph">
                          <wp:posOffset>-36830</wp:posOffset>
                        </wp:positionV>
                        <wp:extent cx="5041900" cy="3185160"/>
                        <wp:effectExtent l="0" t="0" r="6350" b="0"/>
                        <wp:wrapNone/>
                        <wp:docPr id="20" name="Picture 190077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900" cy="3185160"/>
                                </a:xfrm>
                                <a:prstGeom prst="rect">
                                  <a:avLst/>
                                </a:prstGeom>
                              </pic:spPr>
                            </pic:pic>
                          </a:graphicData>
                        </a:graphic>
                        <wp14:sizeRelH relativeFrom="margin">
                          <wp14:pctWidth>0</wp14:pctWidth>
                        </wp14:sizeRelH>
                        <wp14:sizeRelV relativeFrom="margin">
                          <wp14:pctHeight>0</wp14:pctHeight>
                        </wp14:sizeRelV>
                      </wp:anchor>
                    </w:drawing>
                  </w:r>
                </w:p>
              </w:tc>
            </w:tr>
            <w:tr w:rsidR="001A26A2" w:rsidRPr="009F756A" w14:paraId="45C4FCCC" w14:textId="77777777" w:rsidTr="00220152">
              <w:trPr>
                <w:trHeight w:val="340"/>
              </w:trPr>
              <w:tc>
                <w:tcPr>
                  <w:tcW w:w="8789" w:type="dxa"/>
                  <w:vAlign w:val="center"/>
                </w:tcPr>
                <w:p w14:paraId="6076B9DB" w14:textId="0DF5823A" w:rsidR="001A26A2" w:rsidRDefault="001A26A2">
                  <w:pPr>
                    <w:spacing w:line="240" w:lineRule="auto"/>
                    <w:ind w:firstLine="0"/>
                    <w:jc w:val="center"/>
                    <w:rPr>
                      <w:b/>
                      <w:bCs/>
                      <w:noProof/>
                      <w:sz w:val="22"/>
                      <w:lang w:val="en-US"/>
                    </w:rPr>
                  </w:pPr>
                  <w:r w:rsidRPr="003379F0">
                    <w:rPr>
                      <w:b/>
                      <w:bCs/>
                      <w:noProof/>
                      <w:sz w:val="18"/>
                      <w:lang w:val="en-US"/>
                    </w:rPr>
                    <w:t>(</w:t>
                  </w:r>
                  <w:r>
                    <w:rPr>
                      <w:b/>
                      <w:bCs/>
                      <w:noProof/>
                      <w:sz w:val="18"/>
                      <w:lang w:val="en-US"/>
                    </w:rPr>
                    <w:t>a</w:t>
                  </w:r>
                  <w:r w:rsidRPr="003379F0">
                    <w:rPr>
                      <w:b/>
                      <w:bCs/>
                      <w:noProof/>
                      <w:sz w:val="18"/>
                      <w:lang w:val="en-US"/>
                    </w:rPr>
                    <w:t>)</w:t>
                  </w:r>
                </w:p>
              </w:tc>
            </w:tr>
          </w:tbl>
          <w:p w14:paraId="5FB7EC7C" w14:textId="037EA438" w:rsidR="001A26A2" w:rsidRPr="00DC5B0F" w:rsidRDefault="001A26A2" w:rsidP="00D06CB8">
            <w:pPr>
              <w:ind w:firstLine="0"/>
              <w:jc w:val="center"/>
              <w:rPr>
                <w:b/>
                <w:bCs/>
                <w:noProof/>
                <w:sz w:val="18"/>
                <w:lang w:val="en-US"/>
              </w:rPr>
            </w:pPr>
          </w:p>
        </w:tc>
      </w:tr>
      <w:tr w:rsidR="002371D1" w:rsidRPr="009F756A" w14:paraId="1572C9E9" w14:textId="77777777" w:rsidTr="00220152">
        <w:trPr>
          <w:trHeight w:val="1697"/>
        </w:trPr>
        <w:tc>
          <w:tcPr>
            <w:tcW w:w="4395" w:type="dxa"/>
            <w:vAlign w:val="center"/>
          </w:tcPr>
          <w:tbl>
            <w:tblPr>
              <w:tblStyle w:val="Tabellenraster"/>
              <w:tblpPr w:leftFromText="141" w:rightFromText="141" w:tblpY="-81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3E2641" w:rsidRPr="009F756A" w14:paraId="23CE2002" w14:textId="77777777" w:rsidTr="00220152">
              <w:trPr>
                <w:trHeight w:val="1280"/>
              </w:trPr>
              <w:tc>
                <w:tcPr>
                  <w:tcW w:w="4111" w:type="dxa"/>
                  <w:vAlign w:val="center"/>
                </w:tcPr>
                <w:p w14:paraId="2BF2FC84" w14:textId="1153F6A8" w:rsidR="003E2641" w:rsidRDefault="003E2641" w:rsidP="003E2641">
                  <w:pPr>
                    <w:ind w:firstLine="0"/>
                    <w:jc w:val="center"/>
                    <w:rPr>
                      <w:b/>
                      <w:bCs/>
                      <w:noProof/>
                      <w:sz w:val="22"/>
                      <w:lang w:val="en-US"/>
                    </w:rPr>
                  </w:pPr>
                  <w:r w:rsidRPr="003379F0">
                    <w:rPr>
                      <w:b/>
                      <w:bCs/>
                      <w:noProof/>
                      <w:sz w:val="18"/>
                      <w:lang w:val="en-US"/>
                    </w:rPr>
                    <mc:AlternateContent>
                      <mc:Choice Requires="wps">
                        <w:drawing>
                          <wp:anchor distT="0" distB="0" distL="114300" distR="114300" simplePos="0" relativeHeight="251689984" behindDoc="1" locked="0" layoutInCell="1" allowOverlap="1" wp14:anchorId="00721343" wp14:editId="239545EB">
                            <wp:simplePos x="0" y="0"/>
                            <wp:positionH relativeFrom="column">
                              <wp:posOffset>104775</wp:posOffset>
                            </wp:positionH>
                            <wp:positionV relativeFrom="paragraph">
                              <wp:posOffset>13970</wp:posOffset>
                            </wp:positionV>
                            <wp:extent cx="2194560" cy="803275"/>
                            <wp:effectExtent l="0" t="0" r="15240" b="15875"/>
                            <wp:wrapNone/>
                            <wp:docPr id="11" name="Rechteck: abgerundete Ecken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94560" cy="803275"/>
                                    </a:xfrm>
                                    <a:prstGeom prst="roundRect">
                                      <a:avLst>
                                        <a:gd name="adj" fmla="val 6583"/>
                                      </a:avLst>
                                    </a:prstGeom>
                                    <a:blipFill dpi="0" rotWithShape="1">
                                      <a:blip r:embed="rId12" cstate="print">
                                        <a:extLst>
                                          <a:ext uri="{28A0092B-C50C-407E-A947-70E740481C1C}">
                                            <a14:useLocalDpi xmlns:a14="http://schemas.microsoft.com/office/drawing/2010/main" val="0"/>
                                          </a:ext>
                                        </a:extLst>
                                      </a:blip>
                                      <a:srcRect/>
                                      <a:stretch>
                                        <a:fillRect/>
                                      </a:stretch>
                                    </a:blipFill>
                                    <a:ln w="12700">
                                      <a:solidFill>
                                        <a:srgbClr val="CC4778"/>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7CB6E253" id="Rechteck: abgerundete Ecken 11" o:spid="_x0000_s1026" style="position:absolute;margin-left:8.25pt;margin-top:1.1pt;width:172.8pt;height:63.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1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" strokecolor="#cc4778" strokeweight="1pt">
                            <v:fill r:id="rId14" o:title="" recolor="t" rotate="t" type="frame"/>
                            <v:path arrowok="t"/>
                            <o:lock v:ext="edit" aspectratio="t"/>
                          </v:roundrect>
                        </w:pict>
                      </mc:Fallback>
                    </mc:AlternateContent>
                  </w:r>
                </w:p>
              </w:tc>
            </w:tr>
            <w:tr w:rsidR="006E3F6E" w:rsidRPr="009F756A" w14:paraId="095E4462" w14:textId="77777777" w:rsidTr="00220152">
              <w:trPr>
                <w:trHeight w:val="278"/>
              </w:trPr>
              <w:tc>
                <w:tcPr>
                  <w:tcW w:w="4111" w:type="dxa"/>
                  <w:vAlign w:val="bottom"/>
                </w:tcPr>
                <w:p w14:paraId="35AEAE37" w14:textId="2D955E5E" w:rsidR="003E2641" w:rsidRDefault="003E2641">
                  <w:pPr>
                    <w:spacing w:line="240" w:lineRule="auto"/>
                    <w:ind w:firstLine="0"/>
                    <w:jc w:val="center"/>
                    <w:rPr>
                      <w:b/>
                      <w:bCs/>
                      <w:noProof/>
                      <w:sz w:val="22"/>
                      <w:lang w:val="en-US"/>
                    </w:rPr>
                  </w:pPr>
                  <w:commentRangeStart w:id="307"/>
                  <w:commentRangeStart w:id="308"/>
                  <w:r w:rsidRPr="003379F0">
                    <w:rPr>
                      <w:b/>
                      <w:bCs/>
                      <w:noProof/>
                      <w:sz w:val="18"/>
                      <w:lang w:val="en-US"/>
                    </w:rPr>
                    <w:t>(</w:t>
                  </w:r>
                  <w:r w:rsidR="00ED4F7D">
                    <w:rPr>
                      <w:b/>
                      <w:bCs/>
                      <w:noProof/>
                      <w:sz w:val="18"/>
                      <w:lang w:val="en-US"/>
                    </w:rPr>
                    <w:t>b</w:t>
                  </w:r>
                  <w:r w:rsidRPr="003379F0">
                    <w:rPr>
                      <w:b/>
                      <w:bCs/>
                      <w:noProof/>
                      <w:sz w:val="18"/>
                      <w:lang w:val="en-US"/>
                    </w:rPr>
                    <w:t>)</w:t>
                  </w:r>
                  <w:commentRangeEnd w:id="307"/>
                  <w:r w:rsidR="00802BE2">
                    <w:rPr>
                      <w:rStyle w:val="Kommentarzeichen"/>
                    </w:rPr>
                    <w:commentReference w:id="307"/>
                  </w:r>
                  <w:commentRangeEnd w:id="308"/>
                  <w:r w:rsidR="009A2C69">
                    <w:rPr>
                      <w:rStyle w:val="Kommentarzeichen"/>
                    </w:rPr>
                    <w:commentReference w:id="308"/>
                  </w:r>
                </w:p>
              </w:tc>
            </w:tr>
          </w:tbl>
          <w:p w14:paraId="79799CCB" w14:textId="6269D66D" w:rsidR="007B3D92" w:rsidRDefault="007B3D92" w:rsidP="00220152">
            <w:pPr>
              <w:ind w:firstLine="0"/>
              <w:jc w:val="left"/>
              <w:rPr>
                <w:b/>
                <w:bCs/>
                <w:noProof/>
                <w:sz w:val="22"/>
                <w:lang w:val="en-US"/>
              </w:rPr>
            </w:pPr>
          </w:p>
        </w:tc>
        <w:tc>
          <w:tcPr>
            <w:tcW w:w="4634" w:type="dxa"/>
            <w:gridSpan w:val="3"/>
            <w:vMerge w:val="restart"/>
            <w:vAlign w:val="center"/>
          </w:tcPr>
          <w:tbl>
            <w:tblPr>
              <w:tblStyle w:val="Tabellenraster"/>
              <w:tblpPr w:leftFromText="141" w:rightFromText="141"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8"/>
            </w:tblGrid>
            <w:tr w:rsidR="00D06CB8" w:rsidRPr="009F756A" w14:paraId="30AD3E2A" w14:textId="77777777" w:rsidTr="00220152">
              <w:trPr>
                <w:trHeight w:val="2975"/>
              </w:trPr>
              <w:tc>
                <w:tcPr>
                  <w:tcW w:w="4820" w:type="dxa"/>
                  <w:vAlign w:val="center"/>
                </w:tcPr>
                <w:p w14:paraId="3266E6B3" w14:textId="1E919E19" w:rsidR="00D06CB8" w:rsidRDefault="00722E2E" w:rsidP="00D06CB8">
                  <w:pPr>
                    <w:ind w:firstLine="0"/>
                    <w:jc w:val="center"/>
                    <w:rPr>
                      <w:b/>
                      <w:bCs/>
                      <w:noProof/>
                      <w:sz w:val="22"/>
                      <w:lang w:val="en-US"/>
                    </w:rPr>
                  </w:pPr>
                  <w:r w:rsidRPr="00563B9A">
                    <w:rPr>
                      <w:b/>
                      <w:bCs/>
                      <w:noProof/>
                      <w:sz w:val="18"/>
                      <w:u w:val="single"/>
                      <w:lang w:val="en-US"/>
                    </w:rPr>
                    <mc:AlternateContent>
                      <mc:Choice Requires="wps">
                        <w:drawing>
                          <wp:anchor distT="0" distB="0" distL="114300" distR="114300" simplePos="0" relativeHeight="251708416" behindDoc="1" locked="0" layoutInCell="1" allowOverlap="1" wp14:anchorId="73BFCAC4" wp14:editId="6844408F">
                            <wp:simplePos x="0" y="0"/>
                            <wp:positionH relativeFrom="column">
                              <wp:posOffset>128905</wp:posOffset>
                            </wp:positionH>
                            <wp:positionV relativeFrom="page">
                              <wp:posOffset>21590</wp:posOffset>
                            </wp:positionV>
                            <wp:extent cx="2393950" cy="1853565"/>
                            <wp:effectExtent l="0" t="0" r="25400" b="13335"/>
                            <wp:wrapNone/>
                            <wp:docPr id="7" name="Rechteck: abgerundete Eck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1853565"/>
                                    </a:xfrm>
                                    <a:prstGeom prst="roundRect">
                                      <a:avLst>
                                        <a:gd name="adj" fmla="val 3991"/>
                                      </a:avLst>
                                    </a:prstGeom>
                                    <a:blipFill dpi="0" rotWithShape="1">
                                      <a:blip r:embed="rId15" cstate="print">
                                        <a:extLst>
                                          <a:ext uri="{28A0092B-C50C-407E-A947-70E740481C1C}">
                                            <a14:useLocalDpi xmlns:a14="http://schemas.microsoft.com/office/drawing/2010/main" val="0"/>
                                          </a:ext>
                                        </a:extLst>
                                      </a:blip>
                                      <a:srcRect/>
                                      <a:stretch>
                                        <a:fillRect/>
                                      </a:stretch>
                                    </a:blipFill>
                                    <a:ln w="12700">
                                      <a:solidFill>
                                        <a:srgbClr val="7E03A8"/>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39291ED" id="Rechteck: abgerundete Ecken 7" o:spid="_x0000_s1026" style="position:absolute;margin-left:10.15pt;margin-top:1.7pt;width:188.5pt;height:145.9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615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" strokecolor="#7e03a8" strokeweight="1pt">
                            <v:fill r:id="rId16" o:title="" recolor="t" rotate="t" type="frame"/>
                            <v:path arrowok="t"/>
                            <w10:wrap anchory="page"/>
                          </v:roundrect>
                        </w:pict>
                      </mc:Fallback>
                    </mc:AlternateContent>
                  </w:r>
                </w:p>
              </w:tc>
            </w:tr>
            <w:tr w:rsidR="00D06CB8" w:rsidRPr="009F756A" w14:paraId="2809DE5F" w14:textId="77777777" w:rsidTr="00220152">
              <w:trPr>
                <w:trHeight w:val="288"/>
              </w:trPr>
              <w:tc>
                <w:tcPr>
                  <w:tcW w:w="4820" w:type="dxa"/>
                  <w:vAlign w:val="bottom"/>
                </w:tcPr>
                <w:p w14:paraId="0136A2A2" w14:textId="0AE36982" w:rsidR="002371D1" w:rsidRPr="00220152" w:rsidRDefault="00D06CB8">
                  <w:pPr>
                    <w:spacing w:line="240" w:lineRule="auto"/>
                    <w:ind w:firstLine="0"/>
                    <w:jc w:val="center"/>
                    <w:rPr>
                      <w:b/>
                      <w:bCs/>
                      <w:noProof/>
                      <w:sz w:val="18"/>
                      <w:lang w:val="en-US"/>
                    </w:rPr>
                  </w:pPr>
                  <w:r w:rsidRPr="003379F0">
                    <w:rPr>
                      <w:b/>
                      <w:bCs/>
                      <w:noProof/>
                      <w:sz w:val="18"/>
                      <w:lang w:val="en-US"/>
                    </w:rPr>
                    <w:t>(</w:t>
                  </w:r>
                  <w:r>
                    <w:rPr>
                      <w:b/>
                      <w:bCs/>
                      <w:noProof/>
                      <w:sz w:val="18"/>
                      <w:lang w:val="en-US"/>
                    </w:rPr>
                    <w:t>d</w:t>
                  </w:r>
                  <w:r w:rsidRPr="003379F0">
                    <w:rPr>
                      <w:b/>
                      <w:bCs/>
                      <w:noProof/>
                      <w:sz w:val="18"/>
                      <w:lang w:val="en-US"/>
                    </w:rPr>
                    <w:t>)</w:t>
                  </w:r>
                </w:p>
              </w:tc>
            </w:tr>
          </w:tbl>
          <w:p w14:paraId="3C549F5F" w14:textId="3D481C59" w:rsidR="00A51CC1" w:rsidRDefault="00A51CC1" w:rsidP="00220152">
            <w:pPr>
              <w:ind w:firstLine="0"/>
              <w:jc w:val="center"/>
              <w:rPr>
                <w:b/>
                <w:bCs/>
                <w:noProof/>
                <w:sz w:val="22"/>
                <w:lang w:val="en-US"/>
              </w:rPr>
            </w:pPr>
          </w:p>
        </w:tc>
      </w:tr>
      <w:tr w:rsidR="002371D1" w:rsidRPr="009F756A" w14:paraId="0957BEB0" w14:textId="77777777" w:rsidTr="00220152">
        <w:trPr>
          <w:trHeight w:val="1621"/>
        </w:trPr>
        <w:tc>
          <w:tcPr>
            <w:tcW w:w="4395" w:type="dxa"/>
            <w:vAlign w:val="center"/>
          </w:tcPr>
          <w:tbl>
            <w:tblPr>
              <w:tblStyle w:val="Tabellenraster"/>
              <w:tblW w:w="0" w:type="auto"/>
              <w:tblInd w:w="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0"/>
            </w:tblGrid>
            <w:tr w:rsidR="003E2641" w:rsidRPr="009F756A" w14:paraId="59C8F7DB" w14:textId="77777777" w:rsidTr="00220152">
              <w:trPr>
                <w:trHeight w:val="1281"/>
              </w:trPr>
              <w:tc>
                <w:tcPr>
                  <w:tcW w:w="3830" w:type="dxa"/>
                </w:tcPr>
                <w:p w14:paraId="65250F4D" w14:textId="77777777" w:rsidR="003E2641" w:rsidRDefault="003E2641" w:rsidP="003E2641">
                  <w:pPr>
                    <w:ind w:firstLine="0"/>
                    <w:jc w:val="center"/>
                    <w:rPr>
                      <w:b/>
                      <w:bCs/>
                      <w:noProof/>
                      <w:sz w:val="22"/>
                      <w:lang w:val="en-US"/>
                    </w:rPr>
                  </w:pPr>
                  <w:r>
                    <w:rPr>
                      <w:b/>
                      <w:bCs/>
                      <w:noProof/>
                      <w:sz w:val="22"/>
                      <w:lang w:val="en-US"/>
                    </w:rPr>
                    <mc:AlternateContent>
                      <mc:Choice Requires="wps">
                        <w:drawing>
                          <wp:anchor distT="0" distB="0" distL="114300" distR="114300" simplePos="0" relativeHeight="251687936" behindDoc="1" locked="0" layoutInCell="1" allowOverlap="1" wp14:anchorId="7AD21714" wp14:editId="536118C4">
                            <wp:simplePos x="0" y="0"/>
                            <wp:positionH relativeFrom="column">
                              <wp:posOffset>85090</wp:posOffset>
                            </wp:positionH>
                            <wp:positionV relativeFrom="paragraph">
                              <wp:posOffset>11430</wp:posOffset>
                            </wp:positionV>
                            <wp:extent cx="2194560" cy="819819"/>
                            <wp:effectExtent l="0" t="0" r="15240" b="18415"/>
                            <wp:wrapNone/>
                            <wp:docPr id="1" name="Rechteck: abgerundete Ecken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94560" cy="819819"/>
                                    </a:xfrm>
                                    <a:prstGeom prst="roundRect">
                                      <a:avLst>
                                        <a:gd name="adj" fmla="val 6583"/>
                                      </a:avLst>
                                    </a:prstGeom>
                                    <a:blipFill dpi="0" rotWithShape="1">
                                      <a:blip r:embed="rId17" cstate="print">
                                        <a:extLst>
                                          <a:ext uri="{28A0092B-C50C-407E-A947-70E740481C1C}">
                                            <a14:useLocalDpi xmlns:a14="http://schemas.microsoft.com/office/drawing/2010/main" val="0"/>
                                          </a:ext>
                                        </a:extLst>
                                      </a:blip>
                                      <a:srcRect/>
                                      <a:stretch>
                                        <a:fillRect/>
                                      </a:stretch>
                                    </a:blipFill>
                                    <a:ln w="12700">
                                      <a:solidFill>
                                        <a:srgbClr val="0D08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1AD3B459" id="Rechteck: abgerundete Ecken 1" o:spid="_x0000_s1026" style="position:absolute;margin-left:6.7pt;margin-top:.9pt;width:172.8pt;height:64.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1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" strokecolor="#0d0887" strokeweight="1pt">
                            <v:fill r:id="rId18" o:title="" recolor="t" rotate="t" type="frame"/>
                            <v:path arrowok="t"/>
                            <o:lock v:ext="edit" aspectratio="t"/>
                          </v:roundrect>
                        </w:pict>
                      </mc:Fallback>
                    </mc:AlternateContent>
                  </w:r>
                </w:p>
              </w:tc>
            </w:tr>
            <w:tr w:rsidR="003E2641" w:rsidRPr="009F756A" w14:paraId="67992FF7" w14:textId="77777777" w:rsidTr="00220152">
              <w:trPr>
                <w:trHeight w:val="277"/>
              </w:trPr>
              <w:tc>
                <w:tcPr>
                  <w:tcW w:w="3830" w:type="dxa"/>
                  <w:vAlign w:val="bottom"/>
                </w:tcPr>
                <w:p w14:paraId="0DD96234" w14:textId="1274B99E" w:rsidR="003E2641" w:rsidRDefault="003E2641">
                  <w:pPr>
                    <w:spacing w:line="240" w:lineRule="auto"/>
                    <w:ind w:firstLine="0"/>
                    <w:jc w:val="center"/>
                    <w:rPr>
                      <w:b/>
                      <w:bCs/>
                      <w:noProof/>
                      <w:sz w:val="22"/>
                      <w:lang w:val="en-US"/>
                    </w:rPr>
                  </w:pPr>
                  <w:commentRangeStart w:id="309"/>
                  <w:r w:rsidRPr="003379F0">
                    <w:rPr>
                      <w:b/>
                      <w:bCs/>
                      <w:noProof/>
                      <w:sz w:val="18"/>
                      <w:lang w:val="en-US"/>
                    </w:rPr>
                    <w:t>(</w:t>
                  </w:r>
                  <w:r w:rsidR="00ED4F7D">
                    <w:rPr>
                      <w:b/>
                      <w:bCs/>
                      <w:noProof/>
                      <w:sz w:val="18"/>
                      <w:lang w:val="en-US"/>
                    </w:rPr>
                    <w:t>c</w:t>
                  </w:r>
                  <w:r w:rsidRPr="003379F0">
                    <w:rPr>
                      <w:b/>
                      <w:bCs/>
                      <w:noProof/>
                      <w:sz w:val="18"/>
                      <w:lang w:val="en-US"/>
                    </w:rPr>
                    <w:t>)</w:t>
                  </w:r>
                  <w:commentRangeEnd w:id="309"/>
                  <w:r w:rsidR="00802BE2">
                    <w:rPr>
                      <w:rStyle w:val="Kommentarzeichen"/>
                    </w:rPr>
                    <w:commentReference w:id="309"/>
                  </w:r>
                </w:p>
              </w:tc>
            </w:tr>
          </w:tbl>
          <w:p w14:paraId="392B5B3F" w14:textId="739D9761" w:rsidR="00A51CC1" w:rsidRDefault="00A51CC1" w:rsidP="00220152">
            <w:pPr>
              <w:spacing w:line="240" w:lineRule="auto"/>
              <w:ind w:firstLine="0"/>
              <w:jc w:val="center"/>
              <w:rPr>
                <w:b/>
                <w:bCs/>
                <w:noProof/>
                <w:sz w:val="22"/>
                <w:lang w:val="en-US"/>
              </w:rPr>
            </w:pPr>
          </w:p>
        </w:tc>
        <w:tc>
          <w:tcPr>
            <w:tcW w:w="4634" w:type="dxa"/>
            <w:gridSpan w:val="3"/>
            <w:vMerge/>
            <w:vAlign w:val="center"/>
          </w:tcPr>
          <w:p w14:paraId="4F584B90" w14:textId="77777777" w:rsidR="00A51CC1" w:rsidRDefault="00A51CC1">
            <w:pPr>
              <w:ind w:firstLine="0"/>
              <w:jc w:val="center"/>
              <w:rPr>
                <w:b/>
                <w:bCs/>
                <w:noProof/>
                <w:sz w:val="22"/>
                <w:lang w:val="en-US"/>
              </w:rPr>
            </w:pPr>
          </w:p>
        </w:tc>
      </w:tr>
      <w:tr w:rsidR="00A45E08" w:rsidRPr="009F756A" w14:paraId="1E9A263D" w14:textId="77777777" w:rsidTr="00220152">
        <w:trPr>
          <w:trHeight w:val="2551"/>
        </w:trPr>
        <w:tc>
          <w:tcPr>
            <w:tcW w:w="9029" w:type="dxa"/>
            <w:gridSpan w:val="4"/>
            <w:vAlign w:val="center"/>
          </w:tcPr>
          <w:tbl>
            <w:tblPr>
              <w:tblStyle w:val="Tabellenraster"/>
              <w:tblpPr w:leftFromText="141" w:rightFromText="141" w:vertAnchor="text" w:horzAnchor="margin" w:tblpXSpec="center" w:tblpY="-6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D06CB8" w:rsidRPr="009F756A" w14:paraId="67C383F2" w14:textId="77777777" w:rsidTr="00220152">
              <w:trPr>
                <w:trHeight w:val="2275"/>
              </w:trPr>
              <w:tc>
                <w:tcPr>
                  <w:tcW w:w="6663" w:type="dxa"/>
                  <w:vAlign w:val="center"/>
                </w:tcPr>
                <w:p w14:paraId="6495F421" w14:textId="072CDC63" w:rsidR="00D06CB8" w:rsidRDefault="00D06CB8" w:rsidP="003E2641">
                  <w:pPr>
                    <w:ind w:firstLine="0"/>
                    <w:jc w:val="center"/>
                    <w:rPr>
                      <w:b/>
                      <w:bCs/>
                      <w:noProof/>
                      <w:sz w:val="22"/>
                      <w:lang w:val="en-US"/>
                    </w:rPr>
                  </w:pPr>
                  <w:r>
                    <w:rPr>
                      <w:b/>
                      <w:bCs/>
                      <w:noProof/>
                      <w:sz w:val="22"/>
                      <w:lang w:val="en-US"/>
                    </w:rPr>
                    <mc:AlternateContent>
                      <mc:Choice Requires="wps">
                        <w:drawing>
                          <wp:anchor distT="0" distB="0" distL="114300" distR="114300" simplePos="0" relativeHeight="251678720" behindDoc="0" locked="0" layoutInCell="1" allowOverlap="1" wp14:anchorId="267EF43D" wp14:editId="7BEE419E">
                            <wp:simplePos x="0" y="0"/>
                            <wp:positionH relativeFrom="column">
                              <wp:posOffset>316865</wp:posOffset>
                            </wp:positionH>
                            <wp:positionV relativeFrom="page">
                              <wp:posOffset>23495</wp:posOffset>
                            </wp:positionV>
                            <wp:extent cx="3599815" cy="1410970"/>
                            <wp:effectExtent l="0" t="0" r="19685" b="17780"/>
                            <wp:wrapNone/>
                            <wp:docPr id="9" name="Rechteck: abgerundete Ecken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9815" cy="1410970"/>
                                    </a:xfrm>
                                    <a:prstGeom prst="roundRect">
                                      <a:avLst>
                                        <a:gd name="adj" fmla="val 3991"/>
                                      </a:avLst>
                                    </a:prstGeom>
                                    <a:blipFill dpi="0" rotWithShape="1">
                                      <a:blip r:embed="rId19" cstate="print">
                                        <a:extLst>
                                          <a:ext uri="{28A0092B-C50C-407E-A947-70E740481C1C}">
                                            <a14:useLocalDpi xmlns:a14="http://schemas.microsoft.com/office/drawing/2010/main" val="0"/>
                                          </a:ext>
                                        </a:extLst>
                                      </a:blip>
                                      <a:srcRect/>
                                      <a:stretch>
                                        <a:fillRect/>
                                      </a:stretch>
                                    </a:blipFill>
                                    <a:ln w="12700">
                                      <a:solidFill>
                                        <a:srgbClr val="F8954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741374A9" id="Rechteck: abgerundete Ecken 9" o:spid="_x0000_s1026" style="position:absolute;margin-left:24.95pt;margin-top:1.85pt;width:283.45pt;height:1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615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" strokecolor="#f89540" strokeweight="1pt">
                            <v:fill r:id="rId20" o:title="" recolor="t" rotate="t" type="frame"/>
                            <v:path arrowok="t"/>
                            <o:lock v:ext="edit" aspectratio="t"/>
                            <w10:wrap anchory="page"/>
                          </v:roundrect>
                        </w:pict>
                      </mc:Fallback>
                    </mc:AlternateContent>
                  </w:r>
                </w:p>
              </w:tc>
            </w:tr>
            <w:tr w:rsidR="00D06CB8" w:rsidRPr="009F756A" w14:paraId="53DB7E09" w14:textId="77777777" w:rsidTr="00220152">
              <w:trPr>
                <w:trHeight w:val="270"/>
              </w:trPr>
              <w:tc>
                <w:tcPr>
                  <w:tcW w:w="6663" w:type="dxa"/>
                  <w:vAlign w:val="center"/>
                </w:tcPr>
                <w:p w14:paraId="52A9B6ED" w14:textId="6E87DCD2" w:rsidR="00D06CB8" w:rsidRDefault="00D06CB8">
                  <w:pPr>
                    <w:spacing w:line="240" w:lineRule="auto"/>
                    <w:ind w:firstLine="0"/>
                    <w:jc w:val="center"/>
                    <w:rPr>
                      <w:b/>
                      <w:bCs/>
                      <w:noProof/>
                      <w:sz w:val="22"/>
                      <w:lang w:val="en-US"/>
                    </w:rPr>
                  </w:pPr>
                  <w:r w:rsidRPr="003379F0">
                    <w:rPr>
                      <w:b/>
                      <w:bCs/>
                      <w:noProof/>
                      <w:sz w:val="18"/>
                      <w:lang w:val="en-US"/>
                    </w:rPr>
                    <w:t>(</w:t>
                  </w:r>
                  <w:r>
                    <w:rPr>
                      <w:b/>
                      <w:bCs/>
                      <w:noProof/>
                      <w:sz w:val="18"/>
                      <w:lang w:val="en-US"/>
                    </w:rPr>
                    <w:t>e</w:t>
                  </w:r>
                  <w:r w:rsidRPr="003379F0">
                    <w:rPr>
                      <w:b/>
                      <w:bCs/>
                      <w:noProof/>
                      <w:sz w:val="18"/>
                      <w:lang w:val="en-US"/>
                    </w:rPr>
                    <w:t>)</w:t>
                  </w:r>
                </w:p>
              </w:tc>
            </w:tr>
          </w:tbl>
          <w:p w14:paraId="3D9F2D50" w14:textId="249F8D82" w:rsidR="007B3D92" w:rsidRDefault="007B3D92" w:rsidP="003E2641">
            <w:pPr>
              <w:ind w:firstLine="0"/>
              <w:jc w:val="center"/>
              <w:rPr>
                <w:b/>
                <w:bCs/>
                <w:noProof/>
                <w:sz w:val="22"/>
                <w:lang w:val="en-US"/>
              </w:rPr>
            </w:pPr>
          </w:p>
        </w:tc>
      </w:tr>
      <w:tr w:rsidR="00AA0E86" w:rsidRPr="003277B2" w14:paraId="5BFFEA0E" w14:textId="77777777" w:rsidTr="00220152">
        <w:trPr>
          <w:trHeight w:val="300"/>
        </w:trPr>
        <w:tc>
          <w:tcPr>
            <w:tcW w:w="9029" w:type="dxa"/>
            <w:gridSpan w:val="4"/>
          </w:tcPr>
          <w:p w14:paraId="3F8492C8" w14:textId="7DE66BE8" w:rsidR="00AA0E86" w:rsidRPr="00D5371C" w:rsidRDefault="77A2C42C" w:rsidP="00220152">
            <w:pPr>
              <w:spacing w:line="360" w:lineRule="auto"/>
              <w:ind w:firstLine="0"/>
              <w:rPr>
                <w:sz w:val="22"/>
                <w:lang w:val="en-US"/>
              </w:rPr>
            </w:pPr>
            <w:commentRangeStart w:id="310"/>
            <w:r w:rsidRPr="00BC0157">
              <w:rPr>
                <w:b/>
                <w:bCs/>
                <w:sz w:val="22"/>
                <w:lang w:val="en-US"/>
              </w:rPr>
              <w:t>Figure 1</w:t>
            </w:r>
            <w:r w:rsidRPr="00BC0157">
              <w:rPr>
                <w:sz w:val="22"/>
                <w:lang w:val="en-US"/>
              </w:rPr>
              <w:t xml:space="preserve">: </w:t>
            </w:r>
            <w:commentRangeEnd w:id="310"/>
            <w:r w:rsidR="00F37EE6">
              <w:rPr>
                <w:rStyle w:val="Kommentarzeichen"/>
              </w:rPr>
              <w:commentReference w:id="310"/>
            </w:r>
            <w:r w:rsidRPr="00BC0157">
              <w:rPr>
                <w:sz w:val="22"/>
                <w:lang w:val="en-US"/>
              </w:rPr>
              <w:t xml:space="preserve">Setup of </w:t>
            </w:r>
            <w:r w:rsidR="0046495E">
              <w:rPr>
                <w:sz w:val="22"/>
                <w:lang w:val="en-US"/>
              </w:rPr>
              <w:t>simulated system</w:t>
            </w:r>
            <w:r w:rsidR="00ED4F7D">
              <w:rPr>
                <w:sz w:val="22"/>
                <w:lang w:val="en-US"/>
              </w:rPr>
              <w:t xml:space="preserve"> </w:t>
            </w:r>
            <w:r w:rsidR="00ED4F7D" w:rsidRPr="00220152">
              <w:rPr>
                <w:b/>
                <w:sz w:val="22"/>
                <w:lang w:val="en-US"/>
              </w:rPr>
              <w:t>(a)</w:t>
            </w:r>
            <w:r w:rsidR="003E2641">
              <w:rPr>
                <w:sz w:val="22"/>
                <w:lang w:val="en-US"/>
              </w:rPr>
              <w:t xml:space="preserve">: </w:t>
            </w:r>
            <w:r w:rsidRPr="00BC0157">
              <w:rPr>
                <w:sz w:val="22"/>
                <w:lang w:val="en-US"/>
              </w:rPr>
              <w:t>AD process</w:t>
            </w:r>
            <w:r w:rsidR="0046495E">
              <w:rPr>
                <w:sz w:val="22"/>
                <w:lang w:val="en-US"/>
              </w:rPr>
              <w:t xml:space="preserve"> and controller (for constant methane production); a</w:t>
            </w:r>
            <w:r w:rsidR="00ED4F7D">
              <w:rPr>
                <w:sz w:val="22"/>
                <w:lang w:val="en-US"/>
              </w:rPr>
              <w:t>s well as</w:t>
            </w:r>
            <w:r w:rsidR="0046495E">
              <w:rPr>
                <w:sz w:val="22"/>
                <w:lang w:val="en-US"/>
              </w:rPr>
              <w:t xml:space="preserve"> AD process</w:t>
            </w:r>
            <w:r w:rsidRPr="00BC0157">
              <w:rPr>
                <w:sz w:val="22"/>
                <w:lang w:val="en-US"/>
              </w:rPr>
              <w:t xml:space="preserve">, gas storage, CHP </w:t>
            </w:r>
            <w:r w:rsidR="0046495E">
              <w:rPr>
                <w:sz w:val="22"/>
                <w:lang w:val="en-US"/>
              </w:rPr>
              <w:t xml:space="preserve">unit </w:t>
            </w:r>
            <w:r w:rsidRPr="00BC0157">
              <w:rPr>
                <w:sz w:val="22"/>
                <w:lang w:val="en-US"/>
              </w:rPr>
              <w:t>and controller</w:t>
            </w:r>
            <w:r w:rsidR="0046495E">
              <w:rPr>
                <w:sz w:val="22"/>
                <w:lang w:val="en-US"/>
              </w:rPr>
              <w:t xml:space="preserve"> (for cogeneration)</w:t>
            </w:r>
            <w:r w:rsidRPr="00BC0157">
              <w:rPr>
                <w:sz w:val="22"/>
                <w:lang w:val="en-US"/>
              </w:rPr>
              <w:t>.</w:t>
            </w:r>
            <w:r w:rsidR="0046495E">
              <w:rPr>
                <w:sz w:val="22"/>
                <w:lang w:val="en-US"/>
              </w:rPr>
              <w:t xml:space="preserve"> Subfigures show</w:t>
            </w:r>
            <w:r w:rsidR="003E2641">
              <w:rPr>
                <w:sz w:val="22"/>
                <w:lang w:val="en-US"/>
              </w:rPr>
              <w:t xml:space="preserve"> </w:t>
            </w:r>
            <w:r w:rsidR="00ED4F7D">
              <w:rPr>
                <w:sz w:val="22"/>
                <w:lang w:val="en-US"/>
              </w:rPr>
              <w:t xml:space="preserve">the CHP operating schedule of Mauky et al. (2016) </w:t>
            </w:r>
            <w:r w:rsidR="00ED4F7D" w:rsidRPr="00220152">
              <w:rPr>
                <w:b/>
                <w:sz w:val="22"/>
                <w:lang w:val="en-US"/>
              </w:rPr>
              <w:t>(b)</w:t>
            </w:r>
            <w:r w:rsidR="00ED4F7D">
              <w:rPr>
                <w:sz w:val="22"/>
                <w:lang w:val="en-US"/>
              </w:rPr>
              <w:t xml:space="preserve">, a schematic course of the resulting gas storage filling level </w:t>
            </w:r>
            <w:r w:rsidR="00ED4F7D" w:rsidRPr="00220152">
              <w:rPr>
                <w:b/>
                <w:sz w:val="22"/>
                <w:lang w:val="en-US"/>
              </w:rPr>
              <w:t>(c)</w:t>
            </w:r>
            <w:r w:rsidR="003E2641">
              <w:rPr>
                <w:sz w:val="22"/>
                <w:lang w:val="en-US"/>
              </w:rPr>
              <w:t xml:space="preserve">, </w:t>
            </w:r>
            <w:r w:rsidR="00ED4F7D">
              <w:rPr>
                <w:sz w:val="22"/>
                <w:lang w:val="en-US"/>
              </w:rPr>
              <w:t xml:space="preserve">a block diagram of controller, estimator and plant/simulator setup </w:t>
            </w:r>
            <w:r w:rsidR="00ED4F7D" w:rsidRPr="00220152">
              <w:rPr>
                <w:b/>
                <w:sz w:val="22"/>
                <w:lang w:val="en-US"/>
              </w:rPr>
              <w:t>(d)</w:t>
            </w:r>
            <w:r w:rsidR="00ED4F7D">
              <w:rPr>
                <w:sz w:val="22"/>
                <w:lang w:val="en-US"/>
              </w:rPr>
              <w:t xml:space="preserve">, </w:t>
            </w:r>
            <w:r w:rsidR="003E2641">
              <w:rPr>
                <w:sz w:val="22"/>
                <w:lang w:val="en-US"/>
              </w:rPr>
              <w:t>and</w:t>
            </w:r>
            <w:r w:rsidR="0046495E">
              <w:rPr>
                <w:sz w:val="22"/>
                <w:lang w:val="en-US"/>
              </w:rPr>
              <w:t xml:space="preserve"> a block diagram of the ADM1-R3 model components </w:t>
            </w:r>
            <w:r w:rsidR="0046495E" w:rsidRPr="00220152">
              <w:rPr>
                <w:b/>
                <w:sz w:val="22"/>
                <w:lang w:val="en-US"/>
              </w:rPr>
              <w:t>(</w:t>
            </w:r>
            <w:r w:rsidR="003E2641" w:rsidRPr="00220152">
              <w:rPr>
                <w:b/>
                <w:sz w:val="22"/>
                <w:lang w:val="en-US"/>
              </w:rPr>
              <w:t>e</w:t>
            </w:r>
            <w:r w:rsidR="0046495E" w:rsidRPr="00220152">
              <w:rPr>
                <w:b/>
                <w:sz w:val="22"/>
                <w:lang w:val="en-US"/>
              </w:rPr>
              <w:t>)</w:t>
            </w:r>
            <w:r w:rsidR="00ED4F7D">
              <w:rPr>
                <w:sz w:val="22"/>
                <w:lang w:val="en-US"/>
              </w:rPr>
              <w:t xml:space="preserve">. Subfigure </w:t>
            </w:r>
            <w:r w:rsidR="00ED4F7D" w:rsidRPr="00220152">
              <w:rPr>
                <w:b/>
                <w:sz w:val="22"/>
                <w:lang w:val="en-US"/>
              </w:rPr>
              <w:t>(d)</w:t>
            </w:r>
            <w:r w:rsidR="00ED4F7D">
              <w:rPr>
                <w:sz w:val="22"/>
                <w:lang w:val="en-US"/>
              </w:rPr>
              <w:t xml:space="preserve"> includes a second simulator based on nominal influent concentrations only used for sensitivity analysis. </w:t>
            </w:r>
          </w:p>
        </w:tc>
      </w:tr>
      <w:tr w:rsidR="003C192A" w:rsidRPr="003277B2" w14:paraId="19056EE5" w14:textId="77777777" w:rsidTr="00220152">
        <w:trPr>
          <w:gridAfter w:val="1"/>
          <w:wAfter w:w="10" w:type="dxa"/>
          <w:trHeight w:val="4395"/>
        </w:trPr>
        <w:tc>
          <w:tcPr>
            <w:tcW w:w="5245" w:type="dxa"/>
            <w:gridSpan w:val="2"/>
            <w:vAlign w:val="center"/>
          </w:tcPr>
          <w:p w14:paraId="21EBF349" w14:textId="41AD45D5" w:rsidR="00626F06" w:rsidRPr="00220152" w:rsidRDefault="00626F06" w:rsidP="59B2B029">
            <w:pPr>
              <w:spacing w:line="416" w:lineRule="auto"/>
              <w:ind w:firstLine="0"/>
              <w:jc w:val="left"/>
              <w:rPr>
                <w:lang w:val="en-US"/>
              </w:rPr>
            </w:pPr>
            <w:r>
              <w:rPr>
                <w:noProof/>
              </w:rPr>
              <w:lastRenderedPageBreak/>
              <w:drawing>
                <wp:anchor distT="0" distB="0" distL="114300" distR="114300" simplePos="0" relativeHeight="251660288" behindDoc="0" locked="0" layoutInCell="1" allowOverlap="1" wp14:anchorId="5F8E0F63" wp14:editId="463945D9">
                  <wp:simplePos x="0" y="0"/>
                  <wp:positionH relativeFrom="column">
                    <wp:posOffset>-52070</wp:posOffset>
                  </wp:positionH>
                  <wp:positionV relativeFrom="paragraph">
                    <wp:posOffset>30480</wp:posOffset>
                  </wp:positionV>
                  <wp:extent cx="3267710" cy="2865755"/>
                  <wp:effectExtent l="0" t="0" r="8890" b="0"/>
                  <wp:wrapNone/>
                  <wp:docPr id="1932944514" name="Picture 193294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7710"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74" w:type="dxa"/>
            <w:vAlign w:val="center"/>
          </w:tcPr>
          <w:p w14:paraId="25F50020" w14:textId="6051C92E" w:rsidR="00626F06" w:rsidRDefault="00626F06" w:rsidP="3A779BD9">
            <w:pPr>
              <w:spacing w:line="416" w:lineRule="auto"/>
              <w:ind w:firstLine="0"/>
              <w:jc w:val="right"/>
              <w:rPr>
                <w:lang w:val="en-US"/>
              </w:rPr>
            </w:pPr>
            <w:r>
              <w:rPr>
                <w:noProof/>
              </w:rPr>
              <w:drawing>
                <wp:anchor distT="0" distB="0" distL="114300" distR="114300" simplePos="0" relativeHeight="251661312" behindDoc="0" locked="0" layoutInCell="1" allowOverlap="1" wp14:anchorId="62C72B64" wp14:editId="6A6C1955">
                  <wp:simplePos x="0" y="0"/>
                  <wp:positionH relativeFrom="column">
                    <wp:posOffset>-48260</wp:posOffset>
                  </wp:positionH>
                  <wp:positionV relativeFrom="paragraph">
                    <wp:posOffset>288925</wp:posOffset>
                  </wp:positionV>
                  <wp:extent cx="2352675" cy="1732280"/>
                  <wp:effectExtent l="0" t="0" r="0" b="1270"/>
                  <wp:wrapNone/>
                  <wp:docPr id="614425088" name="Picture 61442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2675" cy="1732280"/>
                          </a:xfrm>
                          <a:prstGeom prst="rect">
                            <a:avLst/>
                          </a:prstGeom>
                        </pic:spPr>
                      </pic:pic>
                    </a:graphicData>
                  </a:graphic>
                  <wp14:sizeRelH relativeFrom="margin">
                    <wp14:pctWidth>0</wp14:pctWidth>
                  </wp14:sizeRelH>
                  <wp14:sizeRelV relativeFrom="margin">
                    <wp14:pctHeight>0</wp14:pctHeight>
                  </wp14:sizeRelV>
                </wp:anchor>
              </w:drawing>
            </w:r>
          </w:p>
          <w:p w14:paraId="73E0FAE1" w14:textId="4235B69F" w:rsidR="003C192A" w:rsidRPr="00220152" w:rsidRDefault="003C192A" w:rsidP="3A779BD9">
            <w:pPr>
              <w:spacing w:line="416" w:lineRule="auto"/>
              <w:ind w:firstLine="0"/>
              <w:jc w:val="right"/>
              <w:rPr>
                <w:lang w:val="en-US"/>
              </w:rPr>
            </w:pPr>
          </w:p>
        </w:tc>
      </w:tr>
      <w:tr w:rsidR="007A0F38" w:rsidRPr="003277B2" w14:paraId="59AA953C" w14:textId="77777777" w:rsidTr="00220152">
        <w:trPr>
          <w:gridAfter w:val="1"/>
          <w:wAfter w:w="10" w:type="dxa"/>
          <w:trHeight w:val="1273"/>
        </w:trPr>
        <w:tc>
          <w:tcPr>
            <w:tcW w:w="9019" w:type="dxa"/>
            <w:gridSpan w:val="3"/>
            <w:vAlign w:val="center"/>
          </w:tcPr>
          <w:p w14:paraId="4F49B4D1" w14:textId="5878550E" w:rsidR="007A0F38" w:rsidRPr="00220152" w:rsidRDefault="007A0F38" w:rsidP="00220152">
            <w:pPr>
              <w:spacing w:line="416" w:lineRule="auto"/>
              <w:ind w:firstLine="0"/>
              <w:rPr>
                <w:noProof/>
                <w:lang w:val="en-US"/>
              </w:rPr>
            </w:pPr>
            <w:r>
              <w:rPr>
                <w:noProof/>
              </w:rPr>
              <w:drawing>
                <wp:anchor distT="0" distB="0" distL="114300" distR="114300" simplePos="0" relativeHeight="251659264" behindDoc="0" locked="0" layoutInCell="1" allowOverlap="1" wp14:anchorId="1B63DB0C" wp14:editId="429416BE">
                  <wp:simplePos x="0" y="0"/>
                  <wp:positionH relativeFrom="column">
                    <wp:posOffset>-27940</wp:posOffset>
                  </wp:positionH>
                  <wp:positionV relativeFrom="paragraph">
                    <wp:posOffset>74295</wp:posOffset>
                  </wp:positionV>
                  <wp:extent cx="5603240" cy="61404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_tree_legen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3240" cy="614045"/>
                          </a:xfrm>
                          <a:prstGeom prst="rect">
                            <a:avLst/>
                          </a:prstGeom>
                        </pic:spPr>
                      </pic:pic>
                    </a:graphicData>
                  </a:graphic>
                  <wp14:sizeRelH relativeFrom="margin">
                    <wp14:pctWidth>0</wp14:pctWidth>
                  </wp14:sizeRelH>
                  <wp14:sizeRelV relativeFrom="margin">
                    <wp14:pctHeight>0</wp14:pctHeight>
                  </wp14:sizeRelV>
                </wp:anchor>
              </w:drawing>
            </w:r>
          </w:p>
        </w:tc>
      </w:tr>
      <w:tr w:rsidR="001A2377" w:rsidRPr="003277B2" w14:paraId="308E354F" w14:textId="77777777" w:rsidTr="00220152">
        <w:trPr>
          <w:gridAfter w:val="1"/>
          <w:wAfter w:w="10" w:type="dxa"/>
          <w:trHeight w:val="300"/>
        </w:trPr>
        <w:tc>
          <w:tcPr>
            <w:tcW w:w="9019" w:type="dxa"/>
            <w:gridSpan w:val="3"/>
          </w:tcPr>
          <w:p w14:paraId="007C0310" w14:textId="066E95A3" w:rsidR="001A2377" w:rsidRPr="00C91B09" w:rsidRDefault="77A2C42C" w:rsidP="00220152">
            <w:pPr>
              <w:spacing w:line="416" w:lineRule="auto"/>
              <w:ind w:right="30" w:firstLine="0"/>
              <w:rPr>
                <w:rFonts w:eastAsia="Garamond" w:cs="Garamond"/>
                <w:sz w:val="22"/>
                <w:lang w:val="en-US"/>
              </w:rPr>
            </w:pPr>
            <w:r w:rsidRPr="00BC0157">
              <w:rPr>
                <w:rFonts w:eastAsia="Garamond" w:cs="Garamond"/>
                <w:b/>
                <w:bCs/>
                <w:sz w:val="22"/>
                <w:lang w:val="en-US"/>
              </w:rPr>
              <w:t>Figure 2</w:t>
            </w:r>
            <w:r w:rsidRPr="00BC0157">
              <w:rPr>
                <w:rFonts w:eastAsia="Garamond" w:cs="Garamond"/>
                <w:sz w:val="22"/>
                <w:lang w:val="en-US"/>
              </w:rPr>
              <w:t>: Schematic illustration of scenario trees with grouping of uncertain macronutrients for all substrates (</w:t>
            </w:r>
            <w:r w:rsidR="00890EB0">
              <w:rPr>
                <w:rFonts w:eastAsia="Garamond" w:cs="Garamond"/>
                <w:sz w:val="22"/>
                <w:lang w:val="en-US"/>
              </w:rPr>
              <w:t>left</w:t>
            </w:r>
            <w:r w:rsidRPr="00BC0157">
              <w:rPr>
                <w:rFonts w:eastAsia="Garamond" w:cs="Garamond"/>
                <w:sz w:val="22"/>
                <w:lang w:val="en-US"/>
              </w:rPr>
              <w:t xml:space="preserve">) and with only two possible uncertain values </w:t>
            </w:r>
            <w:r w:rsidR="00890EB0">
              <w:rPr>
                <w:rFonts w:eastAsia="Garamond" w:cs="Garamond"/>
                <w:sz w:val="22"/>
                <w:lang w:val="en-US"/>
              </w:rPr>
              <w:t xml:space="preserve">for </w:t>
            </w:r>
            <w:r w:rsidRPr="00BC0157">
              <w:rPr>
                <w:rFonts w:eastAsia="Garamond" w:cs="Garamond"/>
                <w:sz w:val="22"/>
                <w:lang w:val="en-US"/>
              </w:rPr>
              <w:t>influent carbohydrates (right</w:t>
            </w:r>
            <w:r w:rsidR="00DA3EE5">
              <w:rPr>
                <w:rFonts w:eastAsia="Garamond" w:cs="Garamond"/>
                <w:sz w:val="22"/>
                <w:lang w:val="en-US"/>
              </w:rPr>
              <w:t>)</w:t>
            </w:r>
          </w:p>
        </w:tc>
      </w:tr>
    </w:tbl>
    <w:p w14:paraId="07C7D361" w14:textId="5B6F32DA" w:rsidR="00722E2E" w:rsidRPr="00220152" w:rsidRDefault="00722E2E" w:rsidP="00220152">
      <w:pPr>
        <w:ind w:firstLine="0"/>
        <w:rPr>
          <w:u w:val="single"/>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3734CF8F" w:rsidRPr="00F511F7" w14:paraId="067634D9" w14:textId="77777777" w:rsidTr="3D37C07F">
        <w:trPr>
          <w:trHeight w:val="300"/>
        </w:trPr>
        <w:tc>
          <w:tcPr>
            <w:tcW w:w="9019" w:type="dxa"/>
          </w:tcPr>
          <w:p w14:paraId="6BA0AC11" w14:textId="77777777" w:rsidR="3734CF8F" w:rsidRDefault="3734CF8F" w:rsidP="3734CF8F">
            <w:pPr>
              <w:ind w:firstLine="0"/>
              <w:jc w:val="center"/>
              <w:rPr>
                <w:lang w:val="en-US"/>
              </w:rPr>
            </w:pPr>
            <w:r>
              <w:rPr>
                <w:noProof/>
              </w:rPr>
              <w:lastRenderedPageBreak/>
              <w:drawing>
                <wp:inline distT="0" distB="0" distL="0" distR="0" wp14:anchorId="0EFF229F" wp14:editId="2D7574B2">
                  <wp:extent cx="5538637" cy="5538637"/>
                  <wp:effectExtent l="0" t="0" r="5080" b="5080"/>
                  <wp:docPr id="1531836415"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1836415" name="imag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8637" cy="5538637"/>
                          </a:xfrm>
                          <a:prstGeom prst="rect">
                            <a:avLst/>
                          </a:prstGeom>
                          <a:ln/>
                        </pic:spPr>
                      </pic:pic>
                    </a:graphicData>
                  </a:graphic>
                </wp:inline>
              </w:drawing>
            </w:r>
          </w:p>
        </w:tc>
      </w:tr>
      <w:tr w:rsidR="3734CF8F" w:rsidRPr="008B622F" w14:paraId="1D850AA2" w14:textId="77777777" w:rsidTr="3D37C07F">
        <w:trPr>
          <w:trHeight w:val="300"/>
        </w:trPr>
        <w:tc>
          <w:tcPr>
            <w:tcW w:w="9019" w:type="dxa"/>
          </w:tcPr>
          <w:p w14:paraId="1FC2F349" w14:textId="53FECE94" w:rsidR="3734CF8F" w:rsidRDefault="77A2C42C" w:rsidP="00220152">
            <w:pPr>
              <w:spacing w:line="416" w:lineRule="auto"/>
              <w:ind w:right="30" w:firstLine="0"/>
              <w:rPr>
                <w:rFonts w:eastAsia="Garamond" w:cs="Garamond"/>
                <w:lang w:val="en-US"/>
              </w:rPr>
            </w:pPr>
            <w:r w:rsidRPr="00BC0157">
              <w:rPr>
                <w:rFonts w:eastAsia="Garamond" w:cs="Garamond"/>
                <w:b/>
                <w:bCs/>
                <w:sz w:val="22"/>
                <w:lang w:val="en-US"/>
              </w:rPr>
              <w:t>Figure 3</w:t>
            </w:r>
            <w:r w:rsidRPr="00BC0157">
              <w:rPr>
                <w:rFonts w:eastAsia="Garamond" w:cs="Garamond"/>
                <w:sz w:val="22"/>
                <w:lang w:val="en-US"/>
              </w:rPr>
              <w:t xml:space="preserve">: </w:t>
            </w:r>
            <w:r w:rsidR="00B82B68">
              <w:rPr>
                <w:rFonts w:eastAsia="Garamond" w:cs="Garamond"/>
                <w:sz w:val="22"/>
                <w:lang w:val="en-US"/>
              </w:rPr>
              <w:t>Theoretical and measured d</w:t>
            </w:r>
            <w:r w:rsidR="009E2D52">
              <w:rPr>
                <w:rFonts w:eastAsia="Garamond" w:cs="Garamond"/>
                <w:sz w:val="22"/>
                <w:lang w:val="en-US"/>
              </w:rPr>
              <w:t xml:space="preserve">istributions of </w:t>
            </w:r>
            <w:r w:rsidR="0045620C">
              <w:rPr>
                <w:rFonts w:eastAsia="Garamond" w:cs="Garamond"/>
                <w:sz w:val="22"/>
                <w:lang w:val="en-US"/>
              </w:rPr>
              <w:t>degradable</w:t>
            </w:r>
            <w:r w:rsidR="0045620C" w:rsidRPr="00BC0157">
              <w:rPr>
                <w:rFonts w:eastAsia="Garamond" w:cs="Garamond"/>
                <w:sz w:val="22"/>
                <w:lang w:val="en-US"/>
              </w:rPr>
              <w:t xml:space="preserve"> </w:t>
            </w:r>
            <w:r w:rsidRPr="00BC0157">
              <w:rPr>
                <w:rFonts w:eastAsia="Garamond" w:cs="Garamond"/>
                <w:sz w:val="22"/>
                <w:lang w:val="en-US"/>
              </w:rPr>
              <w:t>fractions of macronutrients</w:t>
            </w:r>
            <w:r w:rsidR="00B82B68">
              <w:rPr>
                <w:rFonts w:eastAsia="Garamond" w:cs="Garamond"/>
                <w:sz w:val="22"/>
                <w:lang w:val="en-US"/>
              </w:rPr>
              <w:t xml:space="preserve">. Theoretical </w:t>
            </w:r>
            <w:r w:rsidR="008560C0">
              <w:rPr>
                <w:rFonts w:eastAsia="Garamond" w:cs="Garamond"/>
                <w:sz w:val="22"/>
                <w:lang w:val="en-US"/>
              </w:rPr>
              <w:t xml:space="preserve">distributions </w:t>
            </w:r>
            <w:r w:rsidR="00016FAC">
              <w:rPr>
                <w:rFonts w:eastAsia="Garamond" w:cs="Garamond"/>
                <w:sz w:val="22"/>
                <w:lang w:val="en-US"/>
              </w:rPr>
              <w:t xml:space="preserve">are shown by means of </w:t>
            </w:r>
            <w:r w:rsidR="008560C0">
              <w:rPr>
                <w:rFonts w:eastAsia="Garamond" w:cs="Garamond"/>
                <w:sz w:val="22"/>
                <w:lang w:val="en-US"/>
              </w:rPr>
              <w:t>gaussian</w:t>
            </w:r>
            <w:r w:rsidR="00016FAC">
              <w:rPr>
                <w:rFonts w:eastAsia="Garamond" w:cs="Garamond"/>
                <w:sz w:val="22"/>
                <w:lang w:val="en-US"/>
              </w:rPr>
              <w:t xml:space="preserve"> curves, measured distributions by means of boxplots</w:t>
            </w:r>
            <w:r w:rsidR="00CF0BA7">
              <w:rPr>
                <w:rFonts w:eastAsia="Garamond" w:cs="Garamond"/>
                <w:sz w:val="22"/>
                <w:lang w:val="en-US"/>
              </w:rPr>
              <w:t>.</w:t>
            </w:r>
            <w:r w:rsidR="006C29C3">
              <w:rPr>
                <w:rFonts w:eastAsia="Garamond" w:cs="Garamond"/>
                <w:sz w:val="22"/>
                <w:lang w:val="en-US"/>
              </w:rPr>
              <w:t xml:space="preserve"> Sample sizes </w:t>
            </w:r>
            <w:r w:rsidR="008B622F">
              <w:rPr>
                <w:rFonts w:eastAsia="Garamond" w:cs="Garamond"/>
                <w:sz w:val="22"/>
                <w:lang w:val="en-US"/>
              </w:rPr>
              <w:t xml:space="preserve">used for measured distributions </w:t>
            </w:r>
            <w:r w:rsidR="00341399">
              <w:rPr>
                <w:rFonts w:eastAsia="Garamond" w:cs="Garamond"/>
                <w:sz w:val="22"/>
                <w:lang w:val="en-US"/>
              </w:rPr>
              <w:t>are given in the legend.</w:t>
            </w:r>
            <w:r w:rsidR="00CF0BA7">
              <w:rPr>
                <w:rFonts w:eastAsia="Garamond" w:cs="Garamond"/>
                <w:sz w:val="22"/>
                <w:lang w:val="en-US"/>
              </w:rPr>
              <w:t xml:space="preserve"> </w:t>
            </w:r>
            <w:r w:rsidR="001B6EBF">
              <w:rPr>
                <w:rFonts w:eastAsia="Garamond" w:cs="Garamond"/>
                <w:sz w:val="22"/>
                <w:lang w:val="en-US"/>
              </w:rPr>
              <w:t>Note that y-axes only apply for theoretical distributions.</w:t>
            </w:r>
          </w:p>
        </w:tc>
      </w:tr>
      <w:tr w:rsidR="3734CF8F" w14:paraId="5C503662" w14:textId="77777777" w:rsidTr="3D37C07F">
        <w:trPr>
          <w:trHeight w:val="300"/>
        </w:trPr>
        <w:tc>
          <w:tcPr>
            <w:tcW w:w="9019" w:type="dxa"/>
          </w:tcPr>
          <w:p w14:paraId="24365E38" w14:textId="0487A6F0" w:rsidR="3734CF8F" w:rsidRDefault="3734CF8F" w:rsidP="7FCC2ADF">
            <w:pPr>
              <w:spacing w:after="0" w:line="276" w:lineRule="auto"/>
              <w:ind w:right="0" w:firstLine="0"/>
              <w:jc w:val="center"/>
            </w:pPr>
            <w:r>
              <w:rPr>
                <w:noProof/>
              </w:rPr>
              <w:lastRenderedPageBreak/>
              <w:drawing>
                <wp:inline distT="0" distB="0" distL="0" distR="0" wp14:anchorId="4C5F35DE" wp14:editId="5EB5599B">
                  <wp:extent cx="5184000" cy="6479999"/>
                  <wp:effectExtent l="0" t="0" r="0" b="0"/>
                  <wp:docPr id="1288775709" name="Grafik 128877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5709" name="Grafik 1288775709"/>
                          <pic:cNvPicPr/>
                        </pic:nvPicPr>
                        <pic:blipFill>
                          <a:blip r:embed="rId25">
                            <a:extLst>
                              <a:ext uri="{28A0092B-C50C-407E-A947-70E740481C1C}">
                                <a14:useLocalDpi xmlns:a14="http://schemas.microsoft.com/office/drawing/2010/main" val="0"/>
                              </a:ext>
                            </a:extLst>
                          </a:blip>
                          <a:stretch>
                            <a:fillRect/>
                          </a:stretch>
                        </pic:blipFill>
                        <pic:spPr>
                          <a:xfrm>
                            <a:off x="0" y="0"/>
                            <a:ext cx="5184000" cy="6479999"/>
                          </a:xfrm>
                          <a:prstGeom prst="rect">
                            <a:avLst/>
                          </a:prstGeom>
                        </pic:spPr>
                      </pic:pic>
                    </a:graphicData>
                  </a:graphic>
                </wp:inline>
              </w:drawing>
            </w:r>
          </w:p>
        </w:tc>
      </w:tr>
      <w:tr w:rsidR="3734CF8F" w:rsidRPr="003277B2" w14:paraId="7421E13C" w14:textId="77777777" w:rsidTr="00FE617F">
        <w:trPr>
          <w:trHeight w:val="300"/>
        </w:trPr>
        <w:tc>
          <w:tcPr>
            <w:tcW w:w="9019" w:type="dxa"/>
            <w:vAlign w:val="center"/>
          </w:tcPr>
          <w:p w14:paraId="19540CF5" w14:textId="2281BEF1" w:rsidR="3734CF8F" w:rsidRPr="00220152" w:rsidRDefault="77A2C42C" w:rsidP="00220152">
            <w:pPr>
              <w:spacing w:after="0" w:line="360" w:lineRule="auto"/>
              <w:ind w:right="30" w:firstLine="0"/>
              <w:rPr>
                <w:rFonts w:eastAsia="Garamond" w:cs="Garamond"/>
                <w:sz w:val="22"/>
                <w:lang w:val="en-US"/>
              </w:rPr>
            </w:pPr>
            <w:commentRangeStart w:id="311"/>
            <w:r w:rsidRPr="00BC3910">
              <w:rPr>
                <w:rFonts w:eastAsia="Garamond" w:cs="Garamond"/>
                <w:b/>
                <w:bCs/>
                <w:sz w:val="22"/>
                <w:lang w:val="en-US"/>
              </w:rPr>
              <w:t>Figure 4</w:t>
            </w:r>
            <w:r w:rsidRPr="00BC3910">
              <w:rPr>
                <w:rFonts w:eastAsia="Garamond" w:cs="Garamond"/>
                <w:sz w:val="22"/>
                <w:lang w:val="en-US"/>
              </w:rPr>
              <w:t xml:space="preserve">: </w:t>
            </w:r>
            <w:commentRangeEnd w:id="311"/>
            <w:r w:rsidR="00022375">
              <w:rPr>
                <w:rStyle w:val="Kommentarzeichen"/>
              </w:rPr>
              <w:commentReference w:id="311"/>
            </w:r>
            <w:r w:rsidRPr="00BC3910">
              <w:rPr>
                <w:rFonts w:eastAsia="Garamond" w:cs="Garamond"/>
                <w:sz w:val="22"/>
                <w:lang w:val="en-US"/>
              </w:rPr>
              <w:t>Setpoint tracking performance of methane production for bio</w:t>
            </w:r>
            <w:r w:rsidR="00807254" w:rsidRPr="00BC3910">
              <w:rPr>
                <w:rFonts w:eastAsia="Garamond" w:cs="Garamond"/>
                <w:sz w:val="22"/>
                <w:lang w:val="en-US"/>
              </w:rPr>
              <w:t>gas upgrading</w:t>
            </w:r>
            <w:r w:rsidRPr="003B7687">
              <w:rPr>
                <w:rFonts w:eastAsia="Garamond" w:cs="Garamond"/>
                <w:sz w:val="22"/>
                <w:lang w:val="en-US"/>
              </w:rPr>
              <w:t xml:space="preserve"> with disturbing feeding of very uncertain cattle manure. Controller predictions are shown for </w:t>
            </w:r>
            <w:proofErr w:type="gramStart"/>
            <w:r w:rsidRPr="003B7687">
              <w:rPr>
                <w:rFonts w:eastAsia="Garamond" w:cs="Garamond"/>
                <w:sz w:val="22"/>
                <w:lang w:val="en-US"/>
              </w:rPr>
              <w:t>3 time</w:t>
            </w:r>
            <w:proofErr w:type="gramEnd"/>
            <w:r w:rsidRPr="003B7687">
              <w:rPr>
                <w:rFonts w:eastAsia="Garamond" w:cs="Garamond"/>
                <w:sz w:val="22"/>
                <w:lang w:val="en-US"/>
              </w:rPr>
              <w:t xml:space="preserve"> steps (1.5</w:t>
            </w:r>
            <w:ins w:id="312" w:author="Sören Weinrich" w:date="2025-04-27T14:51:00Z">
              <w:r w:rsidR="00476C22">
                <w:rPr>
                  <w:rFonts w:eastAsia="Garamond" w:cs="Garamond"/>
                  <w:sz w:val="22"/>
                  <w:lang w:val="en-US"/>
                </w:rPr>
                <w:t xml:space="preserve"> </w:t>
              </w:r>
            </w:ins>
            <w:r w:rsidRPr="003B7687">
              <w:rPr>
                <w:rFonts w:eastAsia="Garamond" w:cs="Garamond"/>
                <w:sz w:val="22"/>
                <w:lang w:val="en-US"/>
              </w:rPr>
              <w:t>h) into the future.</w:t>
            </w:r>
            <w:r w:rsidR="00BA1A59" w:rsidRPr="003B7687">
              <w:rPr>
                <w:rFonts w:eastAsia="Garamond" w:cs="Garamond"/>
                <w:sz w:val="22"/>
                <w:lang w:val="en-US"/>
              </w:rPr>
              <w:t xml:space="preserve"> </w:t>
            </w:r>
            <w:r w:rsidR="008E0D89" w:rsidRPr="003B7687">
              <w:rPr>
                <w:rFonts w:eastAsia="Garamond" w:cs="Garamond"/>
                <w:sz w:val="22"/>
                <w:lang w:val="en-US"/>
              </w:rPr>
              <w:t xml:space="preserve">The prediction horizon was </w:t>
            </w:r>
            <w:proofErr w:type="gramStart"/>
            <w:r w:rsidR="008E0D89" w:rsidRPr="003B7687">
              <w:rPr>
                <w:rFonts w:eastAsia="Garamond" w:cs="Garamond"/>
                <w:sz w:val="22"/>
                <w:lang w:val="en-US"/>
              </w:rPr>
              <w:t>15 time</w:t>
            </w:r>
            <w:proofErr w:type="gramEnd"/>
            <w:r w:rsidR="008E0D89" w:rsidRPr="003B7687">
              <w:rPr>
                <w:rFonts w:eastAsia="Garamond" w:cs="Garamond"/>
                <w:sz w:val="22"/>
                <w:lang w:val="en-US"/>
              </w:rPr>
              <w:t xml:space="preserve"> steps (</w:t>
            </w:r>
            <w:r w:rsidR="00CC289C" w:rsidRPr="003B7687">
              <w:rPr>
                <w:rFonts w:eastAsia="Garamond" w:cs="Garamond"/>
                <w:sz w:val="22"/>
                <w:lang w:val="en-US"/>
              </w:rPr>
              <w:t xml:space="preserve">7.5 h). </w:t>
            </w:r>
            <w:r w:rsidR="00BA1A59" w:rsidRPr="003B7687">
              <w:rPr>
                <w:rFonts w:eastAsia="Garamond" w:cs="Garamond"/>
                <w:sz w:val="22"/>
                <w:lang w:val="en-US"/>
              </w:rPr>
              <w:t xml:space="preserve">Note the </w:t>
            </w:r>
            <w:r w:rsidR="000365CC" w:rsidRPr="003B7687">
              <w:rPr>
                <w:rFonts w:eastAsia="Garamond" w:cs="Garamond"/>
                <w:sz w:val="22"/>
                <w:lang w:val="en-US"/>
              </w:rPr>
              <w:t xml:space="preserve">different </w:t>
            </w:r>
            <w:r w:rsidR="00BA1A59" w:rsidRPr="003B7687">
              <w:rPr>
                <w:rFonts w:eastAsia="Garamond" w:cs="Garamond"/>
                <w:sz w:val="22"/>
                <w:lang w:val="en-US"/>
              </w:rPr>
              <w:t>s</w:t>
            </w:r>
            <w:r w:rsidR="00BA1A59" w:rsidRPr="00CC6CC8">
              <w:rPr>
                <w:rFonts w:eastAsia="Garamond" w:cs="Garamond"/>
                <w:color w:val="000000" w:themeColor="text1"/>
                <w:sz w:val="22"/>
                <w:lang w:val="en-US"/>
              </w:rPr>
              <w:t>cale</w:t>
            </w:r>
            <w:r w:rsidR="000365CC" w:rsidRPr="00CC6CC8">
              <w:rPr>
                <w:rFonts w:eastAsia="Garamond" w:cs="Garamond"/>
                <w:color w:val="000000" w:themeColor="text1"/>
                <w:sz w:val="22"/>
                <w:lang w:val="en-US"/>
              </w:rPr>
              <w:t>s</w:t>
            </w:r>
            <w:r w:rsidR="00BA1A59" w:rsidRPr="003E2641">
              <w:rPr>
                <w:rFonts w:eastAsia="Garamond" w:cs="Garamond"/>
                <w:color w:val="000000" w:themeColor="text1"/>
                <w:sz w:val="22"/>
                <w:lang w:val="en-US"/>
              </w:rPr>
              <w:t xml:space="preserve"> of</w:t>
            </w:r>
            <w:r w:rsidR="00402397" w:rsidRPr="003E2641">
              <w:rPr>
                <w:rFonts w:eastAsia="Garamond" w:cs="Garamond"/>
                <w:color w:val="000000" w:themeColor="text1"/>
                <w:sz w:val="22"/>
                <w:lang w:val="en-US"/>
              </w:rPr>
              <w:t xml:space="preserve"> </w:t>
            </w:r>
            <w:r w:rsidR="00BA1A59" w:rsidRPr="00D5371C">
              <w:rPr>
                <w:rFonts w:eastAsia="Garamond" w:cs="Garamond"/>
                <w:color w:val="000000" w:themeColor="text1"/>
                <w:sz w:val="22"/>
                <w:lang w:val="en-US"/>
              </w:rPr>
              <w:t>fed substrates for silages (left) and manure (right).</w:t>
            </w:r>
          </w:p>
        </w:tc>
      </w:tr>
      <w:tr w:rsidR="3734CF8F" w14:paraId="06FE02D3" w14:textId="77777777" w:rsidTr="3D37C07F">
        <w:trPr>
          <w:trHeight w:val="300"/>
        </w:trPr>
        <w:tc>
          <w:tcPr>
            <w:tcW w:w="9019" w:type="dxa"/>
          </w:tcPr>
          <w:p w14:paraId="33C37684" w14:textId="16C370F8" w:rsidR="3734CF8F" w:rsidRDefault="3734CF8F" w:rsidP="7FCC2ADF">
            <w:pPr>
              <w:spacing w:line="416" w:lineRule="auto"/>
              <w:ind w:right="30" w:firstLine="0"/>
              <w:jc w:val="center"/>
            </w:pPr>
            <w:commentRangeStart w:id="313"/>
            <w:r>
              <w:rPr>
                <w:noProof/>
              </w:rPr>
              <w:lastRenderedPageBreak/>
              <w:drawing>
                <wp:inline distT="0" distB="0" distL="0" distR="0" wp14:anchorId="554C459D" wp14:editId="6B9A6691">
                  <wp:extent cx="4319999" cy="6479999"/>
                  <wp:effectExtent l="0" t="0" r="4445" b="0"/>
                  <wp:docPr id="693051375" name="Grafik 69305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1375" name="Grafik 6930513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9999" cy="6479999"/>
                          </a:xfrm>
                          <a:prstGeom prst="rect">
                            <a:avLst/>
                          </a:prstGeom>
                        </pic:spPr>
                      </pic:pic>
                    </a:graphicData>
                  </a:graphic>
                </wp:inline>
              </w:drawing>
            </w:r>
            <w:commentRangeEnd w:id="313"/>
            <w:r w:rsidR="0025752D">
              <w:rPr>
                <w:rStyle w:val="Kommentarzeichen"/>
              </w:rPr>
              <w:commentReference w:id="313"/>
            </w:r>
          </w:p>
        </w:tc>
      </w:tr>
      <w:tr w:rsidR="3734CF8F" w:rsidRPr="00AA213E" w14:paraId="06862BF3" w14:textId="77777777" w:rsidTr="3D37C07F">
        <w:trPr>
          <w:trHeight w:val="300"/>
        </w:trPr>
        <w:tc>
          <w:tcPr>
            <w:tcW w:w="9019" w:type="dxa"/>
          </w:tcPr>
          <w:p w14:paraId="1E9919E7" w14:textId="4702FCDF" w:rsidR="3734CF8F" w:rsidRPr="00BA1A59" w:rsidRDefault="77A2C42C" w:rsidP="00220152">
            <w:pPr>
              <w:ind w:firstLine="0"/>
              <w:rPr>
                <w:rFonts w:eastAsia="Garamond" w:cs="Garamond"/>
                <w:sz w:val="22"/>
                <w:lang w:val="en-US"/>
              </w:rPr>
            </w:pPr>
            <w:commentRangeStart w:id="314"/>
            <w:r w:rsidRPr="00BC3910">
              <w:rPr>
                <w:rFonts w:eastAsia="Garamond" w:cs="Garamond"/>
                <w:b/>
                <w:bCs/>
                <w:sz w:val="22"/>
                <w:lang w:val="en-US"/>
              </w:rPr>
              <w:t>Figure 5:</w:t>
            </w:r>
            <w:commentRangeEnd w:id="314"/>
            <w:r w:rsidR="007A2D0C">
              <w:rPr>
                <w:rStyle w:val="Kommentarzeichen"/>
              </w:rPr>
              <w:commentReference w:id="314"/>
            </w:r>
            <w:r w:rsidRPr="00BC0157">
              <w:rPr>
                <w:rFonts w:eastAsia="Garamond" w:cs="Garamond"/>
                <w:sz w:val="22"/>
                <w:lang w:val="en-US"/>
              </w:rPr>
              <w:t xml:space="preserve"> </w:t>
            </w:r>
            <w:commentRangeStart w:id="315"/>
            <w:r w:rsidR="00D87E83">
              <w:rPr>
                <w:rFonts w:eastAsia="Garamond" w:cs="Garamond"/>
                <w:sz w:val="22"/>
                <w:lang w:val="en-US"/>
              </w:rPr>
              <w:t>D</w:t>
            </w:r>
            <w:r w:rsidR="00D87E83" w:rsidRPr="00BC0157">
              <w:rPr>
                <w:rFonts w:eastAsia="Garamond" w:cs="Garamond"/>
                <w:sz w:val="22"/>
                <w:lang w:val="en-US"/>
              </w:rPr>
              <w:t xml:space="preserve">ynamic feeding </w:t>
            </w:r>
            <w:r w:rsidR="00335085">
              <w:rPr>
                <w:rFonts w:eastAsia="Garamond" w:cs="Garamond"/>
                <w:sz w:val="22"/>
                <w:lang w:val="en-US"/>
              </w:rPr>
              <w:t>(1</w:t>
            </w:r>
            <w:r w:rsidR="00335085" w:rsidRPr="00335085">
              <w:rPr>
                <w:rFonts w:eastAsia="Garamond" w:cs="Garamond"/>
                <w:sz w:val="22"/>
                <w:vertAlign w:val="superscript"/>
                <w:lang w:val="en-US"/>
              </w:rPr>
              <w:t>st</w:t>
            </w:r>
            <w:r w:rsidR="00335085">
              <w:rPr>
                <w:rFonts w:eastAsia="Garamond" w:cs="Garamond"/>
                <w:sz w:val="22"/>
                <w:lang w:val="en-US"/>
              </w:rPr>
              <w:t xml:space="preserve"> subplot) </w:t>
            </w:r>
            <w:r w:rsidR="00D87E83" w:rsidRPr="00BC0157">
              <w:rPr>
                <w:rFonts w:eastAsia="Garamond" w:cs="Garamond"/>
                <w:sz w:val="22"/>
                <w:lang w:val="en-US"/>
              </w:rPr>
              <w:t>for cogeneration with robust MPC controller</w:t>
            </w:r>
            <w:r w:rsidR="00D87E83">
              <w:rPr>
                <w:rFonts w:eastAsia="Garamond" w:cs="Garamond"/>
                <w:sz w:val="22"/>
                <w:lang w:val="en-US"/>
              </w:rPr>
              <w:t xml:space="preserve"> delivers r</w:t>
            </w:r>
            <w:r w:rsidRPr="00BC0157">
              <w:rPr>
                <w:rFonts w:eastAsia="Garamond" w:cs="Garamond"/>
                <w:sz w:val="22"/>
                <w:lang w:val="en-US"/>
              </w:rPr>
              <w:t xml:space="preserve">obust constraints </w:t>
            </w:r>
            <w:r w:rsidR="00D87E83" w:rsidRPr="00BC0157">
              <w:rPr>
                <w:rFonts w:eastAsia="Garamond" w:cs="Garamond"/>
                <w:sz w:val="22"/>
                <w:lang w:val="en-US"/>
              </w:rPr>
              <w:t>satisfaction</w:t>
            </w:r>
            <w:r w:rsidR="00335085">
              <w:rPr>
                <w:rFonts w:eastAsia="Garamond" w:cs="Garamond"/>
                <w:sz w:val="22"/>
                <w:lang w:val="en-US"/>
              </w:rPr>
              <w:t xml:space="preserve">, i.e. safe </w:t>
            </w:r>
            <w:r w:rsidRPr="00BC0157">
              <w:rPr>
                <w:rFonts w:eastAsia="Garamond" w:cs="Garamond"/>
                <w:sz w:val="22"/>
                <w:lang w:val="en-US"/>
              </w:rPr>
              <w:t>gas storage filling limits (</w:t>
            </w:r>
            <w:r w:rsidR="00335085">
              <w:rPr>
                <w:rFonts w:eastAsia="Garamond" w:cs="Garamond"/>
                <w:sz w:val="22"/>
                <w:lang w:val="en-US"/>
              </w:rPr>
              <w:t>3</w:t>
            </w:r>
            <w:r w:rsidR="00335085" w:rsidRPr="00335085">
              <w:rPr>
                <w:rFonts w:eastAsia="Garamond" w:cs="Garamond"/>
                <w:sz w:val="22"/>
                <w:vertAlign w:val="superscript"/>
                <w:lang w:val="en-US"/>
              </w:rPr>
              <w:t>rd</w:t>
            </w:r>
            <w:r w:rsidR="00335085">
              <w:rPr>
                <w:rFonts w:eastAsia="Garamond" w:cs="Garamond"/>
                <w:sz w:val="22"/>
                <w:lang w:val="en-US"/>
              </w:rPr>
              <w:t xml:space="preserve"> </w:t>
            </w:r>
            <w:r w:rsidR="00D87E83">
              <w:rPr>
                <w:rFonts w:eastAsia="Garamond" w:cs="Garamond"/>
                <w:sz w:val="22"/>
                <w:lang w:val="en-US"/>
              </w:rPr>
              <w:t>sub</w:t>
            </w:r>
            <w:r w:rsidRPr="00BC0157">
              <w:rPr>
                <w:rFonts w:eastAsia="Garamond" w:cs="Garamond"/>
                <w:sz w:val="22"/>
                <w:lang w:val="en-US"/>
              </w:rPr>
              <w:t>plot). Despite disturbing feedings of increasing amplitude and duration (</w:t>
            </w:r>
            <w:r w:rsidR="00335085">
              <w:rPr>
                <w:rFonts w:eastAsia="Garamond" w:cs="Garamond"/>
                <w:sz w:val="22"/>
                <w:lang w:val="en-US"/>
              </w:rPr>
              <w:t>2</w:t>
            </w:r>
            <w:r w:rsidR="00335085" w:rsidRPr="00335085">
              <w:rPr>
                <w:rFonts w:eastAsia="Garamond" w:cs="Garamond"/>
                <w:sz w:val="22"/>
                <w:vertAlign w:val="superscript"/>
                <w:lang w:val="en-US"/>
              </w:rPr>
              <w:t>nd</w:t>
            </w:r>
            <w:r w:rsidR="00335085">
              <w:rPr>
                <w:rFonts w:eastAsia="Garamond" w:cs="Garamond"/>
                <w:sz w:val="22"/>
                <w:lang w:val="en-US"/>
              </w:rPr>
              <w:t xml:space="preserve"> </w:t>
            </w:r>
            <w:r w:rsidR="00D87E83">
              <w:rPr>
                <w:rFonts w:eastAsia="Garamond" w:cs="Garamond"/>
                <w:sz w:val="22"/>
                <w:lang w:val="en-US"/>
              </w:rPr>
              <w:t>sub</w:t>
            </w:r>
            <w:r w:rsidRPr="00BC0157">
              <w:rPr>
                <w:rFonts w:eastAsia="Garamond" w:cs="Garamond"/>
                <w:sz w:val="22"/>
                <w:lang w:val="en-US"/>
              </w:rPr>
              <w:t xml:space="preserve">plot) and random gas storage </w:t>
            </w:r>
            <w:r w:rsidR="00D87E83">
              <w:rPr>
                <w:rFonts w:eastAsia="Garamond" w:cs="Garamond"/>
                <w:sz w:val="22"/>
                <w:lang w:val="en-US"/>
              </w:rPr>
              <w:t>measurement noise</w:t>
            </w:r>
            <w:r w:rsidRPr="00BC0157">
              <w:rPr>
                <w:rFonts w:eastAsia="Garamond" w:cs="Garamond"/>
                <w:sz w:val="22"/>
                <w:lang w:val="en-US"/>
              </w:rPr>
              <w:t xml:space="preserve">, hard constraints of the gas storage are never exceeded. </w:t>
            </w:r>
            <w:commentRangeEnd w:id="315"/>
            <w:r w:rsidR="007A2D0C">
              <w:rPr>
                <w:rStyle w:val="Kommentarzeichen"/>
              </w:rPr>
              <w:commentReference w:id="315"/>
            </w:r>
            <w:r w:rsidR="00D87E83">
              <w:rPr>
                <w:rFonts w:eastAsia="Garamond" w:cs="Garamond"/>
                <w:sz w:val="22"/>
                <w:lang w:val="en-US"/>
              </w:rPr>
              <w:t>Note that the s</w:t>
            </w:r>
            <w:r w:rsidRPr="00BC0157">
              <w:rPr>
                <w:rFonts w:eastAsia="Garamond" w:cs="Garamond"/>
                <w:color w:val="000000" w:themeColor="text1"/>
                <w:sz w:val="22"/>
                <w:szCs w:val="24"/>
                <w:lang w:val="en-US"/>
              </w:rPr>
              <w:t xml:space="preserve">cale of fed substrates </w:t>
            </w:r>
            <w:r w:rsidR="00BE3762">
              <w:rPr>
                <w:rFonts w:eastAsia="Garamond" w:cs="Garamond"/>
                <w:color w:val="000000" w:themeColor="text1"/>
                <w:sz w:val="22"/>
                <w:szCs w:val="24"/>
                <w:lang w:val="en-US"/>
              </w:rPr>
              <w:t>(1</w:t>
            </w:r>
            <w:r w:rsidR="00BE3762" w:rsidRPr="00BE3762">
              <w:rPr>
                <w:rFonts w:eastAsia="Garamond" w:cs="Garamond"/>
                <w:color w:val="000000" w:themeColor="text1"/>
                <w:sz w:val="22"/>
                <w:szCs w:val="24"/>
                <w:vertAlign w:val="superscript"/>
                <w:lang w:val="en-US"/>
              </w:rPr>
              <w:t>st</w:t>
            </w:r>
            <w:r w:rsidR="00BE3762">
              <w:rPr>
                <w:rFonts w:eastAsia="Garamond" w:cs="Garamond"/>
                <w:color w:val="000000" w:themeColor="text1"/>
                <w:sz w:val="22"/>
                <w:szCs w:val="24"/>
                <w:lang w:val="en-US"/>
              </w:rPr>
              <w:t xml:space="preserve"> subplot) </w:t>
            </w:r>
            <w:r w:rsidRPr="00BC0157">
              <w:rPr>
                <w:rFonts w:eastAsia="Garamond" w:cs="Garamond"/>
                <w:color w:val="000000" w:themeColor="text1"/>
                <w:sz w:val="22"/>
                <w:szCs w:val="24"/>
                <w:lang w:val="en-US"/>
              </w:rPr>
              <w:t>differs for silages (left) and manure (right).</w:t>
            </w:r>
            <w:r w:rsidR="00205C73">
              <w:rPr>
                <w:rFonts w:eastAsia="Garamond" w:cs="Garamond"/>
                <w:color w:val="000000" w:themeColor="text1"/>
                <w:sz w:val="22"/>
                <w:szCs w:val="24"/>
                <w:lang w:val="en-US"/>
              </w:rPr>
              <w:t xml:space="preserve"> CHP operating times are shaded out in grey (3</w:t>
            </w:r>
            <w:r w:rsidR="00205C73" w:rsidRPr="00205C73">
              <w:rPr>
                <w:rFonts w:eastAsia="Garamond" w:cs="Garamond"/>
                <w:color w:val="000000" w:themeColor="text1"/>
                <w:sz w:val="22"/>
                <w:szCs w:val="24"/>
                <w:vertAlign w:val="superscript"/>
                <w:lang w:val="en-US"/>
              </w:rPr>
              <w:t>rd</w:t>
            </w:r>
            <w:r w:rsidR="00205C73">
              <w:rPr>
                <w:rFonts w:eastAsia="Garamond" w:cs="Garamond"/>
                <w:color w:val="000000" w:themeColor="text1"/>
                <w:sz w:val="22"/>
                <w:szCs w:val="24"/>
                <w:lang w:val="en-US"/>
              </w:rPr>
              <w:t xml:space="preserve"> subplot).</w:t>
            </w:r>
            <w:r w:rsidR="00CC289C">
              <w:rPr>
                <w:rFonts w:eastAsia="Garamond" w:cs="Garamond"/>
                <w:color w:val="000000" w:themeColor="text1"/>
                <w:sz w:val="22"/>
                <w:szCs w:val="24"/>
                <w:lang w:val="en-US"/>
              </w:rPr>
              <w:t xml:space="preserve"> </w:t>
            </w:r>
            <w:r w:rsidR="00CC289C">
              <w:rPr>
                <w:rFonts w:eastAsia="Garamond" w:cs="Garamond"/>
                <w:sz w:val="22"/>
                <w:lang w:val="en-US"/>
              </w:rPr>
              <w:t xml:space="preserve">The prediction horizon was </w:t>
            </w:r>
            <w:proofErr w:type="gramStart"/>
            <w:r w:rsidR="00CC289C">
              <w:rPr>
                <w:rFonts w:eastAsia="Garamond" w:cs="Garamond"/>
                <w:sz w:val="22"/>
                <w:lang w:val="en-US"/>
              </w:rPr>
              <w:t>40 time</w:t>
            </w:r>
            <w:proofErr w:type="gramEnd"/>
            <w:r w:rsidR="00CC289C">
              <w:rPr>
                <w:rFonts w:eastAsia="Garamond" w:cs="Garamond"/>
                <w:sz w:val="22"/>
                <w:lang w:val="en-US"/>
              </w:rPr>
              <w:t xml:space="preserve"> steps (20 h).</w:t>
            </w:r>
          </w:p>
        </w:tc>
      </w:tr>
    </w:tbl>
    <w:p w14:paraId="1B65FB14" w14:textId="0A9CA4EF" w:rsidR="3734CF8F" w:rsidRPr="00AA0B53" w:rsidRDefault="3734CF8F" w:rsidP="00BC0157">
      <w:pPr>
        <w:ind w:firstLine="0"/>
        <w:rPr>
          <w:lang w:val="en-US"/>
        </w:rPr>
      </w:pPr>
    </w:p>
    <w:p w14:paraId="534FD1DD" w14:textId="0B905361" w:rsidR="00BC0157" w:rsidRDefault="00BC0157" w:rsidP="001A45BE">
      <w:pPr>
        <w:rPr>
          <w:lang w:val="en-US"/>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5"/>
      </w:tblGrid>
      <w:tr w:rsidR="00D5169A" w14:paraId="0FD29978" w14:textId="77777777" w:rsidTr="00336D11">
        <w:tc>
          <w:tcPr>
            <w:tcW w:w="2500" w:type="pct"/>
          </w:tcPr>
          <w:p w14:paraId="78655D72" w14:textId="6C875D77" w:rsidR="00B5401B" w:rsidRDefault="00B5401B" w:rsidP="001A45BE">
            <w:pPr>
              <w:ind w:firstLine="0"/>
              <w:rPr>
                <w:lang w:val="en-US"/>
              </w:rPr>
            </w:pPr>
            <w:r>
              <w:rPr>
                <w:noProof/>
                <w:lang w:val="en-US"/>
              </w:rPr>
              <w:lastRenderedPageBreak/>
              <w:drawing>
                <wp:inline distT="0" distB="0" distL="0" distR="0" wp14:anchorId="20199B70" wp14:editId="355D795F">
                  <wp:extent cx="2793599" cy="3491999"/>
                  <wp:effectExtent l="0" t="0" r="6985" b="0"/>
                  <wp:docPr id="209528940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9408" name="Grafik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3599" cy="3491999"/>
                          </a:xfrm>
                          <a:prstGeom prst="rect">
                            <a:avLst/>
                          </a:prstGeom>
                        </pic:spPr>
                      </pic:pic>
                    </a:graphicData>
                  </a:graphic>
                </wp:inline>
              </w:drawing>
            </w:r>
          </w:p>
        </w:tc>
        <w:tc>
          <w:tcPr>
            <w:tcW w:w="2500" w:type="pct"/>
          </w:tcPr>
          <w:p w14:paraId="52AB4714" w14:textId="678A0B5C" w:rsidR="00B5401B" w:rsidRDefault="00B5401B" w:rsidP="001A45BE">
            <w:pPr>
              <w:ind w:firstLine="0"/>
              <w:rPr>
                <w:lang w:val="en-US"/>
              </w:rPr>
            </w:pPr>
            <w:r>
              <w:rPr>
                <w:noProof/>
                <w:lang w:val="en-US"/>
              </w:rPr>
              <w:drawing>
                <wp:inline distT="0" distB="0" distL="0" distR="0" wp14:anchorId="35E2C148" wp14:editId="15744D81">
                  <wp:extent cx="2793599" cy="3491999"/>
                  <wp:effectExtent l="0" t="0" r="6985" b="0"/>
                  <wp:docPr id="1007292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215" name="Grafik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3599" cy="3491999"/>
                          </a:xfrm>
                          <a:prstGeom prst="rect">
                            <a:avLst/>
                          </a:prstGeom>
                        </pic:spPr>
                      </pic:pic>
                    </a:graphicData>
                  </a:graphic>
                </wp:inline>
              </w:drawing>
            </w:r>
          </w:p>
        </w:tc>
      </w:tr>
      <w:tr w:rsidR="00B5401B" w:rsidRPr="003277B2" w14:paraId="1175989A" w14:textId="77777777" w:rsidTr="00336D11">
        <w:tc>
          <w:tcPr>
            <w:tcW w:w="2500" w:type="pct"/>
            <w:gridSpan w:val="2"/>
          </w:tcPr>
          <w:p w14:paraId="1D5643D9" w14:textId="4557C428" w:rsidR="00B5401B" w:rsidRPr="00220152" w:rsidRDefault="00B5401B" w:rsidP="001A45BE">
            <w:pPr>
              <w:ind w:firstLine="0"/>
              <w:rPr>
                <w:sz w:val="22"/>
                <w:lang w:val="en-US"/>
              </w:rPr>
            </w:pPr>
            <w:commentRangeStart w:id="316"/>
            <w:r w:rsidRPr="00220152">
              <w:rPr>
                <w:b/>
                <w:bCs/>
                <w:noProof/>
                <w:sz w:val="22"/>
                <w:lang w:val="en-US"/>
              </w:rPr>
              <w:t>Figure 6:</w:t>
            </w:r>
            <w:r w:rsidRPr="00220152">
              <w:rPr>
                <w:noProof/>
                <w:sz w:val="22"/>
                <w:lang w:val="en-US"/>
              </w:rPr>
              <w:t xml:space="preserve"> </w:t>
            </w:r>
            <w:commentRangeEnd w:id="316"/>
            <w:r w:rsidR="0025752D">
              <w:rPr>
                <w:rStyle w:val="Kommentarzeichen"/>
              </w:rPr>
              <w:commentReference w:id="316"/>
            </w:r>
            <w:r w:rsidRPr="00220152">
              <w:rPr>
                <w:noProof/>
                <w:sz w:val="22"/>
                <w:lang w:val="en-US"/>
              </w:rPr>
              <w:t>Comparison of nominal (left) and robust MPC (right) during cogeneration with plant-model mismatch. While nominal MPC becomes unstable at day 22, robust MPC maintains process stability and ensures save gas storage operating limits.</w:t>
            </w:r>
            <w:r w:rsidR="00670AF8" w:rsidRPr="00220152">
              <w:rPr>
                <w:noProof/>
                <w:sz w:val="22"/>
                <w:lang w:val="en-US"/>
              </w:rPr>
              <w:t xml:space="preserve"> </w:t>
            </w:r>
            <w:r w:rsidR="00375765" w:rsidRPr="00220152">
              <w:rPr>
                <w:noProof/>
                <w:sz w:val="22"/>
                <w:lang w:val="en-US"/>
              </w:rPr>
              <w:t>Controller plots refer to 8</w:t>
            </w:r>
            <w:r w:rsidR="007D103D" w:rsidRPr="00220152">
              <w:rPr>
                <w:noProof/>
                <w:sz w:val="22"/>
                <w:lang w:val="en-US"/>
              </w:rPr>
              <w:t xml:space="preserve"> </w:t>
            </w:r>
            <w:r w:rsidR="00375765" w:rsidRPr="00220152">
              <w:rPr>
                <w:noProof/>
                <w:sz w:val="22"/>
                <w:lang w:val="en-US"/>
              </w:rPr>
              <w:t>d ahead predictions.</w:t>
            </w:r>
            <w:r w:rsidR="00670AF8" w:rsidRPr="00220152">
              <w:rPr>
                <w:noProof/>
                <w:sz w:val="22"/>
                <w:lang w:val="en-US"/>
              </w:rPr>
              <w:t xml:space="preserve"> </w:t>
            </w:r>
            <w:r w:rsidR="00D44830" w:rsidRPr="00BC3910">
              <w:rPr>
                <w:rFonts w:eastAsia="Garamond" w:cs="Garamond"/>
                <w:sz w:val="22"/>
                <w:lang w:val="en-US"/>
              </w:rPr>
              <w:t xml:space="preserve">The prediction horizon was </w:t>
            </w:r>
            <w:proofErr w:type="gramStart"/>
            <w:r w:rsidR="00D44830" w:rsidRPr="00BC3910">
              <w:rPr>
                <w:rFonts w:eastAsia="Garamond" w:cs="Garamond"/>
                <w:sz w:val="22"/>
                <w:lang w:val="en-US"/>
              </w:rPr>
              <w:t>40 time</w:t>
            </w:r>
            <w:proofErr w:type="gramEnd"/>
            <w:r w:rsidR="00D44830" w:rsidRPr="00BC3910">
              <w:rPr>
                <w:rFonts w:eastAsia="Garamond" w:cs="Garamond"/>
                <w:sz w:val="22"/>
                <w:lang w:val="en-US"/>
              </w:rPr>
              <w:t xml:space="preserve"> steps (20 h) for both cases.</w:t>
            </w:r>
          </w:p>
        </w:tc>
      </w:tr>
    </w:tbl>
    <w:p w14:paraId="38A08095" w14:textId="7FD54BDB" w:rsidR="00BC0157" w:rsidRPr="00BC0157" w:rsidRDefault="00BC0157" w:rsidP="001A45BE">
      <w:pPr>
        <w:rPr>
          <w:lang w:val="en-US"/>
        </w:rPr>
      </w:pPr>
    </w:p>
    <w:p w14:paraId="73A4AF52" w14:textId="77777777" w:rsidR="00531490" w:rsidRDefault="3734CF8F" w:rsidP="008A0775">
      <w:pPr>
        <w:pStyle w:val="berschrift2"/>
        <w:rPr>
          <w:lang w:val="en-US"/>
        </w:rPr>
      </w:pPr>
      <w:r w:rsidRPr="00BC0157">
        <w:rPr>
          <w:lang w:val="en-US"/>
        </w:rPr>
        <w:br w:type="page"/>
      </w:r>
    </w:p>
    <w:p w14:paraId="7678905A" w14:textId="77777777" w:rsidR="00531490" w:rsidRDefault="00531490" w:rsidP="00531490">
      <w:pPr>
        <w:pStyle w:val="berschrift2"/>
        <w:rPr>
          <w:lang w:val="en-US"/>
        </w:rPr>
      </w:pPr>
      <w:r>
        <w:rPr>
          <w:lang w:val="en-US"/>
        </w:rPr>
        <w:lastRenderedPageBreak/>
        <w:t>Graphical Abstract</w:t>
      </w:r>
    </w:p>
    <w:p w14:paraId="09980449" w14:textId="1913249C" w:rsidR="00531490" w:rsidRPr="00531490" w:rsidRDefault="00531490" w:rsidP="00220152">
      <w:pPr>
        <w:rPr>
          <w:lang w:val="en-US"/>
        </w:rPr>
      </w:pPr>
      <w:commentRangeStart w:id="317"/>
      <w:r>
        <w:rPr>
          <w:noProof/>
          <w:lang w:val="en-US"/>
        </w:rPr>
        <w:drawing>
          <wp:inline distT="0" distB="0" distL="0" distR="0" wp14:anchorId="0E70236E" wp14:editId="47CDF09A">
            <wp:extent cx="5733415" cy="2540000"/>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al_abstra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540000"/>
                    </a:xfrm>
                    <a:prstGeom prst="rect">
                      <a:avLst/>
                    </a:prstGeom>
                  </pic:spPr>
                </pic:pic>
              </a:graphicData>
            </a:graphic>
          </wp:inline>
        </w:drawing>
      </w:r>
      <w:commentRangeEnd w:id="317"/>
      <w:r w:rsidR="00AD5ACF">
        <w:rPr>
          <w:rStyle w:val="Kommentarzeichen"/>
        </w:rPr>
        <w:commentReference w:id="317"/>
      </w:r>
      <w:r>
        <w:rPr>
          <w:lang w:val="en-US"/>
        </w:rPr>
        <w:br w:type="page"/>
      </w:r>
    </w:p>
    <w:p w14:paraId="0538F7E7" w14:textId="656038E6" w:rsidR="00467477" w:rsidRPr="001A45BE" w:rsidRDefault="00467477" w:rsidP="008A0775">
      <w:pPr>
        <w:pStyle w:val="berschrift2"/>
        <w:rPr>
          <w:lang w:val="en-US"/>
        </w:rPr>
      </w:pPr>
      <w:r>
        <w:rPr>
          <w:lang w:val="en-US"/>
        </w:rPr>
        <w:lastRenderedPageBreak/>
        <w:t xml:space="preserve">Supplementary </w:t>
      </w:r>
      <w:r w:rsidR="00CF1BBF">
        <w:rPr>
          <w:lang w:val="en-US"/>
        </w:rPr>
        <w:t>T</w:t>
      </w:r>
      <w:r>
        <w:rPr>
          <w:lang w:val="en-US"/>
        </w:rPr>
        <w:t>ables</w:t>
      </w:r>
    </w:p>
    <w:p w14:paraId="456F59F9" w14:textId="67C11C5E" w:rsidR="009B7FAF" w:rsidRPr="00220152" w:rsidRDefault="009B7FAF" w:rsidP="00220152">
      <w:pPr>
        <w:spacing w:after="0" w:line="276" w:lineRule="auto"/>
        <w:ind w:right="0" w:firstLine="0"/>
        <w:jc w:val="left"/>
        <w:rPr>
          <w:b/>
          <w:i/>
          <w:iCs/>
          <w:sz w:val="22"/>
          <w:lang w:val="en-US"/>
        </w:rPr>
      </w:pPr>
    </w:p>
    <w:tbl>
      <w:tblPr>
        <w:tblStyle w:val="Tabellenraster"/>
        <w:tblW w:w="9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2"/>
      </w:tblGrid>
      <w:tr w:rsidR="009B7FAF" w:rsidRPr="00476C22" w14:paraId="63132930" w14:textId="77777777" w:rsidTr="00220152">
        <w:trPr>
          <w:trHeight w:val="752"/>
        </w:trPr>
        <w:tc>
          <w:tcPr>
            <w:tcW w:w="9682" w:type="dxa"/>
          </w:tcPr>
          <w:p w14:paraId="7C7657CC" w14:textId="2035CB3D" w:rsidR="009B7FAF" w:rsidRDefault="009B7FAF" w:rsidP="00204CBE">
            <w:pPr>
              <w:spacing w:line="360" w:lineRule="auto"/>
              <w:ind w:right="30" w:firstLine="0"/>
              <w:rPr>
                <w:rFonts w:eastAsia="Garamond" w:cs="Garamond"/>
                <w:szCs w:val="24"/>
                <w:lang w:val="en-US"/>
              </w:rPr>
            </w:pPr>
            <w:commentRangeStart w:id="318"/>
            <w:r w:rsidRPr="00BC3910">
              <w:rPr>
                <w:b/>
                <w:sz w:val="22"/>
                <w:lang w:val="en-US"/>
              </w:rPr>
              <w:t xml:space="preserve">Table SI </w:t>
            </w:r>
            <w:r w:rsidR="00C65AFD">
              <w:rPr>
                <w:b/>
                <w:sz w:val="22"/>
                <w:lang w:val="en-US"/>
              </w:rPr>
              <w:t>1</w:t>
            </w:r>
            <w:r w:rsidRPr="00BC3910">
              <w:rPr>
                <w:b/>
                <w:sz w:val="22"/>
                <w:lang w:val="en-US"/>
              </w:rPr>
              <w:t>:</w:t>
            </w:r>
            <w:r w:rsidRPr="00220152">
              <w:rPr>
                <w:sz w:val="22"/>
                <w:lang w:val="en-US"/>
              </w:rPr>
              <w:t xml:space="preserve"> </w:t>
            </w:r>
            <w:commentRangeEnd w:id="318"/>
            <w:r w:rsidR="00476C22">
              <w:rPr>
                <w:rStyle w:val="Kommentarzeichen"/>
              </w:rPr>
              <w:commentReference w:id="318"/>
            </w:r>
            <w:r w:rsidRPr="00220152">
              <w:rPr>
                <w:sz w:val="22"/>
                <w:lang w:val="en-US"/>
              </w:rPr>
              <w:t xml:space="preserve">States, initial </w:t>
            </w:r>
            <w:proofErr w:type="spellStart"/>
            <w:r w:rsidRPr="00220152">
              <w:rPr>
                <w:sz w:val="22"/>
                <w:lang w:val="en-US"/>
              </w:rPr>
              <w:t>conditions</w:t>
            </w:r>
            <w:r w:rsidR="00BC2F81">
              <w:rPr>
                <w:sz w:val="22"/>
                <w:vertAlign w:val="superscript"/>
                <w:lang w:val="en-US"/>
              </w:rPr>
              <w:t>a</w:t>
            </w:r>
            <w:proofErr w:type="spellEnd"/>
            <w:r w:rsidR="00D22B11">
              <w:rPr>
                <w:sz w:val="22"/>
                <w:lang w:val="en-US"/>
              </w:rPr>
              <w:t xml:space="preserve"> </w:t>
            </w:r>
            <w:r w:rsidRPr="00220152">
              <w:rPr>
                <w:sz w:val="22"/>
                <w:lang w:val="en-US"/>
              </w:rPr>
              <w:t xml:space="preserve">and influent concentrations for ADM1-R3-frac </w:t>
            </w:r>
            <w:r w:rsidR="00DF3B4D">
              <w:rPr>
                <w:sz w:val="22"/>
                <w:lang w:val="en-US"/>
              </w:rPr>
              <w:t xml:space="preserve">and </w:t>
            </w:r>
            <w:r w:rsidRPr="00220152">
              <w:rPr>
                <w:sz w:val="22"/>
                <w:lang w:val="en-US"/>
              </w:rPr>
              <w:t xml:space="preserve">gas storage. For macronutrients, resulting standard deviations are </w:t>
            </w:r>
            <w:r w:rsidR="00667BDC">
              <w:rPr>
                <w:sz w:val="22"/>
                <w:lang w:val="en-US"/>
              </w:rPr>
              <w:t>provided</w:t>
            </w:r>
            <w:r w:rsidRPr="00220152">
              <w:rPr>
                <w:sz w:val="22"/>
                <w:lang w:val="en-US"/>
              </w:rPr>
              <w:t>.</w:t>
            </w:r>
            <w:r w:rsidR="00D67176">
              <w:rPr>
                <w:sz w:val="22"/>
                <w:lang w:val="en-US"/>
              </w:rPr>
              <w:t xml:space="preserve"> </w:t>
            </w:r>
          </w:p>
        </w:tc>
      </w:tr>
      <w:tr w:rsidR="009B7FAF" w:rsidRPr="003277B2" w14:paraId="36FEFF9D" w14:textId="77777777" w:rsidTr="00220152">
        <w:trPr>
          <w:trHeight w:val="9327"/>
        </w:trPr>
        <w:tc>
          <w:tcPr>
            <w:tcW w:w="9682" w:type="dxa"/>
          </w:tcPr>
          <w:tbl>
            <w:tblPr>
              <w:tblStyle w:val="Tabellenraster"/>
              <w:tblW w:w="9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1077"/>
              <w:gridCol w:w="859"/>
              <w:gridCol w:w="1563"/>
              <w:gridCol w:w="1522"/>
              <w:gridCol w:w="1950"/>
              <w:gridCol w:w="1642"/>
            </w:tblGrid>
            <w:tr w:rsidR="00280421" w:rsidRPr="00CC6CC8" w14:paraId="6F257746" w14:textId="77777777" w:rsidTr="00220152">
              <w:trPr>
                <w:trHeight w:val="556"/>
              </w:trPr>
              <w:tc>
                <w:tcPr>
                  <w:tcW w:w="782" w:type="dxa"/>
                  <w:tcBorders>
                    <w:top w:val="single" w:sz="4" w:space="0" w:color="auto"/>
                    <w:bottom w:val="single" w:sz="4" w:space="0" w:color="auto"/>
                  </w:tcBorders>
                  <w:vAlign w:val="center"/>
                </w:tcPr>
                <w:p w14:paraId="7C0E7E16" w14:textId="77777777" w:rsidR="00280421" w:rsidRPr="00531DBF" w:rsidRDefault="00280421" w:rsidP="00220152">
                  <w:pPr>
                    <w:spacing w:line="360" w:lineRule="auto"/>
                    <w:ind w:firstLine="0"/>
                    <w:jc w:val="left"/>
                    <w:rPr>
                      <w:lang w:val="en-US"/>
                    </w:rPr>
                  </w:pPr>
                  <w:r w:rsidRPr="00531DBF">
                    <w:rPr>
                      <w:lang w:val="en-US"/>
                    </w:rPr>
                    <w:t>Index</w:t>
                  </w:r>
                </w:p>
              </w:tc>
              <w:tc>
                <w:tcPr>
                  <w:tcW w:w="939" w:type="dxa"/>
                  <w:tcBorders>
                    <w:top w:val="single" w:sz="4" w:space="0" w:color="auto"/>
                    <w:bottom w:val="single" w:sz="4" w:space="0" w:color="auto"/>
                  </w:tcBorders>
                  <w:vAlign w:val="center"/>
                </w:tcPr>
                <w:p w14:paraId="530803BC" w14:textId="5EBF0A20" w:rsidR="00280421" w:rsidRPr="00531DBF" w:rsidRDefault="00280421" w:rsidP="00220152">
                  <w:pPr>
                    <w:spacing w:line="360" w:lineRule="auto"/>
                    <w:ind w:firstLine="0"/>
                    <w:jc w:val="center"/>
                    <w:rPr>
                      <w:lang w:val="en-US"/>
                    </w:rPr>
                  </w:pPr>
                  <w:proofErr w:type="spellStart"/>
                  <w:r w:rsidRPr="00531DBF">
                    <w:rPr>
                      <w:lang w:val="en-US"/>
                    </w:rPr>
                    <w:t>state</w:t>
                  </w:r>
                  <w:r w:rsidR="00BC2F81">
                    <w:rPr>
                      <w:vertAlign w:val="superscript"/>
                      <w:lang w:val="en-US"/>
                    </w:rPr>
                    <w:t>b</w:t>
                  </w:r>
                  <w:proofErr w:type="spellEnd"/>
                </w:p>
              </w:tc>
              <w:tc>
                <w:tcPr>
                  <w:tcW w:w="859" w:type="dxa"/>
                  <w:tcBorders>
                    <w:top w:val="single" w:sz="4" w:space="0" w:color="auto"/>
                    <w:bottom w:val="single" w:sz="4" w:space="0" w:color="auto"/>
                  </w:tcBorders>
                  <w:vAlign w:val="center"/>
                </w:tcPr>
                <w:p w14:paraId="020E2125" w14:textId="6728A76E" w:rsidR="00280421" w:rsidRPr="00531DBF" w:rsidDel="00B25CF7" w:rsidRDefault="00280421">
                  <w:pPr>
                    <w:spacing w:line="360" w:lineRule="auto"/>
                    <w:ind w:firstLine="0"/>
                    <w:jc w:val="center"/>
                    <w:rPr>
                      <w:lang w:val="en-US"/>
                    </w:rPr>
                  </w:pPr>
                  <w:proofErr w:type="spellStart"/>
                  <w:r>
                    <w:rPr>
                      <w:lang w:val="en-US"/>
                    </w:rPr>
                    <w:t>Init.</w:t>
                  </w:r>
                  <w:r w:rsidR="00BC2F81">
                    <w:rPr>
                      <w:vertAlign w:val="superscript"/>
                      <w:lang w:val="en-US"/>
                    </w:rPr>
                    <w:t>a</w:t>
                  </w:r>
                  <w:proofErr w:type="spellEnd"/>
                  <w:r>
                    <w:rPr>
                      <w:vertAlign w:val="superscript"/>
                      <w:lang w:val="en-US"/>
                    </w:rPr>
                    <w:t>, c</w:t>
                  </w:r>
                </w:p>
              </w:tc>
              <w:tc>
                <w:tcPr>
                  <w:tcW w:w="1570" w:type="dxa"/>
                  <w:tcBorders>
                    <w:top w:val="single" w:sz="4" w:space="0" w:color="auto"/>
                    <w:bottom w:val="single" w:sz="4" w:space="0" w:color="auto"/>
                  </w:tcBorders>
                  <w:vAlign w:val="center"/>
                </w:tcPr>
                <w:p w14:paraId="66D7AAF9" w14:textId="2A7326CE" w:rsidR="00280421" w:rsidRPr="00531DBF" w:rsidRDefault="00280421" w:rsidP="00220152">
                  <w:pPr>
                    <w:spacing w:line="360" w:lineRule="auto"/>
                    <w:ind w:firstLine="0"/>
                    <w:jc w:val="center"/>
                    <w:rPr>
                      <w:lang w:val="en-US"/>
                    </w:rPr>
                  </w:pPr>
                  <w:r>
                    <w:rPr>
                      <w:lang w:val="en-US"/>
                    </w:rPr>
                    <w:t>maize</w:t>
                  </w:r>
                  <w:r w:rsidRPr="00531DBF">
                    <w:rPr>
                      <w:lang w:val="en-US"/>
                    </w:rPr>
                    <w:t xml:space="preserve"> </w:t>
                  </w:r>
                  <w:proofErr w:type="spellStart"/>
                  <w:r w:rsidRPr="00531DBF">
                    <w:rPr>
                      <w:lang w:val="en-US"/>
                    </w:rPr>
                    <w:t>silage</w:t>
                  </w:r>
                  <w:r>
                    <w:rPr>
                      <w:vertAlign w:val="superscript"/>
                      <w:lang w:val="en-US"/>
                    </w:rPr>
                    <w:t>c</w:t>
                  </w:r>
                  <w:proofErr w:type="spellEnd"/>
                  <w:r>
                    <w:rPr>
                      <w:vertAlign w:val="superscript"/>
                      <w:lang w:val="en-US"/>
                    </w:rPr>
                    <w:t>, d</w:t>
                  </w:r>
                </w:p>
              </w:tc>
              <w:tc>
                <w:tcPr>
                  <w:tcW w:w="1522" w:type="dxa"/>
                  <w:tcBorders>
                    <w:top w:val="single" w:sz="4" w:space="0" w:color="auto"/>
                    <w:bottom w:val="single" w:sz="4" w:space="0" w:color="auto"/>
                  </w:tcBorders>
                  <w:vAlign w:val="center"/>
                </w:tcPr>
                <w:p w14:paraId="7AC7035F" w14:textId="2437C16A" w:rsidR="00280421" w:rsidRPr="00531DBF" w:rsidRDefault="00280421">
                  <w:pPr>
                    <w:spacing w:line="360" w:lineRule="auto"/>
                    <w:ind w:firstLine="0"/>
                    <w:jc w:val="right"/>
                    <w:rPr>
                      <w:lang w:val="en-US"/>
                    </w:rPr>
                  </w:pPr>
                  <w:r w:rsidRPr="00531DBF">
                    <w:rPr>
                      <w:lang w:val="en-US"/>
                    </w:rPr>
                    <w:t xml:space="preserve">grass </w:t>
                  </w:r>
                  <w:proofErr w:type="spellStart"/>
                  <w:r w:rsidRPr="00531DBF">
                    <w:rPr>
                      <w:lang w:val="en-US"/>
                    </w:rPr>
                    <w:t>silage</w:t>
                  </w:r>
                  <w:r>
                    <w:rPr>
                      <w:vertAlign w:val="superscript"/>
                      <w:lang w:val="en-US"/>
                    </w:rPr>
                    <w:t>c</w:t>
                  </w:r>
                  <w:proofErr w:type="spellEnd"/>
                  <w:r>
                    <w:rPr>
                      <w:vertAlign w:val="superscript"/>
                      <w:lang w:val="en-US"/>
                    </w:rPr>
                    <w:t>, d</w:t>
                  </w:r>
                </w:p>
              </w:tc>
              <w:tc>
                <w:tcPr>
                  <w:tcW w:w="2022" w:type="dxa"/>
                  <w:tcBorders>
                    <w:top w:val="single" w:sz="4" w:space="0" w:color="auto"/>
                    <w:bottom w:val="single" w:sz="4" w:space="0" w:color="auto"/>
                  </w:tcBorders>
                  <w:vAlign w:val="center"/>
                </w:tcPr>
                <w:p w14:paraId="3FD94973" w14:textId="5045E20C" w:rsidR="00280421" w:rsidRPr="00531DBF" w:rsidRDefault="00280421">
                  <w:pPr>
                    <w:spacing w:line="360" w:lineRule="auto"/>
                    <w:ind w:firstLine="0"/>
                    <w:jc w:val="right"/>
                    <w:rPr>
                      <w:lang w:val="en-US"/>
                    </w:rPr>
                  </w:pPr>
                  <w:r w:rsidRPr="00531DBF">
                    <w:rPr>
                      <w:lang w:val="en-US"/>
                    </w:rPr>
                    <w:t xml:space="preserve">sugar beet </w:t>
                  </w:r>
                  <w:proofErr w:type="spellStart"/>
                  <w:proofErr w:type="gramStart"/>
                  <w:r w:rsidRPr="00531DBF">
                    <w:rPr>
                      <w:lang w:val="en-US"/>
                    </w:rPr>
                    <w:t>silage</w:t>
                  </w:r>
                  <w:r>
                    <w:rPr>
                      <w:vertAlign w:val="superscript"/>
                      <w:lang w:val="en-US"/>
                    </w:rPr>
                    <w:t>c,d</w:t>
                  </w:r>
                  <w:proofErr w:type="spellEnd"/>
                  <w:proofErr w:type="gramEnd"/>
                </w:p>
              </w:tc>
              <w:tc>
                <w:tcPr>
                  <w:tcW w:w="1701" w:type="dxa"/>
                  <w:tcBorders>
                    <w:top w:val="single" w:sz="4" w:space="0" w:color="auto"/>
                    <w:bottom w:val="single" w:sz="4" w:space="0" w:color="auto"/>
                  </w:tcBorders>
                  <w:vAlign w:val="center"/>
                </w:tcPr>
                <w:p w14:paraId="0DE39706" w14:textId="59C8CA6E" w:rsidR="00280421" w:rsidRPr="00531DBF" w:rsidRDefault="00280421" w:rsidP="00220152">
                  <w:pPr>
                    <w:spacing w:line="360" w:lineRule="auto"/>
                    <w:ind w:firstLine="0"/>
                    <w:jc w:val="center"/>
                    <w:rPr>
                      <w:lang w:val="en-US"/>
                    </w:rPr>
                  </w:pPr>
                  <w:r w:rsidRPr="00531DBF">
                    <w:rPr>
                      <w:lang w:val="en-US"/>
                    </w:rPr>
                    <w:t xml:space="preserve">cattle </w:t>
                  </w:r>
                  <w:proofErr w:type="spellStart"/>
                  <w:r w:rsidRPr="00531DBF">
                    <w:rPr>
                      <w:lang w:val="en-US"/>
                    </w:rPr>
                    <w:t>manure</w:t>
                  </w:r>
                  <w:r>
                    <w:rPr>
                      <w:vertAlign w:val="superscript"/>
                      <w:lang w:val="en-US"/>
                    </w:rPr>
                    <w:t>c</w:t>
                  </w:r>
                  <w:proofErr w:type="spellEnd"/>
                  <w:r>
                    <w:rPr>
                      <w:vertAlign w:val="superscript"/>
                      <w:lang w:val="en-US"/>
                    </w:rPr>
                    <w:t>, d</w:t>
                  </w:r>
                </w:p>
              </w:tc>
            </w:tr>
            <w:tr w:rsidR="00280421" w:rsidRPr="00CC6CC8" w14:paraId="01C3E0F2" w14:textId="77777777" w:rsidTr="00220152">
              <w:trPr>
                <w:trHeight w:val="421"/>
              </w:trPr>
              <w:tc>
                <w:tcPr>
                  <w:tcW w:w="782" w:type="dxa"/>
                  <w:tcBorders>
                    <w:top w:val="single" w:sz="4" w:space="0" w:color="auto"/>
                  </w:tcBorders>
                </w:tcPr>
                <w:p w14:paraId="0B5DBE2E" w14:textId="77777777" w:rsidR="00280421" w:rsidRDefault="00280421" w:rsidP="00280421">
                  <w:pPr>
                    <w:spacing w:line="360" w:lineRule="auto"/>
                    <w:ind w:firstLine="0"/>
                    <w:rPr>
                      <w:lang w:val="en-US"/>
                    </w:rPr>
                  </w:pPr>
                  <w:r>
                    <w:rPr>
                      <w:lang w:val="en-US"/>
                    </w:rPr>
                    <w:t>1</w:t>
                  </w:r>
                </w:p>
              </w:tc>
              <w:commentRangeStart w:id="319"/>
              <w:tc>
                <w:tcPr>
                  <w:tcW w:w="939" w:type="dxa"/>
                  <w:tcBorders>
                    <w:top w:val="single" w:sz="4" w:space="0" w:color="auto"/>
                  </w:tcBorders>
                </w:tcPr>
                <w:p w14:paraId="2655A708"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ac</m:t>
                          </m:r>
                        </m:sub>
                      </m:sSub>
                      <w:commentRangeEnd w:id="319"/>
                      <m:r>
                        <m:rPr>
                          <m:sty m:val="p"/>
                        </m:rPr>
                        <w:rPr>
                          <w:rStyle w:val="Kommentarzeichen"/>
                        </w:rPr>
                        <w:commentReference w:id="319"/>
                      </m:r>
                    </m:oMath>
                  </m:oMathPara>
                </w:p>
              </w:tc>
              <w:tc>
                <w:tcPr>
                  <w:tcW w:w="859" w:type="dxa"/>
                  <w:tcBorders>
                    <w:top w:val="single" w:sz="4" w:space="0" w:color="auto"/>
                  </w:tcBorders>
                  <w:vAlign w:val="center"/>
                </w:tcPr>
                <w:p w14:paraId="51960B3E" w14:textId="25616196" w:rsidR="00280421" w:rsidRDefault="00280421" w:rsidP="00280421">
                  <w:pPr>
                    <w:spacing w:line="360" w:lineRule="auto"/>
                    <w:ind w:firstLine="0"/>
                    <w:jc w:val="right"/>
                    <w:rPr>
                      <w:lang w:val="en-US"/>
                    </w:rPr>
                  </w:pPr>
                  <w:r w:rsidRPr="00531DBF">
                    <w:rPr>
                      <w:lang w:val="en-US"/>
                    </w:rPr>
                    <w:t>0.0</w:t>
                  </w:r>
                  <w:r>
                    <w:rPr>
                      <w:lang w:val="en-US"/>
                    </w:rPr>
                    <w:t>5</w:t>
                  </w:r>
                </w:p>
              </w:tc>
              <w:tc>
                <w:tcPr>
                  <w:tcW w:w="1570" w:type="dxa"/>
                  <w:tcBorders>
                    <w:top w:val="single" w:sz="4" w:space="0" w:color="auto"/>
                  </w:tcBorders>
                </w:tcPr>
                <w:p w14:paraId="6F1BFFA8" w14:textId="731A4355" w:rsidR="00280421" w:rsidRDefault="00280421" w:rsidP="00280421">
                  <w:pPr>
                    <w:spacing w:line="360" w:lineRule="auto"/>
                    <w:ind w:firstLine="0"/>
                    <w:jc w:val="right"/>
                    <w:rPr>
                      <w:lang w:val="en-US"/>
                    </w:rPr>
                  </w:pPr>
                  <w:r>
                    <w:rPr>
                      <w:lang w:val="en-US"/>
                    </w:rPr>
                    <w:t>10.32</w:t>
                  </w:r>
                </w:p>
              </w:tc>
              <w:tc>
                <w:tcPr>
                  <w:tcW w:w="1522" w:type="dxa"/>
                  <w:tcBorders>
                    <w:top w:val="single" w:sz="4" w:space="0" w:color="auto"/>
                  </w:tcBorders>
                </w:tcPr>
                <w:p w14:paraId="202BCA77" w14:textId="77777777" w:rsidR="00280421" w:rsidRDefault="00280421" w:rsidP="00280421">
                  <w:pPr>
                    <w:spacing w:line="360" w:lineRule="auto"/>
                    <w:ind w:firstLine="0"/>
                    <w:jc w:val="right"/>
                    <w:rPr>
                      <w:lang w:val="en-US"/>
                    </w:rPr>
                  </w:pPr>
                  <w:r>
                    <w:rPr>
                      <w:lang w:val="en-US"/>
                    </w:rPr>
                    <w:t>10.44</w:t>
                  </w:r>
                </w:p>
              </w:tc>
              <w:tc>
                <w:tcPr>
                  <w:tcW w:w="2022" w:type="dxa"/>
                  <w:tcBorders>
                    <w:top w:val="single" w:sz="4" w:space="0" w:color="auto"/>
                  </w:tcBorders>
                </w:tcPr>
                <w:p w14:paraId="4B030994" w14:textId="77777777" w:rsidR="00280421" w:rsidRDefault="00280421" w:rsidP="00280421">
                  <w:pPr>
                    <w:spacing w:line="360" w:lineRule="auto"/>
                    <w:ind w:firstLine="0"/>
                    <w:jc w:val="right"/>
                    <w:rPr>
                      <w:lang w:val="en-US"/>
                    </w:rPr>
                  </w:pPr>
                  <w:r>
                    <w:rPr>
                      <w:lang w:val="en-US"/>
                    </w:rPr>
                    <w:t>8.17</w:t>
                  </w:r>
                </w:p>
              </w:tc>
              <w:tc>
                <w:tcPr>
                  <w:tcW w:w="1701" w:type="dxa"/>
                  <w:tcBorders>
                    <w:top w:val="single" w:sz="4" w:space="0" w:color="auto"/>
                  </w:tcBorders>
                </w:tcPr>
                <w:p w14:paraId="4E933E25" w14:textId="77777777" w:rsidR="00280421" w:rsidRDefault="00280421" w:rsidP="00280421">
                  <w:pPr>
                    <w:spacing w:line="360" w:lineRule="auto"/>
                    <w:ind w:firstLine="0"/>
                    <w:jc w:val="right"/>
                    <w:rPr>
                      <w:lang w:val="en-US"/>
                    </w:rPr>
                  </w:pPr>
                  <w:r>
                    <w:rPr>
                      <w:lang w:val="en-US"/>
                    </w:rPr>
                    <w:t>4.54</w:t>
                  </w:r>
                </w:p>
              </w:tc>
            </w:tr>
            <w:tr w:rsidR="00280421" w:rsidRPr="00CC6CC8" w14:paraId="0D5CD8E3" w14:textId="77777777" w:rsidTr="00220152">
              <w:trPr>
                <w:trHeight w:val="431"/>
              </w:trPr>
              <w:tc>
                <w:tcPr>
                  <w:tcW w:w="782" w:type="dxa"/>
                </w:tcPr>
                <w:p w14:paraId="52994CAD" w14:textId="77777777" w:rsidR="00280421" w:rsidRDefault="00280421" w:rsidP="00280421">
                  <w:pPr>
                    <w:spacing w:line="360" w:lineRule="auto"/>
                    <w:ind w:firstLine="0"/>
                    <w:rPr>
                      <w:lang w:val="en-US"/>
                    </w:rPr>
                  </w:pPr>
                  <w:r>
                    <w:rPr>
                      <w:lang w:val="en-US"/>
                    </w:rPr>
                    <w:t>2</w:t>
                  </w:r>
                </w:p>
              </w:tc>
              <w:tc>
                <w:tcPr>
                  <w:tcW w:w="939" w:type="dxa"/>
                </w:tcPr>
                <w:p w14:paraId="5E1F5B7F"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ch4</m:t>
                          </m:r>
                        </m:sub>
                      </m:sSub>
                    </m:oMath>
                  </m:oMathPara>
                </w:p>
              </w:tc>
              <w:tc>
                <w:tcPr>
                  <w:tcW w:w="859" w:type="dxa"/>
                  <w:vAlign w:val="center"/>
                </w:tcPr>
                <w:p w14:paraId="45267B90" w14:textId="23E98126" w:rsidR="00280421" w:rsidRDefault="00280421" w:rsidP="00280421">
                  <w:pPr>
                    <w:spacing w:line="360" w:lineRule="auto"/>
                    <w:ind w:firstLine="0"/>
                    <w:jc w:val="right"/>
                    <w:rPr>
                      <w:lang w:val="en-US"/>
                    </w:rPr>
                  </w:pPr>
                  <w:r w:rsidRPr="00531DBF">
                    <w:rPr>
                      <w:lang w:val="en-US"/>
                    </w:rPr>
                    <w:t>0.01</w:t>
                  </w:r>
                </w:p>
              </w:tc>
              <w:tc>
                <w:tcPr>
                  <w:tcW w:w="1570" w:type="dxa"/>
                </w:tcPr>
                <w:p w14:paraId="22AFBBDB" w14:textId="043A2191" w:rsidR="00280421" w:rsidRDefault="00280421" w:rsidP="00280421">
                  <w:pPr>
                    <w:spacing w:line="360" w:lineRule="auto"/>
                    <w:ind w:firstLine="0"/>
                    <w:jc w:val="right"/>
                    <w:rPr>
                      <w:lang w:val="en-US"/>
                    </w:rPr>
                  </w:pPr>
                  <w:r>
                    <w:rPr>
                      <w:lang w:val="en-US"/>
                    </w:rPr>
                    <w:t>0.00</w:t>
                  </w:r>
                </w:p>
              </w:tc>
              <w:tc>
                <w:tcPr>
                  <w:tcW w:w="1522" w:type="dxa"/>
                </w:tcPr>
                <w:p w14:paraId="4AC69201" w14:textId="77777777" w:rsidR="00280421" w:rsidRDefault="00280421" w:rsidP="00280421">
                  <w:pPr>
                    <w:spacing w:line="360" w:lineRule="auto"/>
                    <w:ind w:firstLine="0"/>
                    <w:jc w:val="right"/>
                    <w:rPr>
                      <w:lang w:val="en-US"/>
                    </w:rPr>
                  </w:pPr>
                  <w:r>
                    <w:rPr>
                      <w:lang w:val="en-US"/>
                    </w:rPr>
                    <w:t>0.00</w:t>
                  </w:r>
                </w:p>
              </w:tc>
              <w:tc>
                <w:tcPr>
                  <w:tcW w:w="2022" w:type="dxa"/>
                </w:tcPr>
                <w:p w14:paraId="3EDC1B36" w14:textId="77777777" w:rsidR="00280421" w:rsidRDefault="00280421" w:rsidP="00280421">
                  <w:pPr>
                    <w:spacing w:line="360" w:lineRule="auto"/>
                    <w:ind w:firstLine="0"/>
                    <w:jc w:val="right"/>
                    <w:rPr>
                      <w:lang w:val="en-US"/>
                    </w:rPr>
                  </w:pPr>
                  <w:r>
                    <w:rPr>
                      <w:lang w:val="en-US"/>
                    </w:rPr>
                    <w:t>0.00</w:t>
                  </w:r>
                </w:p>
              </w:tc>
              <w:tc>
                <w:tcPr>
                  <w:tcW w:w="1701" w:type="dxa"/>
                </w:tcPr>
                <w:p w14:paraId="1D0CC135" w14:textId="77777777" w:rsidR="00280421" w:rsidRDefault="00280421" w:rsidP="00280421">
                  <w:pPr>
                    <w:spacing w:line="360" w:lineRule="auto"/>
                    <w:ind w:firstLine="0"/>
                    <w:jc w:val="right"/>
                    <w:rPr>
                      <w:lang w:val="en-US"/>
                    </w:rPr>
                  </w:pPr>
                  <w:r>
                    <w:rPr>
                      <w:lang w:val="en-US"/>
                    </w:rPr>
                    <w:t>0.00</w:t>
                  </w:r>
                </w:p>
              </w:tc>
            </w:tr>
            <w:tr w:rsidR="00280421" w:rsidRPr="00CC6CC8" w14:paraId="6E412C72" w14:textId="77777777" w:rsidTr="00220152">
              <w:trPr>
                <w:trHeight w:val="431"/>
              </w:trPr>
              <w:tc>
                <w:tcPr>
                  <w:tcW w:w="782" w:type="dxa"/>
                </w:tcPr>
                <w:p w14:paraId="3DF92CA5" w14:textId="77777777" w:rsidR="00280421" w:rsidRDefault="00280421" w:rsidP="00280421">
                  <w:pPr>
                    <w:spacing w:line="360" w:lineRule="auto"/>
                    <w:ind w:firstLine="0"/>
                    <w:rPr>
                      <w:lang w:val="en-US"/>
                    </w:rPr>
                  </w:pPr>
                  <w:r>
                    <w:rPr>
                      <w:lang w:val="en-US"/>
                    </w:rPr>
                    <w:t>3</w:t>
                  </w:r>
                </w:p>
              </w:tc>
              <w:tc>
                <w:tcPr>
                  <w:tcW w:w="939" w:type="dxa"/>
                </w:tcPr>
                <w:p w14:paraId="1B3287EA"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IC</m:t>
                          </m:r>
                        </m:sub>
                      </m:sSub>
                    </m:oMath>
                  </m:oMathPara>
                </w:p>
              </w:tc>
              <w:tc>
                <w:tcPr>
                  <w:tcW w:w="859" w:type="dxa"/>
                  <w:vAlign w:val="center"/>
                </w:tcPr>
                <w:p w14:paraId="09700F8E" w14:textId="500C577C" w:rsidR="00280421" w:rsidRDefault="00280421" w:rsidP="00280421">
                  <w:pPr>
                    <w:spacing w:line="360" w:lineRule="auto"/>
                    <w:ind w:firstLine="0"/>
                    <w:jc w:val="right"/>
                    <w:rPr>
                      <w:lang w:val="en-US"/>
                    </w:rPr>
                  </w:pPr>
                  <w:r>
                    <w:rPr>
                      <w:lang w:val="en-US"/>
                    </w:rPr>
                    <w:t>4.97</w:t>
                  </w:r>
                </w:p>
              </w:tc>
              <w:tc>
                <w:tcPr>
                  <w:tcW w:w="1570" w:type="dxa"/>
                </w:tcPr>
                <w:p w14:paraId="7804AA62" w14:textId="705F0C84" w:rsidR="00280421" w:rsidRDefault="00280421" w:rsidP="00280421">
                  <w:pPr>
                    <w:spacing w:line="360" w:lineRule="auto"/>
                    <w:ind w:firstLine="0"/>
                    <w:jc w:val="right"/>
                    <w:rPr>
                      <w:lang w:val="en-US"/>
                    </w:rPr>
                  </w:pPr>
                  <w:r>
                    <w:rPr>
                      <w:lang w:val="en-US"/>
                    </w:rPr>
                    <w:t>0.00</w:t>
                  </w:r>
                </w:p>
              </w:tc>
              <w:tc>
                <w:tcPr>
                  <w:tcW w:w="1522" w:type="dxa"/>
                </w:tcPr>
                <w:p w14:paraId="66096537" w14:textId="77777777" w:rsidR="00280421" w:rsidRDefault="00280421" w:rsidP="00280421">
                  <w:pPr>
                    <w:spacing w:line="360" w:lineRule="auto"/>
                    <w:ind w:firstLine="0"/>
                    <w:jc w:val="right"/>
                    <w:rPr>
                      <w:lang w:val="en-US"/>
                    </w:rPr>
                  </w:pPr>
                  <w:r>
                    <w:rPr>
                      <w:lang w:val="en-US"/>
                    </w:rPr>
                    <w:t>0.00</w:t>
                  </w:r>
                </w:p>
              </w:tc>
              <w:tc>
                <w:tcPr>
                  <w:tcW w:w="2022" w:type="dxa"/>
                </w:tcPr>
                <w:p w14:paraId="117CD350" w14:textId="77777777" w:rsidR="00280421" w:rsidRDefault="00280421" w:rsidP="00280421">
                  <w:pPr>
                    <w:spacing w:line="360" w:lineRule="auto"/>
                    <w:ind w:firstLine="0"/>
                    <w:jc w:val="right"/>
                    <w:rPr>
                      <w:lang w:val="en-US"/>
                    </w:rPr>
                  </w:pPr>
                  <w:r>
                    <w:rPr>
                      <w:lang w:val="en-US"/>
                    </w:rPr>
                    <w:t>0.00</w:t>
                  </w:r>
                </w:p>
              </w:tc>
              <w:tc>
                <w:tcPr>
                  <w:tcW w:w="1701" w:type="dxa"/>
                </w:tcPr>
                <w:p w14:paraId="7CC35FDA" w14:textId="77777777" w:rsidR="00280421" w:rsidRDefault="00280421" w:rsidP="00280421">
                  <w:pPr>
                    <w:spacing w:line="360" w:lineRule="auto"/>
                    <w:ind w:firstLine="0"/>
                    <w:jc w:val="right"/>
                    <w:rPr>
                      <w:lang w:val="en-US"/>
                    </w:rPr>
                  </w:pPr>
                  <w:r>
                    <w:rPr>
                      <w:lang w:val="en-US"/>
                    </w:rPr>
                    <w:t>0.00</w:t>
                  </w:r>
                </w:p>
              </w:tc>
            </w:tr>
            <w:tr w:rsidR="00280421" w:rsidRPr="00CC6CC8" w14:paraId="0C5CF8C8" w14:textId="77777777" w:rsidTr="00220152">
              <w:trPr>
                <w:trHeight w:val="421"/>
              </w:trPr>
              <w:tc>
                <w:tcPr>
                  <w:tcW w:w="782" w:type="dxa"/>
                </w:tcPr>
                <w:p w14:paraId="5553142A" w14:textId="77777777" w:rsidR="00280421" w:rsidRDefault="00280421" w:rsidP="00280421">
                  <w:pPr>
                    <w:spacing w:line="360" w:lineRule="auto"/>
                    <w:ind w:firstLine="0"/>
                    <w:rPr>
                      <w:lang w:val="en-US"/>
                    </w:rPr>
                  </w:pPr>
                  <w:r>
                    <w:rPr>
                      <w:lang w:val="en-US"/>
                    </w:rPr>
                    <w:t xml:space="preserve">4 </w:t>
                  </w:r>
                </w:p>
              </w:tc>
              <w:tc>
                <w:tcPr>
                  <w:tcW w:w="939" w:type="dxa"/>
                </w:tcPr>
                <w:p w14:paraId="6F3967BF"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IN</m:t>
                          </m:r>
                        </m:sub>
                      </m:sSub>
                    </m:oMath>
                  </m:oMathPara>
                </w:p>
              </w:tc>
              <w:tc>
                <w:tcPr>
                  <w:tcW w:w="859" w:type="dxa"/>
                  <w:vAlign w:val="center"/>
                </w:tcPr>
                <w:p w14:paraId="55C6B859" w14:textId="0485113C" w:rsidR="00280421" w:rsidRDefault="00280421" w:rsidP="00280421">
                  <w:pPr>
                    <w:spacing w:line="360" w:lineRule="auto"/>
                    <w:ind w:firstLine="0"/>
                    <w:jc w:val="right"/>
                    <w:rPr>
                      <w:lang w:val="en-US"/>
                    </w:rPr>
                  </w:pPr>
                  <w:r>
                    <w:rPr>
                      <w:lang w:val="en-US"/>
                    </w:rPr>
                    <w:t>0.96</w:t>
                  </w:r>
                </w:p>
              </w:tc>
              <w:tc>
                <w:tcPr>
                  <w:tcW w:w="1570" w:type="dxa"/>
                </w:tcPr>
                <w:p w14:paraId="32331479" w14:textId="2B1167C5" w:rsidR="00280421" w:rsidRDefault="00280421" w:rsidP="00280421">
                  <w:pPr>
                    <w:spacing w:line="360" w:lineRule="auto"/>
                    <w:ind w:firstLine="0"/>
                    <w:jc w:val="right"/>
                    <w:rPr>
                      <w:lang w:val="en-US"/>
                    </w:rPr>
                  </w:pPr>
                  <w:r>
                    <w:rPr>
                      <w:lang w:val="en-US"/>
                    </w:rPr>
                    <w:t>0.76</w:t>
                  </w:r>
                </w:p>
              </w:tc>
              <w:tc>
                <w:tcPr>
                  <w:tcW w:w="1522" w:type="dxa"/>
                </w:tcPr>
                <w:p w14:paraId="6CA52D70" w14:textId="77777777" w:rsidR="00280421" w:rsidRDefault="00280421" w:rsidP="00280421">
                  <w:pPr>
                    <w:spacing w:line="360" w:lineRule="auto"/>
                    <w:ind w:firstLine="0"/>
                    <w:jc w:val="right"/>
                    <w:rPr>
                      <w:lang w:val="en-US"/>
                    </w:rPr>
                  </w:pPr>
                  <w:r>
                    <w:rPr>
                      <w:lang w:val="en-US"/>
                    </w:rPr>
                    <w:t>1.57</w:t>
                  </w:r>
                </w:p>
              </w:tc>
              <w:tc>
                <w:tcPr>
                  <w:tcW w:w="2022" w:type="dxa"/>
                </w:tcPr>
                <w:p w14:paraId="17CD0678" w14:textId="77777777" w:rsidR="00280421" w:rsidRDefault="00280421" w:rsidP="00280421">
                  <w:pPr>
                    <w:spacing w:line="360" w:lineRule="auto"/>
                    <w:ind w:firstLine="0"/>
                    <w:jc w:val="right"/>
                    <w:rPr>
                      <w:lang w:val="en-US"/>
                    </w:rPr>
                  </w:pPr>
                  <w:r>
                    <w:rPr>
                      <w:lang w:val="en-US"/>
                    </w:rPr>
                    <w:t>0.07</w:t>
                  </w:r>
                </w:p>
              </w:tc>
              <w:tc>
                <w:tcPr>
                  <w:tcW w:w="1701" w:type="dxa"/>
                </w:tcPr>
                <w:p w14:paraId="2F7DE8E9" w14:textId="77777777" w:rsidR="00280421" w:rsidRDefault="00280421" w:rsidP="00280421">
                  <w:pPr>
                    <w:spacing w:line="360" w:lineRule="auto"/>
                    <w:ind w:firstLine="0"/>
                    <w:jc w:val="right"/>
                    <w:rPr>
                      <w:lang w:val="en-US"/>
                    </w:rPr>
                  </w:pPr>
                  <w:r>
                    <w:rPr>
                      <w:lang w:val="en-US"/>
                    </w:rPr>
                    <w:t>1.30</w:t>
                  </w:r>
                </w:p>
              </w:tc>
            </w:tr>
            <w:tr w:rsidR="00280421" w:rsidRPr="00CC6CC8" w14:paraId="0AC42995" w14:textId="77777777" w:rsidTr="00220152">
              <w:trPr>
                <w:trHeight w:val="431"/>
              </w:trPr>
              <w:tc>
                <w:tcPr>
                  <w:tcW w:w="782" w:type="dxa"/>
                </w:tcPr>
                <w:p w14:paraId="65C0C4BB" w14:textId="77777777" w:rsidR="00280421" w:rsidRDefault="00280421" w:rsidP="00280421">
                  <w:pPr>
                    <w:spacing w:line="360" w:lineRule="auto"/>
                    <w:ind w:firstLine="0"/>
                    <w:rPr>
                      <w:lang w:val="en-US"/>
                    </w:rPr>
                  </w:pPr>
                  <w:r>
                    <w:rPr>
                      <w:lang w:val="en-US"/>
                    </w:rPr>
                    <w:t>5</w:t>
                  </w:r>
                </w:p>
              </w:tc>
              <w:tc>
                <w:tcPr>
                  <w:tcW w:w="939" w:type="dxa"/>
                </w:tcPr>
                <w:p w14:paraId="2F481CFD"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h2o</m:t>
                          </m:r>
                        </m:sub>
                      </m:sSub>
                    </m:oMath>
                  </m:oMathPara>
                </w:p>
              </w:tc>
              <w:tc>
                <w:tcPr>
                  <w:tcW w:w="859" w:type="dxa"/>
                  <w:vAlign w:val="center"/>
                </w:tcPr>
                <w:p w14:paraId="2DA690E2" w14:textId="7FF2CE76" w:rsidR="00280421" w:rsidRDefault="00280421" w:rsidP="00280421">
                  <w:pPr>
                    <w:spacing w:line="360" w:lineRule="auto"/>
                    <w:ind w:firstLine="0"/>
                    <w:jc w:val="right"/>
                    <w:rPr>
                      <w:lang w:val="en-US"/>
                    </w:rPr>
                  </w:pPr>
                  <w:r>
                    <w:rPr>
                      <w:lang w:val="en-US"/>
                    </w:rPr>
                    <w:t>957.00</w:t>
                  </w:r>
                </w:p>
              </w:tc>
              <w:tc>
                <w:tcPr>
                  <w:tcW w:w="1570" w:type="dxa"/>
                </w:tcPr>
                <w:p w14:paraId="469421E3" w14:textId="439B089F" w:rsidR="00280421" w:rsidRDefault="00280421" w:rsidP="00280421">
                  <w:pPr>
                    <w:spacing w:line="360" w:lineRule="auto"/>
                    <w:ind w:firstLine="0"/>
                    <w:jc w:val="right"/>
                    <w:rPr>
                      <w:lang w:val="en-US"/>
                    </w:rPr>
                  </w:pPr>
                  <w:r>
                    <w:rPr>
                      <w:lang w:val="en-US"/>
                    </w:rPr>
                    <w:t>662.71</w:t>
                  </w:r>
                </w:p>
              </w:tc>
              <w:tc>
                <w:tcPr>
                  <w:tcW w:w="1522" w:type="dxa"/>
                </w:tcPr>
                <w:p w14:paraId="3BE4D768" w14:textId="77777777" w:rsidR="00280421" w:rsidRDefault="00280421" w:rsidP="00280421">
                  <w:pPr>
                    <w:spacing w:line="360" w:lineRule="auto"/>
                    <w:ind w:firstLine="0"/>
                    <w:jc w:val="right"/>
                    <w:rPr>
                      <w:lang w:val="en-US"/>
                    </w:rPr>
                  </w:pPr>
                  <w:r>
                    <w:rPr>
                      <w:lang w:val="en-US"/>
                    </w:rPr>
                    <w:t>682.59</w:t>
                  </w:r>
                </w:p>
              </w:tc>
              <w:tc>
                <w:tcPr>
                  <w:tcW w:w="2022" w:type="dxa"/>
                </w:tcPr>
                <w:p w14:paraId="552897BB" w14:textId="77777777" w:rsidR="00280421" w:rsidRDefault="00280421" w:rsidP="00280421">
                  <w:pPr>
                    <w:spacing w:line="360" w:lineRule="auto"/>
                    <w:ind w:firstLine="0"/>
                    <w:jc w:val="right"/>
                    <w:rPr>
                      <w:lang w:val="en-US"/>
                    </w:rPr>
                  </w:pPr>
                  <w:r w:rsidRPr="00F54177">
                    <w:rPr>
                      <w:lang w:val="en-US"/>
                    </w:rPr>
                    <w:t xml:space="preserve">607.25 </w:t>
                  </w:r>
                </w:p>
              </w:tc>
              <w:tc>
                <w:tcPr>
                  <w:tcW w:w="1701" w:type="dxa"/>
                </w:tcPr>
                <w:p w14:paraId="1151D0CE" w14:textId="77777777" w:rsidR="00280421" w:rsidRDefault="00280421" w:rsidP="00280421">
                  <w:pPr>
                    <w:spacing w:line="360" w:lineRule="auto"/>
                    <w:ind w:firstLine="0"/>
                    <w:jc w:val="right"/>
                    <w:rPr>
                      <w:lang w:val="en-US"/>
                    </w:rPr>
                  </w:pPr>
                  <w:r w:rsidRPr="00F54177">
                    <w:rPr>
                      <w:lang w:val="en-US"/>
                    </w:rPr>
                    <w:t>919.</w:t>
                  </w:r>
                  <w:r>
                    <w:rPr>
                      <w:lang w:val="en-US"/>
                    </w:rPr>
                    <w:t>16</w:t>
                  </w:r>
                </w:p>
              </w:tc>
            </w:tr>
            <w:tr w:rsidR="00280421" w:rsidRPr="00CC6CC8" w14:paraId="0960AADF" w14:textId="77777777" w:rsidTr="00220152">
              <w:trPr>
                <w:trHeight w:val="451"/>
              </w:trPr>
              <w:tc>
                <w:tcPr>
                  <w:tcW w:w="782" w:type="dxa"/>
                </w:tcPr>
                <w:p w14:paraId="227BFC31" w14:textId="77777777" w:rsidR="00280421" w:rsidRDefault="00280421" w:rsidP="00280421">
                  <w:pPr>
                    <w:spacing w:line="360" w:lineRule="auto"/>
                    <w:ind w:firstLine="0"/>
                    <w:rPr>
                      <w:lang w:val="en-US"/>
                    </w:rPr>
                  </w:pPr>
                  <w:r>
                    <w:rPr>
                      <w:lang w:val="en-US"/>
                    </w:rPr>
                    <w:t>6</w:t>
                  </w:r>
                </w:p>
              </w:tc>
              <w:tc>
                <w:tcPr>
                  <w:tcW w:w="939" w:type="dxa"/>
                </w:tcPr>
                <w:p w14:paraId="0986AD16"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ch,f</m:t>
                          </m:r>
                        </m:sub>
                      </m:sSub>
                    </m:oMath>
                  </m:oMathPara>
                </w:p>
              </w:tc>
              <w:tc>
                <w:tcPr>
                  <w:tcW w:w="859" w:type="dxa"/>
                  <w:vAlign w:val="center"/>
                </w:tcPr>
                <w:p w14:paraId="26A4A5AE" w14:textId="20E77064" w:rsidR="00280421" w:rsidRPr="00070475" w:rsidRDefault="00280421" w:rsidP="00280421">
                  <w:pPr>
                    <w:spacing w:line="360" w:lineRule="auto"/>
                    <w:ind w:firstLine="0"/>
                    <w:jc w:val="right"/>
                    <w:rPr>
                      <w:lang w:val="en-US"/>
                    </w:rPr>
                  </w:pPr>
                  <w:r>
                    <w:rPr>
                      <w:lang w:val="en-US"/>
                    </w:rPr>
                    <w:t>1.48</w:t>
                  </w:r>
                </w:p>
              </w:tc>
              <w:tc>
                <w:tcPr>
                  <w:tcW w:w="1570" w:type="dxa"/>
                </w:tcPr>
                <w:p w14:paraId="49341CCD" w14:textId="6A10EEC3" w:rsidR="00280421" w:rsidRPr="00070475" w:rsidRDefault="00280421" w:rsidP="00280421">
                  <w:pPr>
                    <w:spacing w:line="360" w:lineRule="auto"/>
                    <w:ind w:firstLine="0"/>
                    <w:jc w:val="right"/>
                    <w:rPr>
                      <w:lang w:val="en-US"/>
                    </w:rPr>
                  </w:pPr>
                  <w:r w:rsidRPr="00070475">
                    <w:rPr>
                      <w:lang w:val="en-US"/>
                    </w:rPr>
                    <w:t>239.75±</w:t>
                  </w:r>
                  <w:r>
                    <w:rPr>
                      <w:lang w:val="en-US"/>
                    </w:rPr>
                    <w:t>40.09</w:t>
                  </w:r>
                  <w:r w:rsidRPr="00070475">
                    <w:rPr>
                      <w:lang w:val="en-US"/>
                    </w:rPr>
                    <w:t xml:space="preserve"> </w:t>
                  </w:r>
                </w:p>
              </w:tc>
              <w:tc>
                <w:tcPr>
                  <w:tcW w:w="1522" w:type="dxa"/>
                </w:tcPr>
                <w:p w14:paraId="6F41D2FD" w14:textId="77777777" w:rsidR="00280421" w:rsidRPr="00070475" w:rsidRDefault="00280421" w:rsidP="00280421">
                  <w:pPr>
                    <w:spacing w:line="360" w:lineRule="auto"/>
                    <w:ind w:firstLine="0"/>
                    <w:jc w:val="right"/>
                    <w:rPr>
                      <w:lang w:val="en-US"/>
                    </w:rPr>
                  </w:pPr>
                  <w:r w:rsidRPr="00070475">
                    <w:rPr>
                      <w:lang w:val="en-US"/>
                    </w:rPr>
                    <w:t>199.91±</w:t>
                  </w:r>
                  <w:r>
                    <w:rPr>
                      <w:lang w:val="en-US"/>
                    </w:rPr>
                    <w:t>36.61</w:t>
                  </w:r>
                  <w:r w:rsidRPr="00070475">
                    <w:rPr>
                      <w:lang w:val="en-US"/>
                    </w:rPr>
                    <w:t xml:space="preserve"> </w:t>
                  </w:r>
                </w:p>
              </w:tc>
              <w:tc>
                <w:tcPr>
                  <w:tcW w:w="2022" w:type="dxa"/>
                </w:tcPr>
                <w:p w14:paraId="4B48310A" w14:textId="77777777" w:rsidR="00280421" w:rsidRPr="00070475" w:rsidRDefault="00280421" w:rsidP="00280421">
                  <w:pPr>
                    <w:spacing w:line="360" w:lineRule="auto"/>
                    <w:ind w:firstLine="0"/>
                    <w:jc w:val="right"/>
                    <w:rPr>
                      <w:lang w:val="en-US"/>
                    </w:rPr>
                  </w:pPr>
                  <w:r w:rsidRPr="00070475">
                    <w:rPr>
                      <w:lang w:val="en-US"/>
                    </w:rPr>
                    <w:t>327.33±</w:t>
                  </w:r>
                  <w:r>
                    <w:rPr>
                      <w:lang w:val="en-US"/>
                    </w:rPr>
                    <w:t>49.42</w:t>
                  </w:r>
                  <w:r w:rsidRPr="00070475">
                    <w:rPr>
                      <w:lang w:val="en-US"/>
                    </w:rPr>
                    <w:t xml:space="preserve"> </w:t>
                  </w:r>
                </w:p>
              </w:tc>
              <w:tc>
                <w:tcPr>
                  <w:tcW w:w="1701" w:type="dxa"/>
                </w:tcPr>
                <w:p w14:paraId="2B8E33A9" w14:textId="77777777" w:rsidR="00280421" w:rsidRPr="00070475" w:rsidRDefault="00280421" w:rsidP="00280421">
                  <w:pPr>
                    <w:spacing w:line="360" w:lineRule="auto"/>
                    <w:ind w:firstLine="0"/>
                    <w:jc w:val="right"/>
                    <w:rPr>
                      <w:lang w:val="en-US"/>
                    </w:rPr>
                  </w:pPr>
                  <w:r w:rsidRPr="00070475">
                    <w:rPr>
                      <w:lang w:val="en-US"/>
                    </w:rPr>
                    <w:t>20.82±</w:t>
                  </w:r>
                  <w:r>
                    <w:rPr>
                      <w:lang w:val="en-US"/>
                    </w:rPr>
                    <w:t>5.38</w:t>
                  </w:r>
                </w:p>
              </w:tc>
            </w:tr>
            <w:tr w:rsidR="00280421" w:rsidRPr="00CC6CC8" w14:paraId="736E896E" w14:textId="77777777" w:rsidTr="00220152">
              <w:trPr>
                <w:trHeight w:val="441"/>
              </w:trPr>
              <w:tc>
                <w:tcPr>
                  <w:tcW w:w="782" w:type="dxa"/>
                </w:tcPr>
                <w:p w14:paraId="5C87E3A2" w14:textId="77777777" w:rsidR="00280421" w:rsidRDefault="00280421" w:rsidP="00280421">
                  <w:pPr>
                    <w:spacing w:line="360" w:lineRule="auto"/>
                    <w:ind w:firstLine="0"/>
                    <w:rPr>
                      <w:lang w:val="en-US"/>
                    </w:rPr>
                  </w:pPr>
                  <w:r>
                    <w:rPr>
                      <w:lang w:val="en-US"/>
                    </w:rPr>
                    <w:t>7</w:t>
                  </w:r>
                </w:p>
              </w:tc>
              <w:tc>
                <w:tcPr>
                  <w:tcW w:w="939" w:type="dxa"/>
                </w:tcPr>
                <w:p w14:paraId="6434A7A6"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m:oMathPara>
                </w:p>
              </w:tc>
              <w:tc>
                <w:tcPr>
                  <w:tcW w:w="859" w:type="dxa"/>
                  <w:vAlign w:val="center"/>
                </w:tcPr>
                <w:p w14:paraId="3A30672E" w14:textId="69CF78FA" w:rsidR="00280421" w:rsidRPr="00070475" w:rsidRDefault="00280421" w:rsidP="00280421">
                  <w:pPr>
                    <w:spacing w:line="360" w:lineRule="auto"/>
                    <w:ind w:firstLine="0"/>
                    <w:jc w:val="right"/>
                    <w:rPr>
                      <w:lang w:val="en-US"/>
                    </w:rPr>
                  </w:pPr>
                  <w:r>
                    <w:rPr>
                      <w:lang w:val="en-US"/>
                    </w:rPr>
                    <w:t>1.48</w:t>
                  </w:r>
                </w:p>
              </w:tc>
              <w:tc>
                <w:tcPr>
                  <w:tcW w:w="1570" w:type="dxa"/>
                </w:tcPr>
                <w:p w14:paraId="39C26E8F" w14:textId="1574BAD6" w:rsidR="00280421" w:rsidRPr="00070475" w:rsidRDefault="00280421" w:rsidP="00280421">
                  <w:pPr>
                    <w:spacing w:line="360" w:lineRule="auto"/>
                    <w:ind w:firstLine="0"/>
                    <w:jc w:val="right"/>
                    <w:rPr>
                      <w:lang w:val="en-US"/>
                    </w:rPr>
                  </w:pPr>
                  <w:r w:rsidRPr="00070475">
                    <w:rPr>
                      <w:lang w:val="en-US"/>
                    </w:rPr>
                    <w:t>0.00</w:t>
                  </w:r>
                </w:p>
              </w:tc>
              <w:tc>
                <w:tcPr>
                  <w:tcW w:w="1522" w:type="dxa"/>
                </w:tcPr>
                <w:p w14:paraId="7318353E" w14:textId="77777777" w:rsidR="00280421" w:rsidRPr="00070475" w:rsidRDefault="00280421" w:rsidP="00280421">
                  <w:pPr>
                    <w:spacing w:line="360" w:lineRule="auto"/>
                    <w:ind w:firstLine="0"/>
                    <w:jc w:val="right"/>
                    <w:rPr>
                      <w:lang w:val="en-US"/>
                    </w:rPr>
                  </w:pPr>
                  <w:r w:rsidRPr="00070475">
                    <w:rPr>
                      <w:lang w:val="en-US"/>
                    </w:rPr>
                    <w:t>0.00</w:t>
                  </w:r>
                </w:p>
              </w:tc>
              <w:tc>
                <w:tcPr>
                  <w:tcW w:w="2022" w:type="dxa"/>
                </w:tcPr>
                <w:p w14:paraId="02BF8ECD" w14:textId="77777777" w:rsidR="00280421" w:rsidRPr="00070475" w:rsidRDefault="00280421" w:rsidP="00280421">
                  <w:pPr>
                    <w:spacing w:line="360" w:lineRule="auto"/>
                    <w:ind w:firstLine="0"/>
                    <w:jc w:val="right"/>
                    <w:rPr>
                      <w:lang w:val="en-US"/>
                    </w:rPr>
                  </w:pPr>
                  <w:r w:rsidRPr="00070475">
                    <w:rPr>
                      <w:lang w:val="en-US"/>
                    </w:rPr>
                    <w:t>0.00</w:t>
                  </w:r>
                </w:p>
              </w:tc>
              <w:tc>
                <w:tcPr>
                  <w:tcW w:w="1701" w:type="dxa"/>
                </w:tcPr>
                <w:p w14:paraId="09D60AF2" w14:textId="77777777" w:rsidR="00280421" w:rsidRPr="00070475" w:rsidRDefault="00280421" w:rsidP="00280421">
                  <w:pPr>
                    <w:spacing w:line="360" w:lineRule="auto"/>
                    <w:ind w:firstLine="0"/>
                    <w:jc w:val="right"/>
                    <w:rPr>
                      <w:lang w:val="en-US"/>
                    </w:rPr>
                  </w:pPr>
                  <w:r w:rsidRPr="00070475">
                    <w:rPr>
                      <w:lang w:val="en-US"/>
                    </w:rPr>
                    <w:t>0.00</w:t>
                  </w:r>
                </w:p>
              </w:tc>
            </w:tr>
            <w:tr w:rsidR="00280421" w:rsidRPr="00CC6CC8" w14:paraId="4B9A1813" w14:textId="77777777" w:rsidTr="00220152">
              <w:trPr>
                <w:trHeight w:val="461"/>
              </w:trPr>
              <w:tc>
                <w:tcPr>
                  <w:tcW w:w="782" w:type="dxa"/>
                </w:tcPr>
                <w:p w14:paraId="729B358A" w14:textId="77777777" w:rsidR="00280421" w:rsidRDefault="00280421" w:rsidP="00280421">
                  <w:pPr>
                    <w:spacing w:line="360" w:lineRule="auto"/>
                    <w:ind w:firstLine="0"/>
                    <w:rPr>
                      <w:lang w:val="en-US"/>
                    </w:rPr>
                  </w:pPr>
                  <w:r>
                    <w:rPr>
                      <w:lang w:val="en-US"/>
                    </w:rPr>
                    <w:t>8</w:t>
                  </w:r>
                </w:p>
              </w:tc>
              <w:tc>
                <w:tcPr>
                  <w:tcW w:w="939" w:type="dxa"/>
                </w:tcPr>
                <w:p w14:paraId="4761D21D"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pr</m:t>
                          </m:r>
                        </m:sub>
                      </m:sSub>
                    </m:oMath>
                  </m:oMathPara>
                </w:p>
              </w:tc>
              <w:tc>
                <w:tcPr>
                  <w:tcW w:w="859" w:type="dxa"/>
                  <w:vAlign w:val="center"/>
                </w:tcPr>
                <w:p w14:paraId="218B7A8E" w14:textId="5761080E" w:rsidR="00280421" w:rsidRPr="00070475" w:rsidRDefault="00280421" w:rsidP="00280421">
                  <w:pPr>
                    <w:spacing w:line="360" w:lineRule="auto"/>
                    <w:ind w:firstLine="0"/>
                    <w:jc w:val="right"/>
                    <w:rPr>
                      <w:lang w:val="en-US"/>
                    </w:rPr>
                  </w:pPr>
                  <w:r>
                    <w:rPr>
                      <w:lang w:val="en-US"/>
                    </w:rPr>
                    <w:t>0.95</w:t>
                  </w:r>
                </w:p>
              </w:tc>
              <w:tc>
                <w:tcPr>
                  <w:tcW w:w="1570" w:type="dxa"/>
                </w:tcPr>
                <w:p w14:paraId="6F5383E8" w14:textId="6DF31577" w:rsidR="00280421" w:rsidRPr="00070475" w:rsidRDefault="00280421" w:rsidP="00280421">
                  <w:pPr>
                    <w:spacing w:line="360" w:lineRule="auto"/>
                    <w:ind w:firstLine="0"/>
                    <w:jc w:val="right"/>
                    <w:rPr>
                      <w:lang w:val="en-US"/>
                    </w:rPr>
                  </w:pPr>
                  <w:r w:rsidRPr="00070475">
                    <w:rPr>
                      <w:lang w:val="en-US"/>
                    </w:rPr>
                    <w:t xml:space="preserve">26.33±1.54 </w:t>
                  </w:r>
                </w:p>
              </w:tc>
              <w:tc>
                <w:tcPr>
                  <w:tcW w:w="1522" w:type="dxa"/>
                </w:tcPr>
                <w:p w14:paraId="71F85317" w14:textId="77777777" w:rsidR="00280421" w:rsidRPr="00070475" w:rsidRDefault="00280421" w:rsidP="00280421">
                  <w:pPr>
                    <w:spacing w:line="360" w:lineRule="auto"/>
                    <w:ind w:firstLine="0"/>
                    <w:jc w:val="right"/>
                    <w:rPr>
                      <w:lang w:val="en-US"/>
                    </w:rPr>
                  </w:pPr>
                  <w:r w:rsidRPr="00070475">
                    <w:rPr>
                      <w:lang w:val="en-US"/>
                    </w:rPr>
                    <w:t xml:space="preserve">42.28±2.47 </w:t>
                  </w:r>
                </w:p>
              </w:tc>
              <w:tc>
                <w:tcPr>
                  <w:tcW w:w="2022" w:type="dxa"/>
                </w:tcPr>
                <w:p w14:paraId="5E988447" w14:textId="77777777" w:rsidR="00280421" w:rsidRPr="00070475" w:rsidRDefault="00280421" w:rsidP="00280421">
                  <w:pPr>
                    <w:spacing w:line="360" w:lineRule="auto"/>
                    <w:ind w:firstLine="0"/>
                    <w:jc w:val="right"/>
                    <w:rPr>
                      <w:lang w:val="en-US"/>
                    </w:rPr>
                  </w:pPr>
                  <w:r w:rsidRPr="00070475">
                    <w:rPr>
                      <w:lang w:val="en-US"/>
                    </w:rPr>
                    <w:t>9.57±0.56</w:t>
                  </w:r>
                </w:p>
              </w:tc>
              <w:tc>
                <w:tcPr>
                  <w:tcW w:w="1701" w:type="dxa"/>
                </w:tcPr>
                <w:p w14:paraId="1C17796D" w14:textId="77777777" w:rsidR="00280421" w:rsidRPr="00070475" w:rsidRDefault="00280421" w:rsidP="00280421">
                  <w:pPr>
                    <w:spacing w:line="360" w:lineRule="auto"/>
                    <w:ind w:firstLine="0"/>
                    <w:jc w:val="right"/>
                    <w:rPr>
                      <w:lang w:val="en-US"/>
                    </w:rPr>
                  </w:pPr>
                  <w:r w:rsidRPr="00070475">
                    <w:rPr>
                      <w:lang w:val="en-US"/>
                    </w:rPr>
                    <w:t>13.31±0.78</w:t>
                  </w:r>
                </w:p>
              </w:tc>
            </w:tr>
            <w:tr w:rsidR="00280421" w:rsidRPr="00CC6CC8" w14:paraId="0FCA1239" w14:textId="77777777" w:rsidTr="00220152">
              <w:trPr>
                <w:trHeight w:val="431"/>
              </w:trPr>
              <w:tc>
                <w:tcPr>
                  <w:tcW w:w="782" w:type="dxa"/>
                </w:tcPr>
                <w:p w14:paraId="719A63B2" w14:textId="77777777" w:rsidR="00280421" w:rsidRDefault="00280421" w:rsidP="00280421">
                  <w:pPr>
                    <w:spacing w:line="360" w:lineRule="auto"/>
                    <w:ind w:firstLine="0"/>
                    <w:rPr>
                      <w:lang w:val="en-US"/>
                    </w:rPr>
                  </w:pPr>
                  <w:r>
                    <w:rPr>
                      <w:lang w:val="en-US"/>
                    </w:rPr>
                    <w:t>9</w:t>
                  </w:r>
                </w:p>
              </w:tc>
              <w:tc>
                <w:tcPr>
                  <w:tcW w:w="939" w:type="dxa"/>
                </w:tcPr>
                <w:p w14:paraId="4AEF98DA"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li</m:t>
                          </m:r>
                        </m:sub>
                      </m:sSub>
                    </m:oMath>
                  </m:oMathPara>
                </w:p>
              </w:tc>
              <w:tc>
                <w:tcPr>
                  <w:tcW w:w="859" w:type="dxa"/>
                  <w:vAlign w:val="center"/>
                </w:tcPr>
                <w:p w14:paraId="5BBBFCC1" w14:textId="407ED6E1" w:rsidR="00280421" w:rsidRPr="00070475" w:rsidRDefault="00280421" w:rsidP="00280421">
                  <w:pPr>
                    <w:spacing w:line="360" w:lineRule="auto"/>
                    <w:ind w:firstLine="0"/>
                    <w:jc w:val="right"/>
                    <w:rPr>
                      <w:lang w:val="en-US"/>
                    </w:rPr>
                  </w:pPr>
                  <w:r>
                    <w:rPr>
                      <w:lang w:val="en-US"/>
                    </w:rPr>
                    <w:t>0.41</w:t>
                  </w:r>
                </w:p>
              </w:tc>
              <w:tc>
                <w:tcPr>
                  <w:tcW w:w="1570" w:type="dxa"/>
                </w:tcPr>
                <w:p w14:paraId="5E2A4E40" w14:textId="7EE96B08" w:rsidR="00280421" w:rsidRPr="00070475" w:rsidRDefault="00280421" w:rsidP="00280421">
                  <w:pPr>
                    <w:spacing w:line="360" w:lineRule="auto"/>
                    <w:ind w:firstLine="0"/>
                    <w:jc w:val="right"/>
                    <w:rPr>
                      <w:lang w:val="en-US"/>
                    </w:rPr>
                  </w:pPr>
                  <w:r w:rsidRPr="00070475">
                    <w:rPr>
                      <w:lang w:val="en-US"/>
                    </w:rPr>
                    <w:t xml:space="preserve">7.99±0.82 </w:t>
                  </w:r>
                </w:p>
              </w:tc>
              <w:tc>
                <w:tcPr>
                  <w:tcW w:w="1522" w:type="dxa"/>
                </w:tcPr>
                <w:p w14:paraId="1808D122" w14:textId="77777777" w:rsidR="00280421" w:rsidRPr="00070475" w:rsidRDefault="00280421" w:rsidP="00280421">
                  <w:pPr>
                    <w:spacing w:line="360" w:lineRule="auto"/>
                    <w:ind w:firstLine="0"/>
                    <w:jc w:val="right"/>
                    <w:rPr>
                      <w:lang w:val="en-US"/>
                    </w:rPr>
                  </w:pPr>
                  <w:r w:rsidRPr="00070475">
                    <w:rPr>
                      <w:lang w:val="en-US"/>
                    </w:rPr>
                    <w:t>7.63±0.78</w:t>
                  </w:r>
                </w:p>
              </w:tc>
              <w:tc>
                <w:tcPr>
                  <w:tcW w:w="2022" w:type="dxa"/>
                </w:tcPr>
                <w:p w14:paraId="254BBDB3" w14:textId="77777777" w:rsidR="00280421" w:rsidRPr="00070475" w:rsidRDefault="00280421" w:rsidP="00280421">
                  <w:pPr>
                    <w:spacing w:line="360" w:lineRule="auto"/>
                    <w:ind w:firstLine="0"/>
                    <w:jc w:val="right"/>
                    <w:rPr>
                      <w:lang w:val="en-US"/>
                    </w:rPr>
                  </w:pPr>
                  <w:r w:rsidRPr="00070475">
                    <w:rPr>
                      <w:lang w:val="en-US"/>
                    </w:rPr>
                    <w:t xml:space="preserve">0.61±0.06 </w:t>
                  </w:r>
                </w:p>
              </w:tc>
              <w:tc>
                <w:tcPr>
                  <w:tcW w:w="1701" w:type="dxa"/>
                </w:tcPr>
                <w:p w14:paraId="65B94648" w14:textId="77777777" w:rsidR="00280421" w:rsidRPr="00070475" w:rsidRDefault="00280421" w:rsidP="00280421">
                  <w:pPr>
                    <w:spacing w:line="360" w:lineRule="auto"/>
                    <w:ind w:firstLine="0"/>
                    <w:jc w:val="right"/>
                    <w:rPr>
                      <w:lang w:val="en-US"/>
                    </w:rPr>
                  </w:pPr>
                  <w:r w:rsidRPr="00070475">
                    <w:rPr>
                      <w:lang w:val="en-US"/>
                    </w:rPr>
                    <w:t>2.01±0.21</w:t>
                  </w:r>
                </w:p>
              </w:tc>
            </w:tr>
            <w:tr w:rsidR="00280421" w:rsidRPr="00CC6CC8" w14:paraId="470CEF30" w14:textId="77777777" w:rsidTr="00220152">
              <w:trPr>
                <w:trHeight w:val="421"/>
              </w:trPr>
              <w:tc>
                <w:tcPr>
                  <w:tcW w:w="782" w:type="dxa"/>
                </w:tcPr>
                <w:p w14:paraId="5629D4EB" w14:textId="77777777" w:rsidR="00280421" w:rsidRDefault="00280421" w:rsidP="00280421">
                  <w:pPr>
                    <w:spacing w:line="360" w:lineRule="auto"/>
                    <w:ind w:firstLine="0"/>
                    <w:rPr>
                      <w:lang w:val="en-US"/>
                    </w:rPr>
                  </w:pPr>
                  <w:r>
                    <w:rPr>
                      <w:lang w:val="en-US"/>
                    </w:rPr>
                    <w:t>10</w:t>
                  </w:r>
                </w:p>
              </w:tc>
              <w:commentRangeStart w:id="320"/>
              <w:tc>
                <w:tcPr>
                  <w:tcW w:w="939" w:type="dxa"/>
                </w:tcPr>
                <w:p w14:paraId="1DDA2EC3"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bac</m:t>
                          </m:r>
                        </m:sub>
                      </m:sSub>
                      <w:commentRangeEnd w:id="320"/>
                      <m:r>
                        <m:rPr>
                          <m:sty m:val="p"/>
                        </m:rPr>
                        <w:rPr>
                          <w:rStyle w:val="Kommentarzeichen"/>
                        </w:rPr>
                        <w:commentReference w:id="320"/>
                      </m:r>
                    </m:oMath>
                  </m:oMathPara>
                </w:p>
              </w:tc>
              <w:tc>
                <w:tcPr>
                  <w:tcW w:w="859" w:type="dxa"/>
                  <w:vAlign w:val="center"/>
                </w:tcPr>
                <w:p w14:paraId="00634DC4" w14:textId="5D064EC0" w:rsidR="00280421" w:rsidRPr="00F54177" w:rsidRDefault="00280421" w:rsidP="00280421">
                  <w:pPr>
                    <w:spacing w:line="360" w:lineRule="auto"/>
                    <w:ind w:firstLine="0"/>
                    <w:jc w:val="right"/>
                    <w:rPr>
                      <w:lang w:val="en-US"/>
                    </w:rPr>
                  </w:pPr>
                  <w:r>
                    <w:rPr>
                      <w:lang w:val="en-US"/>
                    </w:rPr>
                    <w:t>1.92</w:t>
                  </w:r>
                </w:p>
              </w:tc>
              <w:tc>
                <w:tcPr>
                  <w:tcW w:w="1570" w:type="dxa"/>
                </w:tcPr>
                <w:p w14:paraId="0CCD1EFE" w14:textId="55DC52DA" w:rsidR="00280421" w:rsidRDefault="00280421" w:rsidP="00280421">
                  <w:pPr>
                    <w:spacing w:line="360" w:lineRule="auto"/>
                    <w:ind w:firstLine="0"/>
                    <w:jc w:val="right"/>
                    <w:rPr>
                      <w:lang w:val="en-US"/>
                    </w:rPr>
                  </w:pPr>
                  <w:r w:rsidRPr="00F54177">
                    <w:rPr>
                      <w:lang w:val="en-US"/>
                    </w:rPr>
                    <w:t>0.3</w:t>
                  </w:r>
                  <w:r>
                    <w:rPr>
                      <w:lang w:val="en-US"/>
                    </w:rPr>
                    <w:t>1</w:t>
                  </w:r>
                  <w:r w:rsidRPr="00F54177">
                    <w:rPr>
                      <w:lang w:val="en-US"/>
                    </w:rPr>
                    <w:t xml:space="preserve"> </w:t>
                  </w:r>
                </w:p>
              </w:tc>
              <w:tc>
                <w:tcPr>
                  <w:tcW w:w="1522" w:type="dxa"/>
                </w:tcPr>
                <w:p w14:paraId="342AAACD" w14:textId="77777777" w:rsidR="00280421" w:rsidRDefault="00280421" w:rsidP="00280421">
                  <w:pPr>
                    <w:spacing w:line="360" w:lineRule="auto"/>
                    <w:ind w:firstLine="0"/>
                    <w:jc w:val="right"/>
                    <w:rPr>
                      <w:lang w:val="en-US"/>
                    </w:rPr>
                  </w:pPr>
                  <w:r w:rsidRPr="00F54177">
                    <w:rPr>
                      <w:lang w:val="en-US"/>
                    </w:rPr>
                    <w:t>0.2</w:t>
                  </w:r>
                  <w:r>
                    <w:rPr>
                      <w:lang w:val="en-US"/>
                    </w:rPr>
                    <w:t>7</w:t>
                  </w:r>
                  <w:r w:rsidRPr="00F54177">
                    <w:rPr>
                      <w:lang w:val="en-US"/>
                    </w:rPr>
                    <w:t xml:space="preserve"> </w:t>
                  </w:r>
                </w:p>
              </w:tc>
              <w:tc>
                <w:tcPr>
                  <w:tcW w:w="2022" w:type="dxa"/>
                </w:tcPr>
                <w:p w14:paraId="63E73A9C" w14:textId="77777777" w:rsidR="00280421" w:rsidRDefault="00280421" w:rsidP="00280421">
                  <w:pPr>
                    <w:spacing w:line="360" w:lineRule="auto"/>
                    <w:ind w:firstLine="0"/>
                    <w:jc w:val="right"/>
                    <w:rPr>
                      <w:lang w:val="en-US"/>
                    </w:rPr>
                  </w:pPr>
                  <w:r w:rsidRPr="00F54177">
                    <w:rPr>
                      <w:lang w:val="en-US"/>
                    </w:rPr>
                    <w:t>0.3</w:t>
                  </w:r>
                  <w:r>
                    <w:rPr>
                      <w:lang w:val="en-US"/>
                    </w:rPr>
                    <w:t>5</w:t>
                  </w:r>
                  <w:r w:rsidRPr="00F54177">
                    <w:rPr>
                      <w:lang w:val="en-US"/>
                    </w:rPr>
                    <w:t xml:space="preserve"> </w:t>
                  </w:r>
                </w:p>
              </w:tc>
              <w:tc>
                <w:tcPr>
                  <w:tcW w:w="1701" w:type="dxa"/>
                </w:tcPr>
                <w:p w14:paraId="38C05F18" w14:textId="77777777" w:rsidR="00280421" w:rsidRDefault="00280421" w:rsidP="00280421">
                  <w:pPr>
                    <w:spacing w:line="360" w:lineRule="auto"/>
                    <w:ind w:firstLine="0"/>
                    <w:jc w:val="right"/>
                    <w:rPr>
                      <w:lang w:val="en-US"/>
                    </w:rPr>
                  </w:pPr>
                  <w:r w:rsidRPr="00F54177">
                    <w:rPr>
                      <w:lang w:val="en-US"/>
                    </w:rPr>
                    <w:t>0.0</w:t>
                  </w:r>
                  <w:r>
                    <w:rPr>
                      <w:lang w:val="en-US"/>
                    </w:rPr>
                    <w:t>6</w:t>
                  </w:r>
                </w:p>
              </w:tc>
            </w:tr>
            <w:tr w:rsidR="00280421" w:rsidRPr="00CC6CC8" w14:paraId="25408E8B" w14:textId="77777777" w:rsidTr="00220152">
              <w:trPr>
                <w:trHeight w:val="431"/>
              </w:trPr>
              <w:tc>
                <w:tcPr>
                  <w:tcW w:w="782" w:type="dxa"/>
                </w:tcPr>
                <w:p w14:paraId="5640EB9D" w14:textId="77777777" w:rsidR="00280421" w:rsidRDefault="00280421" w:rsidP="00280421">
                  <w:pPr>
                    <w:spacing w:line="360" w:lineRule="auto"/>
                    <w:ind w:firstLine="0"/>
                    <w:rPr>
                      <w:lang w:val="en-US"/>
                    </w:rPr>
                  </w:pPr>
                  <w:r>
                    <w:rPr>
                      <w:lang w:val="en-US"/>
                    </w:rPr>
                    <w:t>11</w:t>
                  </w:r>
                </w:p>
              </w:tc>
              <w:commentRangeStart w:id="321"/>
              <w:tc>
                <w:tcPr>
                  <w:tcW w:w="939" w:type="dxa"/>
                </w:tcPr>
                <w:p w14:paraId="139BC473"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ac</m:t>
                          </m:r>
                        </m:sub>
                      </m:sSub>
                      <w:commentRangeEnd w:id="321"/>
                      <m:r>
                        <m:rPr>
                          <m:sty m:val="p"/>
                        </m:rPr>
                        <w:rPr>
                          <w:rStyle w:val="Kommentarzeichen"/>
                        </w:rPr>
                        <w:commentReference w:id="321"/>
                      </m:r>
                    </m:oMath>
                  </m:oMathPara>
                </w:p>
              </w:tc>
              <w:tc>
                <w:tcPr>
                  <w:tcW w:w="859" w:type="dxa"/>
                  <w:vAlign w:val="center"/>
                </w:tcPr>
                <w:p w14:paraId="473137CD" w14:textId="560813DC" w:rsidR="00280421" w:rsidRPr="00F54177" w:rsidRDefault="00280421" w:rsidP="00280421">
                  <w:pPr>
                    <w:spacing w:line="360" w:lineRule="auto"/>
                    <w:ind w:firstLine="0"/>
                    <w:jc w:val="right"/>
                    <w:rPr>
                      <w:lang w:val="en-US"/>
                    </w:rPr>
                  </w:pPr>
                  <w:r>
                    <w:rPr>
                      <w:lang w:val="en-US"/>
                    </w:rPr>
                    <w:t>0.52</w:t>
                  </w:r>
                </w:p>
              </w:tc>
              <w:tc>
                <w:tcPr>
                  <w:tcW w:w="1570" w:type="dxa"/>
                </w:tcPr>
                <w:p w14:paraId="06ADCF15" w14:textId="7CAB0023" w:rsidR="00280421" w:rsidRDefault="00280421" w:rsidP="00280421">
                  <w:pPr>
                    <w:spacing w:line="360" w:lineRule="auto"/>
                    <w:ind w:firstLine="0"/>
                    <w:jc w:val="right"/>
                    <w:rPr>
                      <w:lang w:val="en-US"/>
                    </w:rPr>
                  </w:pPr>
                  <w:r w:rsidRPr="00F54177">
                    <w:rPr>
                      <w:lang w:val="en-US"/>
                    </w:rPr>
                    <w:t>0.0</w:t>
                  </w:r>
                  <w:r>
                    <w:rPr>
                      <w:lang w:val="en-US"/>
                    </w:rPr>
                    <w:t>2</w:t>
                  </w:r>
                  <w:r w:rsidRPr="00F54177">
                    <w:rPr>
                      <w:lang w:val="en-US"/>
                    </w:rPr>
                    <w:t xml:space="preserve"> </w:t>
                  </w:r>
                </w:p>
              </w:tc>
              <w:tc>
                <w:tcPr>
                  <w:tcW w:w="1522" w:type="dxa"/>
                </w:tcPr>
                <w:p w14:paraId="54EE1758" w14:textId="77777777" w:rsidR="00280421" w:rsidRDefault="00280421" w:rsidP="00280421">
                  <w:pPr>
                    <w:spacing w:line="360" w:lineRule="auto"/>
                    <w:ind w:firstLine="0"/>
                    <w:jc w:val="right"/>
                    <w:rPr>
                      <w:lang w:val="en-US"/>
                    </w:rPr>
                  </w:pPr>
                  <w:r w:rsidRPr="00F54177">
                    <w:rPr>
                      <w:lang w:val="en-US"/>
                    </w:rPr>
                    <w:t xml:space="preserve">0.01 </w:t>
                  </w:r>
                </w:p>
              </w:tc>
              <w:tc>
                <w:tcPr>
                  <w:tcW w:w="2022" w:type="dxa"/>
                </w:tcPr>
                <w:p w14:paraId="4D026615" w14:textId="77777777" w:rsidR="00280421" w:rsidRDefault="00280421" w:rsidP="00280421">
                  <w:pPr>
                    <w:spacing w:line="360" w:lineRule="auto"/>
                    <w:ind w:firstLine="0"/>
                    <w:jc w:val="right"/>
                    <w:rPr>
                      <w:lang w:val="en-US"/>
                    </w:rPr>
                  </w:pPr>
                  <w:r w:rsidRPr="00F54177">
                    <w:rPr>
                      <w:lang w:val="en-US"/>
                    </w:rPr>
                    <w:t>0.0</w:t>
                  </w:r>
                  <w:r>
                    <w:rPr>
                      <w:lang w:val="en-US"/>
                    </w:rPr>
                    <w:t>2</w:t>
                  </w:r>
                  <w:r w:rsidRPr="00F54177">
                    <w:rPr>
                      <w:lang w:val="en-US"/>
                    </w:rPr>
                    <w:t xml:space="preserve"> </w:t>
                  </w:r>
                </w:p>
              </w:tc>
              <w:tc>
                <w:tcPr>
                  <w:tcW w:w="1701" w:type="dxa"/>
                </w:tcPr>
                <w:p w14:paraId="701308AB" w14:textId="77777777" w:rsidR="00280421" w:rsidRDefault="00280421" w:rsidP="00280421">
                  <w:pPr>
                    <w:spacing w:line="360" w:lineRule="auto"/>
                    <w:ind w:firstLine="0"/>
                    <w:jc w:val="right"/>
                    <w:rPr>
                      <w:lang w:val="en-US"/>
                    </w:rPr>
                  </w:pPr>
                  <w:r w:rsidRPr="00F54177">
                    <w:rPr>
                      <w:lang w:val="en-US"/>
                    </w:rPr>
                    <w:t>0.00</w:t>
                  </w:r>
                </w:p>
              </w:tc>
            </w:tr>
            <w:tr w:rsidR="00280421" w:rsidRPr="00CC6CC8" w14:paraId="3CBF7154" w14:textId="77777777" w:rsidTr="00220152">
              <w:trPr>
                <w:trHeight w:val="431"/>
              </w:trPr>
              <w:tc>
                <w:tcPr>
                  <w:tcW w:w="782" w:type="dxa"/>
                </w:tcPr>
                <w:p w14:paraId="38A93F3E" w14:textId="77777777" w:rsidR="00280421" w:rsidRDefault="00280421" w:rsidP="00280421">
                  <w:pPr>
                    <w:spacing w:line="360" w:lineRule="auto"/>
                    <w:ind w:firstLine="0"/>
                    <w:rPr>
                      <w:lang w:val="en-US"/>
                    </w:rPr>
                  </w:pPr>
                  <w:r>
                    <w:rPr>
                      <w:lang w:val="en-US"/>
                    </w:rPr>
                    <w:t>12</w:t>
                  </w:r>
                </w:p>
              </w:tc>
              <w:tc>
                <w:tcPr>
                  <w:tcW w:w="939" w:type="dxa"/>
                </w:tcPr>
                <w:p w14:paraId="4FEBF1B5"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ash</m:t>
                          </m:r>
                        </m:sub>
                      </m:sSub>
                    </m:oMath>
                  </m:oMathPara>
                </w:p>
              </w:tc>
              <w:tc>
                <w:tcPr>
                  <w:tcW w:w="859" w:type="dxa"/>
                  <w:vAlign w:val="center"/>
                </w:tcPr>
                <w:p w14:paraId="354E0DF1" w14:textId="0EEEBF48" w:rsidR="00280421" w:rsidRPr="00F54177" w:rsidRDefault="00280421" w:rsidP="00280421">
                  <w:pPr>
                    <w:spacing w:line="360" w:lineRule="auto"/>
                    <w:ind w:firstLine="0"/>
                    <w:jc w:val="right"/>
                    <w:rPr>
                      <w:lang w:val="en-US"/>
                    </w:rPr>
                  </w:pPr>
                  <w:r>
                    <w:rPr>
                      <w:lang w:val="en-US"/>
                    </w:rPr>
                    <w:t>1.00</w:t>
                  </w:r>
                </w:p>
              </w:tc>
              <w:tc>
                <w:tcPr>
                  <w:tcW w:w="1570" w:type="dxa"/>
                </w:tcPr>
                <w:p w14:paraId="297B737E" w14:textId="463689B7" w:rsidR="00280421" w:rsidRDefault="00280421" w:rsidP="00280421">
                  <w:pPr>
                    <w:spacing w:line="360" w:lineRule="auto"/>
                    <w:ind w:firstLine="0"/>
                    <w:jc w:val="right"/>
                    <w:rPr>
                      <w:lang w:val="en-US"/>
                    </w:rPr>
                  </w:pPr>
                  <w:r w:rsidRPr="00F54177">
                    <w:rPr>
                      <w:lang w:val="en-US"/>
                    </w:rPr>
                    <w:t xml:space="preserve">14.84 </w:t>
                  </w:r>
                </w:p>
              </w:tc>
              <w:tc>
                <w:tcPr>
                  <w:tcW w:w="1522" w:type="dxa"/>
                </w:tcPr>
                <w:p w14:paraId="000A7DD2" w14:textId="77777777" w:rsidR="00280421" w:rsidRDefault="00280421" w:rsidP="00280421">
                  <w:pPr>
                    <w:spacing w:line="360" w:lineRule="auto"/>
                    <w:ind w:firstLine="0"/>
                    <w:jc w:val="right"/>
                    <w:rPr>
                      <w:lang w:val="en-US"/>
                    </w:rPr>
                  </w:pPr>
                  <w:r w:rsidRPr="00F54177">
                    <w:rPr>
                      <w:lang w:val="en-US"/>
                    </w:rPr>
                    <w:t xml:space="preserve">35.34 </w:t>
                  </w:r>
                </w:p>
              </w:tc>
              <w:tc>
                <w:tcPr>
                  <w:tcW w:w="2022" w:type="dxa"/>
                </w:tcPr>
                <w:p w14:paraId="2D899AFC" w14:textId="77777777" w:rsidR="00280421" w:rsidRDefault="00280421" w:rsidP="00280421">
                  <w:pPr>
                    <w:spacing w:line="360" w:lineRule="auto"/>
                    <w:ind w:firstLine="0"/>
                    <w:jc w:val="right"/>
                    <w:rPr>
                      <w:lang w:val="en-US"/>
                    </w:rPr>
                  </w:pPr>
                  <w:r w:rsidRPr="00F54177">
                    <w:rPr>
                      <w:lang w:val="en-US"/>
                    </w:rPr>
                    <w:t xml:space="preserve">28.34 </w:t>
                  </w:r>
                </w:p>
              </w:tc>
              <w:tc>
                <w:tcPr>
                  <w:tcW w:w="1701" w:type="dxa"/>
                </w:tcPr>
                <w:p w14:paraId="130B8A25" w14:textId="77777777" w:rsidR="00280421" w:rsidRDefault="00280421" w:rsidP="00280421">
                  <w:pPr>
                    <w:spacing w:line="360" w:lineRule="auto"/>
                    <w:ind w:firstLine="0"/>
                    <w:jc w:val="right"/>
                    <w:rPr>
                      <w:lang w:val="en-US"/>
                    </w:rPr>
                  </w:pPr>
                  <w:r w:rsidRPr="00F54177">
                    <w:rPr>
                      <w:lang w:val="en-US"/>
                    </w:rPr>
                    <w:t>19.14</w:t>
                  </w:r>
                </w:p>
              </w:tc>
            </w:tr>
            <w:tr w:rsidR="00280421" w:rsidRPr="00CC6CC8" w14:paraId="089EFFD7" w14:textId="77777777" w:rsidTr="00220152">
              <w:trPr>
                <w:trHeight w:val="431"/>
              </w:trPr>
              <w:tc>
                <w:tcPr>
                  <w:tcW w:w="782" w:type="dxa"/>
                </w:tcPr>
                <w:p w14:paraId="176B6CB9" w14:textId="77777777" w:rsidR="00280421" w:rsidRDefault="00280421" w:rsidP="00280421">
                  <w:pPr>
                    <w:spacing w:line="360" w:lineRule="auto"/>
                    <w:ind w:firstLine="0"/>
                    <w:rPr>
                      <w:lang w:val="en-US"/>
                    </w:rPr>
                  </w:pPr>
                  <w:r>
                    <w:rPr>
                      <w:lang w:val="en-US"/>
                    </w:rPr>
                    <w:t>13</w:t>
                  </w:r>
                </w:p>
              </w:tc>
              <w:commentRangeStart w:id="322"/>
              <w:tc>
                <w:tcPr>
                  <w:tcW w:w="939" w:type="dxa"/>
                </w:tcPr>
                <w:p w14:paraId="0F36BA72"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ion</m:t>
                          </m:r>
                        </m:sub>
                      </m:sSub>
                      <w:commentRangeEnd w:id="322"/>
                      <m:r>
                        <m:rPr>
                          <m:sty m:val="p"/>
                        </m:rPr>
                        <w:rPr>
                          <w:rStyle w:val="Kommentarzeichen"/>
                        </w:rPr>
                        <w:commentReference w:id="322"/>
                      </m:r>
                    </m:oMath>
                  </m:oMathPara>
                </w:p>
              </w:tc>
              <w:tc>
                <w:tcPr>
                  <w:tcW w:w="859" w:type="dxa"/>
                  <w:vAlign w:val="center"/>
                </w:tcPr>
                <w:p w14:paraId="6E45746D" w14:textId="782CF742" w:rsidR="00280421" w:rsidRPr="00F54177" w:rsidRDefault="00280421" w:rsidP="00280421">
                  <w:pPr>
                    <w:spacing w:line="360" w:lineRule="auto"/>
                    <w:ind w:firstLine="0"/>
                    <w:jc w:val="right"/>
                    <w:rPr>
                      <w:lang w:val="en-US"/>
                    </w:rPr>
                  </w:pPr>
                  <w:r w:rsidRPr="00531DBF">
                    <w:rPr>
                      <w:lang w:val="en-US"/>
                    </w:rPr>
                    <w:t>0.0</w:t>
                  </w:r>
                  <w:r>
                    <w:rPr>
                      <w:lang w:val="en-US"/>
                    </w:rPr>
                    <w:t>5</w:t>
                  </w:r>
                </w:p>
              </w:tc>
              <w:tc>
                <w:tcPr>
                  <w:tcW w:w="1570" w:type="dxa"/>
                </w:tcPr>
                <w:p w14:paraId="7F09395C" w14:textId="0E79B5F0" w:rsidR="00280421" w:rsidRDefault="00280421" w:rsidP="00280421">
                  <w:pPr>
                    <w:spacing w:line="360" w:lineRule="auto"/>
                    <w:ind w:firstLine="0"/>
                    <w:jc w:val="right"/>
                    <w:rPr>
                      <w:lang w:val="en-US"/>
                    </w:rPr>
                  </w:pPr>
                  <w:r w:rsidRPr="00F54177">
                    <w:rPr>
                      <w:lang w:val="en-US"/>
                    </w:rPr>
                    <w:t>-0.0</w:t>
                  </w:r>
                  <w:r>
                    <w:rPr>
                      <w:lang w:val="en-US"/>
                    </w:rPr>
                    <w:t>3</w:t>
                  </w:r>
                  <w:r w:rsidRPr="00F54177">
                    <w:rPr>
                      <w:lang w:val="en-US"/>
                    </w:rPr>
                    <w:t xml:space="preserve"> </w:t>
                  </w:r>
                </w:p>
              </w:tc>
              <w:tc>
                <w:tcPr>
                  <w:tcW w:w="1522" w:type="dxa"/>
                </w:tcPr>
                <w:p w14:paraId="1FEA7F13" w14:textId="77777777" w:rsidR="00280421" w:rsidRDefault="00280421" w:rsidP="00280421">
                  <w:pPr>
                    <w:spacing w:line="360" w:lineRule="auto"/>
                    <w:ind w:firstLine="0"/>
                    <w:jc w:val="right"/>
                    <w:rPr>
                      <w:lang w:val="en-US"/>
                    </w:rPr>
                  </w:pPr>
                  <w:r w:rsidRPr="00F54177">
                    <w:rPr>
                      <w:lang w:val="en-US"/>
                    </w:rPr>
                    <w:t>0.0</w:t>
                  </w:r>
                  <w:r>
                    <w:rPr>
                      <w:lang w:val="en-US"/>
                    </w:rPr>
                    <w:t>0</w:t>
                  </w:r>
                  <w:r w:rsidRPr="00F54177">
                    <w:rPr>
                      <w:lang w:val="en-US"/>
                    </w:rPr>
                    <w:t xml:space="preserve"> </w:t>
                  </w:r>
                </w:p>
              </w:tc>
              <w:tc>
                <w:tcPr>
                  <w:tcW w:w="2022" w:type="dxa"/>
                </w:tcPr>
                <w:p w14:paraId="0219D11A" w14:textId="77777777" w:rsidR="00280421" w:rsidRDefault="00280421" w:rsidP="00280421">
                  <w:pPr>
                    <w:spacing w:line="360" w:lineRule="auto"/>
                    <w:ind w:firstLine="0"/>
                    <w:jc w:val="right"/>
                    <w:rPr>
                      <w:lang w:val="en-US"/>
                    </w:rPr>
                  </w:pPr>
                  <w:r w:rsidRPr="00F54177">
                    <w:rPr>
                      <w:lang w:val="en-US"/>
                    </w:rPr>
                    <w:t>0.</w:t>
                  </w:r>
                  <w:r>
                    <w:rPr>
                      <w:lang w:val="en-US"/>
                    </w:rPr>
                    <w:t>01</w:t>
                  </w:r>
                  <w:r w:rsidRPr="00F54177">
                    <w:rPr>
                      <w:lang w:val="en-US"/>
                    </w:rPr>
                    <w:t xml:space="preserve"> </w:t>
                  </w:r>
                </w:p>
              </w:tc>
              <w:tc>
                <w:tcPr>
                  <w:tcW w:w="1701" w:type="dxa"/>
                </w:tcPr>
                <w:p w14:paraId="337773B7" w14:textId="77777777" w:rsidR="00280421" w:rsidRDefault="00280421" w:rsidP="00280421">
                  <w:pPr>
                    <w:spacing w:line="360" w:lineRule="auto"/>
                    <w:ind w:firstLine="0"/>
                    <w:jc w:val="right"/>
                    <w:rPr>
                      <w:lang w:val="en-US"/>
                    </w:rPr>
                  </w:pPr>
                  <w:r w:rsidRPr="00F54177">
                    <w:rPr>
                      <w:lang w:val="en-US"/>
                    </w:rPr>
                    <w:t>0.0</w:t>
                  </w:r>
                  <w:r>
                    <w:rPr>
                      <w:lang w:val="en-US"/>
                    </w:rPr>
                    <w:t>2</w:t>
                  </w:r>
                </w:p>
              </w:tc>
            </w:tr>
            <w:tr w:rsidR="00280421" w:rsidRPr="00CC6CC8" w14:paraId="3DBD1D36" w14:textId="77777777" w:rsidTr="00220152">
              <w:trPr>
                <w:trHeight w:val="421"/>
              </w:trPr>
              <w:tc>
                <w:tcPr>
                  <w:tcW w:w="782" w:type="dxa"/>
                </w:tcPr>
                <w:p w14:paraId="56C982BE" w14:textId="77777777" w:rsidR="00280421" w:rsidRDefault="00280421" w:rsidP="00280421">
                  <w:pPr>
                    <w:spacing w:line="360" w:lineRule="auto"/>
                    <w:ind w:firstLine="0"/>
                    <w:rPr>
                      <w:lang w:val="en-US"/>
                    </w:rPr>
                  </w:pPr>
                  <w:r>
                    <w:rPr>
                      <w:lang w:val="en-US"/>
                    </w:rPr>
                    <w:t>14</w:t>
                  </w:r>
                </w:p>
              </w:tc>
              <w:tc>
                <w:tcPr>
                  <w:tcW w:w="939" w:type="dxa"/>
                </w:tcPr>
                <w:p w14:paraId="0BA9903D"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ac-</m:t>
                          </m:r>
                        </m:sub>
                      </m:sSub>
                    </m:oMath>
                  </m:oMathPara>
                </w:p>
              </w:tc>
              <w:tc>
                <w:tcPr>
                  <w:tcW w:w="859" w:type="dxa"/>
                  <w:vAlign w:val="center"/>
                </w:tcPr>
                <w:p w14:paraId="36D6FCA2" w14:textId="70169177" w:rsidR="00280421" w:rsidRPr="00F54177" w:rsidRDefault="00280421" w:rsidP="00280421">
                  <w:pPr>
                    <w:spacing w:line="360" w:lineRule="auto"/>
                    <w:ind w:firstLine="0"/>
                    <w:jc w:val="right"/>
                    <w:rPr>
                      <w:lang w:val="en-US"/>
                    </w:rPr>
                  </w:pPr>
                  <w:r w:rsidRPr="00531DBF">
                    <w:rPr>
                      <w:lang w:val="en-US"/>
                    </w:rPr>
                    <w:t>0.0</w:t>
                  </w:r>
                  <w:r>
                    <w:rPr>
                      <w:lang w:val="en-US"/>
                    </w:rPr>
                    <w:t>5</w:t>
                  </w:r>
                </w:p>
              </w:tc>
              <w:tc>
                <w:tcPr>
                  <w:tcW w:w="1570" w:type="dxa"/>
                </w:tcPr>
                <w:p w14:paraId="7736EC78" w14:textId="79907B4C" w:rsidR="00280421" w:rsidRDefault="00280421" w:rsidP="00280421">
                  <w:pPr>
                    <w:spacing w:line="360" w:lineRule="auto"/>
                    <w:ind w:firstLine="0"/>
                    <w:jc w:val="right"/>
                    <w:rPr>
                      <w:lang w:val="en-US"/>
                    </w:rPr>
                  </w:pPr>
                  <w:r w:rsidRPr="00F54177">
                    <w:rPr>
                      <w:lang w:val="en-US"/>
                    </w:rPr>
                    <w:t>1.</w:t>
                  </w:r>
                  <w:r>
                    <w:rPr>
                      <w:lang w:val="en-US"/>
                    </w:rPr>
                    <w:t>02</w:t>
                  </w:r>
                  <w:r w:rsidRPr="00F54177">
                    <w:rPr>
                      <w:lang w:val="en-US"/>
                    </w:rPr>
                    <w:t xml:space="preserve"> </w:t>
                  </w:r>
                </w:p>
              </w:tc>
              <w:tc>
                <w:tcPr>
                  <w:tcW w:w="1522" w:type="dxa"/>
                </w:tcPr>
                <w:p w14:paraId="111ABD0C" w14:textId="77777777" w:rsidR="00280421" w:rsidRDefault="00280421" w:rsidP="00280421">
                  <w:pPr>
                    <w:spacing w:line="360" w:lineRule="auto"/>
                    <w:ind w:firstLine="0"/>
                    <w:jc w:val="right"/>
                    <w:rPr>
                      <w:lang w:val="en-US"/>
                    </w:rPr>
                  </w:pPr>
                  <w:r>
                    <w:rPr>
                      <w:lang w:val="en-US"/>
                    </w:rPr>
                    <w:t>5.46</w:t>
                  </w:r>
                </w:p>
              </w:tc>
              <w:tc>
                <w:tcPr>
                  <w:tcW w:w="2022" w:type="dxa"/>
                </w:tcPr>
                <w:p w14:paraId="49D32CBB" w14:textId="77777777" w:rsidR="00280421" w:rsidRDefault="00280421" w:rsidP="00280421">
                  <w:pPr>
                    <w:spacing w:line="360" w:lineRule="auto"/>
                    <w:ind w:firstLine="0"/>
                    <w:jc w:val="right"/>
                    <w:rPr>
                      <w:lang w:val="en-US"/>
                    </w:rPr>
                  </w:pPr>
                  <w:r>
                    <w:rPr>
                      <w:lang w:val="en-US"/>
                    </w:rPr>
                    <w:t>0</w:t>
                  </w:r>
                  <w:r w:rsidRPr="00F54177">
                    <w:rPr>
                      <w:lang w:val="en-US"/>
                    </w:rPr>
                    <w:t>.</w:t>
                  </w:r>
                  <w:r>
                    <w:rPr>
                      <w:lang w:val="en-US"/>
                    </w:rPr>
                    <w:t>99</w:t>
                  </w:r>
                  <w:r w:rsidRPr="00F54177">
                    <w:rPr>
                      <w:lang w:val="en-US"/>
                    </w:rPr>
                    <w:t xml:space="preserve"> </w:t>
                  </w:r>
                </w:p>
              </w:tc>
              <w:tc>
                <w:tcPr>
                  <w:tcW w:w="1701" w:type="dxa"/>
                </w:tcPr>
                <w:p w14:paraId="4567E4B0" w14:textId="77777777" w:rsidR="00280421" w:rsidRDefault="00280421" w:rsidP="00280421">
                  <w:pPr>
                    <w:spacing w:line="360" w:lineRule="auto"/>
                    <w:ind w:firstLine="0"/>
                    <w:jc w:val="right"/>
                    <w:rPr>
                      <w:lang w:val="en-US"/>
                    </w:rPr>
                  </w:pPr>
                  <w:r w:rsidRPr="00F54177">
                    <w:rPr>
                      <w:lang w:val="en-US"/>
                    </w:rPr>
                    <w:t>4.5</w:t>
                  </w:r>
                  <w:r>
                    <w:rPr>
                      <w:lang w:val="en-US"/>
                    </w:rPr>
                    <w:t>3</w:t>
                  </w:r>
                </w:p>
              </w:tc>
            </w:tr>
            <w:tr w:rsidR="00280421" w:rsidRPr="00CC6CC8" w14:paraId="438057EF" w14:textId="77777777" w:rsidTr="00220152">
              <w:trPr>
                <w:trHeight w:val="431"/>
              </w:trPr>
              <w:tc>
                <w:tcPr>
                  <w:tcW w:w="782" w:type="dxa"/>
                </w:tcPr>
                <w:p w14:paraId="1B168254" w14:textId="77777777" w:rsidR="00280421" w:rsidRDefault="00280421" w:rsidP="00280421">
                  <w:pPr>
                    <w:spacing w:line="360" w:lineRule="auto"/>
                    <w:ind w:firstLine="0"/>
                    <w:rPr>
                      <w:lang w:val="en-US"/>
                    </w:rPr>
                  </w:pPr>
                  <w:r>
                    <w:rPr>
                      <w:lang w:val="en-US"/>
                    </w:rPr>
                    <w:t>15</w:t>
                  </w:r>
                </w:p>
              </w:tc>
              <w:tc>
                <w:tcPr>
                  <w:tcW w:w="939" w:type="dxa"/>
                </w:tcPr>
                <w:p w14:paraId="49927E99"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hco3-</m:t>
                          </m:r>
                        </m:sub>
                      </m:sSub>
                    </m:oMath>
                  </m:oMathPara>
                </w:p>
              </w:tc>
              <w:tc>
                <w:tcPr>
                  <w:tcW w:w="859" w:type="dxa"/>
                  <w:vAlign w:val="center"/>
                </w:tcPr>
                <w:p w14:paraId="455E526C" w14:textId="2CD7710D" w:rsidR="00280421" w:rsidRDefault="00280421" w:rsidP="00280421">
                  <w:pPr>
                    <w:spacing w:line="360" w:lineRule="auto"/>
                    <w:ind w:firstLine="0"/>
                    <w:jc w:val="right"/>
                    <w:rPr>
                      <w:lang w:val="en-US"/>
                    </w:rPr>
                  </w:pPr>
                  <w:r>
                    <w:rPr>
                      <w:lang w:val="en-US"/>
                    </w:rPr>
                    <w:t>4.54</w:t>
                  </w:r>
                </w:p>
              </w:tc>
              <w:tc>
                <w:tcPr>
                  <w:tcW w:w="1570" w:type="dxa"/>
                </w:tcPr>
                <w:p w14:paraId="3204ED2D" w14:textId="70A6AD96" w:rsidR="00280421" w:rsidRPr="00F54177" w:rsidRDefault="00280421" w:rsidP="00280421">
                  <w:pPr>
                    <w:spacing w:line="360" w:lineRule="auto"/>
                    <w:ind w:firstLine="0"/>
                    <w:jc w:val="right"/>
                    <w:rPr>
                      <w:lang w:val="en-US"/>
                    </w:rPr>
                  </w:pPr>
                  <w:r>
                    <w:rPr>
                      <w:lang w:val="en-US"/>
                    </w:rPr>
                    <w:t>0.00</w:t>
                  </w:r>
                </w:p>
              </w:tc>
              <w:tc>
                <w:tcPr>
                  <w:tcW w:w="1522" w:type="dxa"/>
                </w:tcPr>
                <w:p w14:paraId="020BB0F7" w14:textId="77777777" w:rsidR="00280421" w:rsidRPr="00F54177" w:rsidRDefault="00280421" w:rsidP="00280421">
                  <w:pPr>
                    <w:spacing w:line="360" w:lineRule="auto"/>
                    <w:ind w:firstLine="0"/>
                    <w:jc w:val="right"/>
                    <w:rPr>
                      <w:lang w:val="en-US"/>
                    </w:rPr>
                  </w:pPr>
                  <w:r>
                    <w:rPr>
                      <w:lang w:val="en-US"/>
                    </w:rPr>
                    <w:t>0.00</w:t>
                  </w:r>
                </w:p>
              </w:tc>
              <w:tc>
                <w:tcPr>
                  <w:tcW w:w="2022" w:type="dxa"/>
                </w:tcPr>
                <w:p w14:paraId="1590B080" w14:textId="77777777" w:rsidR="00280421" w:rsidRPr="00F54177" w:rsidRDefault="00280421" w:rsidP="00280421">
                  <w:pPr>
                    <w:spacing w:line="360" w:lineRule="auto"/>
                    <w:ind w:firstLine="0"/>
                    <w:jc w:val="right"/>
                    <w:rPr>
                      <w:lang w:val="en-US"/>
                    </w:rPr>
                  </w:pPr>
                  <w:r>
                    <w:rPr>
                      <w:lang w:val="en-US"/>
                    </w:rPr>
                    <w:t>0.00</w:t>
                  </w:r>
                </w:p>
              </w:tc>
              <w:tc>
                <w:tcPr>
                  <w:tcW w:w="1701" w:type="dxa"/>
                </w:tcPr>
                <w:p w14:paraId="6ACFDDE4" w14:textId="77777777" w:rsidR="00280421" w:rsidRPr="00F54177" w:rsidRDefault="00280421" w:rsidP="00280421">
                  <w:pPr>
                    <w:spacing w:line="360" w:lineRule="auto"/>
                    <w:ind w:firstLine="0"/>
                    <w:jc w:val="right"/>
                    <w:rPr>
                      <w:lang w:val="en-US"/>
                    </w:rPr>
                  </w:pPr>
                  <w:r>
                    <w:rPr>
                      <w:lang w:val="en-US"/>
                    </w:rPr>
                    <w:t>0.00</w:t>
                  </w:r>
                </w:p>
              </w:tc>
            </w:tr>
            <w:tr w:rsidR="00280421" w:rsidRPr="00CC6CC8" w14:paraId="50B4494F" w14:textId="77777777" w:rsidTr="00220152">
              <w:trPr>
                <w:trHeight w:val="431"/>
              </w:trPr>
              <w:tc>
                <w:tcPr>
                  <w:tcW w:w="782" w:type="dxa"/>
                </w:tcPr>
                <w:p w14:paraId="2DBA3914" w14:textId="77777777" w:rsidR="00280421" w:rsidRDefault="00280421" w:rsidP="00280421">
                  <w:pPr>
                    <w:spacing w:line="360" w:lineRule="auto"/>
                    <w:ind w:firstLine="0"/>
                    <w:rPr>
                      <w:lang w:val="en-US"/>
                    </w:rPr>
                  </w:pPr>
                  <w:r>
                    <w:rPr>
                      <w:lang w:val="en-US"/>
                    </w:rPr>
                    <w:t>16</w:t>
                  </w:r>
                </w:p>
              </w:tc>
              <w:tc>
                <w:tcPr>
                  <w:tcW w:w="939" w:type="dxa"/>
                </w:tcPr>
                <w:p w14:paraId="5C2C7228"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nh3</m:t>
                          </m:r>
                        </m:sub>
                      </m:sSub>
                    </m:oMath>
                  </m:oMathPara>
                </w:p>
              </w:tc>
              <w:tc>
                <w:tcPr>
                  <w:tcW w:w="859" w:type="dxa"/>
                  <w:vAlign w:val="center"/>
                </w:tcPr>
                <w:p w14:paraId="09D5653C" w14:textId="6018CC13" w:rsidR="00280421" w:rsidRPr="00F54177" w:rsidRDefault="00280421" w:rsidP="00280421">
                  <w:pPr>
                    <w:spacing w:line="360" w:lineRule="auto"/>
                    <w:ind w:firstLine="0"/>
                    <w:jc w:val="right"/>
                    <w:rPr>
                      <w:lang w:val="en-US"/>
                    </w:rPr>
                  </w:pPr>
                  <w:r w:rsidRPr="00531DBF">
                    <w:rPr>
                      <w:lang w:val="en-US"/>
                    </w:rPr>
                    <w:t>0.</w:t>
                  </w:r>
                  <w:r>
                    <w:rPr>
                      <w:lang w:val="en-US"/>
                    </w:rPr>
                    <w:t>02</w:t>
                  </w:r>
                </w:p>
              </w:tc>
              <w:tc>
                <w:tcPr>
                  <w:tcW w:w="1570" w:type="dxa"/>
                </w:tcPr>
                <w:p w14:paraId="7A46C5DA" w14:textId="4E8CC7AF" w:rsidR="00280421" w:rsidRDefault="00280421" w:rsidP="00280421">
                  <w:pPr>
                    <w:spacing w:line="360" w:lineRule="auto"/>
                    <w:ind w:firstLine="0"/>
                    <w:jc w:val="right"/>
                    <w:rPr>
                      <w:lang w:val="en-US"/>
                    </w:rPr>
                  </w:pPr>
                  <w:r w:rsidRPr="00F54177">
                    <w:rPr>
                      <w:lang w:val="en-US"/>
                    </w:rPr>
                    <w:t>0</w:t>
                  </w:r>
                  <w:r>
                    <w:rPr>
                      <w:lang w:val="en-US"/>
                    </w:rPr>
                    <w:t>.00</w:t>
                  </w:r>
                </w:p>
              </w:tc>
              <w:tc>
                <w:tcPr>
                  <w:tcW w:w="1522" w:type="dxa"/>
                </w:tcPr>
                <w:p w14:paraId="08213E80" w14:textId="77777777" w:rsidR="00280421" w:rsidRDefault="00280421" w:rsidP="00280421">
                  <w:pPr>
                    <w:spacing w:line="360" w:lineRule="auto"/>
                    <w:ind w:firstLine="0"/>
                    <w:jc w:val="right"/>
                    <w:rPr>
                      <w:lang w:val="en-US"/>
                    </w:rPr>
                  </w:pPr>
                  <w:r w:rsidRPr="00F54177">
                    <w:rPr>
                      <w:lang w:val="en-US"/>
                    </w:rPr>
                    <w:t>0</w:t>
                  </w:r>
                  <w:r>
                    <w:rPr>
                      <w:lang w:val="en-US"/>
                    </w:rPr>
                    <w:t>.00</w:t>
                  </w:r>
                </w:p>
              </w:tc>
              <w:tc>
                <w:tcPr>
                  <w:tcW w:w="2022" w:type="dxa"/>
                </w:tcPr>
                <w:p w14:paraId="7E67632D" w14:textId="77777777" w:rsidR="00280421" w:rsidRDefault="00280421" w:rsidP="00280421">
                  <w:pPr>
                    <w:spacing w:line="360" w:lineRule="auto"/>
                    <w:ind w:firstLine="0"/>
                    <w:jc w:val="right"/>
                    <w:rPr>
                      <w:lang w:val="en-US"/>
                    </w:rPr>
                  </w:pPr>
                  <w:r w:rsidRPr="00F54177">
                    <w:rPr>
                      <w:lang w:val="en-US"/>
                    </w:rPr>
                    <w:t>0</w:t>
                  </w:r>
                  <w:r>
                    <w:rPr>
                      <w:lang w:val="en-US"/>
                    </w:rPr>
                    <w:t>.00</w:t>
                  </w:r>
                </w:p>
              </w:tc>
              <w:tc>
                <w:tcPr>
                  <w:tcW w:w="1701" w:type="dxa"/>
                </w:tcPr>
                <w:p w14:paraId="5F54BBC4" w14:textId="77777777" w:rsidR="00280421" w:rsidRDefault="00280421" w:rsidP="00280421">
                  <w:pPr>
                    <w:spacing w:line="360" w:lineRule="auto"/>
                    <w:ind w:firstLine="0"/>
                    <w:jc w:val="right"/>
                    <w:rPr>
                      <w:lang w:val="en-US"/>
                    </w:rPr>
                  </w:pPr>
                  <w:commentRangeStart w:id="323"/>
                  <w:r w:rsidRPr="00F54177">
                    <w:rPr>
                      <w:lang w:val="en-US"/>
                    </w:rPr>
                    <w:t>0.</w:t>
                  </w:r>
                  <w:r>
                    <w:rPr>
                      <w:lang w:val="en-US"/>
                    </w:rPr>
                    <w:t>42</w:t>
                  </w:r>
                  <w:commentRangeEnd w:id="323"/>
                  <w:r w:rsidR="00A0772F">
                    <w:rPr>
                      <w:rStyle w:val="Kommentarzeichen"/>
                    </w:rPr>
                    <w:commentReference w:id="323"/>
                  </w:r>
                </w:p>
              </w:tc>
            </w:tr>
            <w:tr w:rsidR="00280421" w:rsidRPr="00CC6CC8" w14:paraId="3315A986" w14:textId="77777777" w:rsidTr="00220152">
              <w:trPr>
                <w:trHeight w:val="461"/>
              </w:trPr>
              <w:tc>
                <w:tcPr>
                  <w:tcW w:w="782" w:type="dxa"/>
                </w:tcPr>
                <w:p w14:paraId="2F6D4640" w14:textId="77777777" w:rsidR="00280421" w:rsidRDefault="00280421" w:rsidP="00280421">
                  <w:pPr>
                    <w:spacing w:line="360" w:lineRule="auto"/>
                    <w:ind w:firstLine="0"/>
                    <w:rPr>
                      <w:lang w:val="en-US"/>
                    </w:rPr>
                  </w:pPr>
                  <w:r>
                    <w:rPr>
                      <w:lang w:val="en-US"/>
                    </w:rPr>
                    <w:t>17</w:t>
                  </w:r>
                </w:p>
              </w:tc>
              <w:tc>
                <w:tcPr>
                  <w:tcW w:w="939" w:type="dxa"/>
                </w:tcPr>
                <w:p w14:paraId="0E2CC3F8"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ch4,gas</m:t>
                          </m:r>
                        </m:sub>
                      </m:sSub>
                    </m:oMath>
                  </m:oMathPara>
                </w:p>
              </w:tc>
              <w:tc>
                <w:tcPr>
                  <w:tcW w:w="859" w:type="dxa"/>
                  <w:vAlign w:val="center"/>
                </w:tcPr>
                <w:p w14:paraId="4B2D9426" w14:textId="3259D244" w:rsidR="00280421" w:rsidRDefault="00280421" w:rsidP="00280421">
                  <w:pPr>
                    <w:spacing w:line="360" w:lineRule="auto"/>
                    <w:ind w:firstLine="0"/>
                    <w:jc w:val="right"/>
                    <w:rPr>
                      <w:lang w:val="en-US"/>
                    </w:rPr>
                  </w:pPr>
                  <w:r w:rsidRPr="00531DBF">
                    <w:rPr>
                      <w:lang w:val="en-US"/>
                    </w:rPr>
                    <w:t>0.</w:t>
                  </w:r>
                  <w:r>
                    <w:rPr>
                      <w:lang w:val="en-US"/>
                    </w:rPr>
                    <w:t>36</w:t>
                  </w:r>
                </w:p>
              </w:tc>
              <w:tc>
                <w:tcPr>
                  <w:tcW w:w="1570" w:type="dxa"/>
                </w:tcPr>
                <w:p w14:paraId="0D5AF484" w14:textId="5A996E69" w:rsidR="00280421" w:rsidRPr="00F54177" w:rsidRDefault="00280421" w:rsidP="00280421">
                  <w:pPr>
                    <w:spacing w:line="360" w:lineRule="auto"/>
                    <w:ind w:firstLine="0"/>
                    <w:jc w:val="right"/>
                    <w:rPr>
                      <w:lang w:val="en-US"/>
                    </w:rPr>
                  </w:pPr>
                  <w:r>
                    <w:rPr>
                      <w:lang w:val="en-US"/>
                    </w:rPr>
                    <w:t>0.00</w:t>
                  </w:r>
                </w:p>
              </w:tc>
              <w:tc>
                <w:tcPr>
                  <w:tcW w:w="1522" w:type="dxa"/>
                </w:tcPr>
                <w:p w14:paraId="756325A5" w14:textId="77777777" w:rsidR="00280421" w:rsidRPr="00F54177" w:rsidRDefault="00280421" w:rsidP="00280421">
                  <w:pPr>
                    <w:spacing w:line="360" w:lineRule="auto"/>
                    <w:ind w:firstLine="0"/>
                    <w:jc w:val="right"/>
                    <w:rPr>
                      <w:lang w:val="en-US"/>
                    </w:rPr>
                  </w:pPr>
                  <w:r>
                    <w:rPr>
                      <w:lang w:val="en-US"/>
                    </w:rPr>
                    <w:t>0.00</w:t>
                  </w:r>
                </w:p>
              </w:tc>
              <w:tc>
                <w:tcPr>
                  <w:tcW w:w="2022" w:type="dxa"/>
                </w:tcPr>
                <w:p w14:paraId="77A825E5" w14:textId="77777777" w:rsidR="00280421" w:rsidRPr="00F54177" w:rsidRDefault="00280421" w:rsidP="00280421">
                  <w:pPr>
                    <w:spacing w:line="360" w:lineRule="auto"/>
                    <w:ind w:firstLine="0"/>
                    <w:jc w:val="right"/>
                    <w:rPr>
                      <w:lang w:val="en-US"/>
                    </w:rPr>
                  </w:pPr>
                  <w:r>
                    <w:rPr>
                      <w:lang w:val="en-US"/>
                    </w:rPr>
                    <w:t>0.00</w:t>
                  </w:r>
                </w:p>
              </w:tc>
              <w:tc>
                <w:tcPr>
                  <w:tcW w:w="1701" w:type="dxa"/>
                </w:tcPr>
                <w:p w14:paraId="08C2C53F" w14:textId="77777777" w:rsidR="00280421" w:rsidRPr="00F54177" w:rsidRDefault="00280421" w:rsidP="00280421">
                  <w:pPr>
                    <w:spacing w:line="360" w:lineRule="auto"/>
                    <w:ind w:firstLine="0"/>
                    <w:jc w:val="right"/>
                    <w:rPr>
                      <w:lang w:val="en-US"/>
                    </w:rPr>
                  </w:pPr>
                  <w:r>
                    <w:rPr>
                      <w:lang w:val="en-US"/>
                    </w:rPr>
                    <w:t>0.00</w:t>
                  </w:r>
                </w:p>
              </w:tc>
            </w:tr>
            <w:tr w:rsidR="00280421" w:rsidRPr="00CE744A" w14:paraId="26B777DC" w14:textId="77777777" w:rsidTr="00220152">
              <w:trPr>
                <w:trHeight w:val="461"/>
              </w:trPr>
              <w:tc>
                <w:tcPr>
                  <w:tcW w:w="782" w:type="dxa"/>
                  <w:tcBorders>
                    <w:bottom w:val="dotted" w:sz="4" w:space="0" w:color="auto"/>
                  </w:tcBorders>
                </w:tcPr>
                <w:p w14:paraId="611556E4" w14:textId="77777777" w:rsidR="00280421" w:rsidRDefault="00280421" w:rsidP="00280421">
                  <w:pPr>
                    <w:spacing w:line="360" w:lineRule="auto"/>
                    <w:ind w:firstLine="0"/>
                    <w:rPr>
                      <w:lang w:val="en-US"/>
                    </w:rPr>
                  </w:pPr>
                  <w:r>
                    <w:rPr>
                      <w:lang w:val="en-US"/>
                    </w:rPr>
                    <w:t>18</w:t>
                  </w:r>
                </w:p>
              </w:tc>
              <w:tc>
                <w:tcPr>
                  <w:tcW w:w="939" w:type="dxa"/>
                  <w:tcBorders>
                    <w:bottom w:val="dotted" w:sz="4" w:space="0" w:color="auto"/>
                  </w:tcBorders>
                </w:tcPr>
                <w:p w14:paraId="0AB3412C" w14:textId="77777777" w:rsidR="00280421" w:rsidRDefault="003277B2"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co2,gas</m:t>
                          </m:r>
                        </m:sub>
                      </m:sSub>
                    </m:oMath>
                  </m:oMathPara>
                </w:p>
              </w:tc>
              <w:tc>
                <w:tcPr>
                  <w:tcW w:w="859" w:type="dxa"/>
                  <w:tcBorders>
                    <w:bottom w:val="dotted" w:sz="4" w:space="0" w:color="auto"/>
                  </w:tcBorders>
                  <w:vAlign w:val="center"/>
                </w:tcPr>
                <w:p w14:paraId="4DEF97D1" w14:textId="3AE43A9E" w:rsidR="00280421" w:rsidRDefault="00280421" w:rsidP="00280421">
                  <w:pPr>
                    <w:spacing w:line="360" w:lineRule="auto"/>
                    <w:ind w:firstLine="0"/>
                    <w:jc w:val="right"/>
                    <w:rPr>
                      <w:lang w:val="en-US"/>
                    </w:rPr>
                  </w:pPr>
                  <w:r w:rsidRPr="00531DBF">
                    <w:rPr>
                      <w:lang w:val="en-US"/>
                    </w:rPr>
                    <w:t>0.</w:t>
                  </w:r>
                  <w:r>
                    <w:rPr>
                      <w:lang w:val="en-US"/>
                    </w:rPr>
                    <w:t>66</w:t>
                  </w:r>
                </w:p>
              </w:tc>
              <w:tc>
                <w:tcPr>
                  <w:tcW w:w="1570" w:type="dxa"/>
                  <w:tcBorders>
                    <w:bottom w:val="dotted" w:sz="4" w:space="0" w:color="auto"/>
                  </w:tcBorders>
                </w:tcPr>
                <w:p w14:paraId="0BE0DE53" w14:textId="2E996620" w:rsidR="00280421" w:rsidRPr="00F54177" w:rsidRDefault="00280421" w:rsidP="00280421">
                  <w:pPr>
                    <w:spacing w:line="360" w:lineRule="auto"/>
                    <w:ind w:firstLine="0"/>
                    <w:jc w:val="right"/>
                    <w:rPr>
                      <w:lang w:val="en-US"/>
                    </w:rPr>
                  </w:pPr>
                  <w:r>
                    <w:rPr>
                      <w:lang w:val="en-US"/>
                    </w:rPr>
                    <w:t>0.00</w:t>
                  </w:r>
                </w:p>
              </w:tc>
              <w:tc>
                <w:tcPr>
                  <w:tcW w:w="1522" w:type="dxa"/>
                  <w:tcBorders>
                    <w:bottom w:val="dotted" w:sz="4" w:space="0" w:color="auto"/>
                  </w:tcBorders>
                </w:tcPr>
                <w:p w14:paraId="4CBDDCE2" w14:textId="77777777" w:rsidR="00280421" w:rsidRPr="00F54177" w:rsidRDefault="00280421" w:rsidP="00280421">
                  <w:pPr>
                    <w:spacing w:line="360" w:lineRule="auto"/>
                    <w:ind w:firstLine="0"/>
                    <w:jc w:val="right"/>
                    <w:rPr>
                      <w:lang w:val="en-US"/>
                    </w:rPr>
                  </w:pPr>
                  <w:r>
                    <w:rPr>
                      <w:lang w:val="en-US"/>
                    </w:rPr>
                    <w:t>0.00</w:t>
                  </w:r>
                </w:p>
              </w:tc>
              <w:tc>
                <w:tcPr>
                  <w:tcW w:w="2022" w:type="dxa"/>
                  <w:tcBorders>
                    <w:bottom w:val="dotted" w:sz="4" w:space="0" w:color="auto"/>
                  </w:tcBorders>
                </w:tcPr>
                <w:p w14:paraId="2ACFB5ED" w14:textId="77777777" w:rsidR="00280421" w:rsidRPr="00F54177" w:rsidRDefault="00280421" w:rsidP="00280421">
                  <w:pPr>
                    <w:spacing w:line="360" w:lineRule="auto"/>
                    <w:ind w:firstLine="0"/>
                    <w:jc w:val="right"/>
                    <w:rPr>
                      <w:lang w:val="en-US"/>
                    </w:rPr>
                  </w:pPr>
                  <w:r>
                    <w:rPr>
                      <w:lang w:val="en-US"/>
                    </w:rPr>
                    <w:t>0.00</w:t>
                  </w:r>
                </w:p>
              </w:tc>
              <w:tc>
                <w:tcPr>
                  <w:tcW w:w="1701" w:type="dxa"/>
                  <w:tcBorders>
                    <w:bottom w:val="dotted" w:sz="4" w:space="0" w:color="auto"/>
                  </w:tcBorders>
                </w:tcPr>
                <w:p w14:paraId="7D83072E" w14:textId="77777777" w:rsidR="00280421" w:rsidRPr="00F54177" w:rsidRDefault="00280421" w:rsidP="00280421">
                  <w:pPr>
                    <w:spacing w:line="360" w:lineRule="auto"/>
                    <w:ind w:firstLine="0"/>
                    <w:jc w:val="right"/>
                    <w:rPr>
                      <w:lang w:val="en-US"/>
                    </w:rPr>
                  </w:pPr>
                  <w:r>
                    <w:rPr>
                      <w:lang w:val="en-US"/>
                    </w:rPr>
                    <w:t>0.00</w:t>
                  </w:r>
                </w:p>
              </w:tc>
            </w:tr>
            <w:tr w:rsidR="00280421" w:rsidRPr="00CE744A" w14:paraId="0FAE9056" w14:textId="77777777" w:rsidTr="00220152">
              <w:trPr>
                <w:trHeight w:val="461"/>
              </w:trPr>
              <w:tc>
                <w:tcPr>
                  <w:tcW w:w="782" w:type="dxa"/>
                  <w:tcBorders>
                    <w:top w:val="dotted" w:sz="4" w:space="0" w:color="auto"/>
                  </w:tcBorders>
                </w:tcPr>
                <w:p w14:paraId="72D06007" w14:textId="54600751" w:rsidR="00280421" w:rsidRDefault="00280421" w:rsidP="00280421">
                  <w:pPr>
                    <w:spacing w:line="360" w:lineRule="auto"/>
                    <w:ind w:firstLine="0"/>
                    <w:rPr>
                      <w:lang w:val="en-US"/>
                    </w:rPr>
                  </w:pPr>
                  <w:r>
                    <w:rPr>
                      <w:lang w:val="en-US"/>
                    </w:rPr>
                    <w:t>19</w:t>
                  </w:r>
                </w:p>
              </w:tc>
              <w:tc>
                <w:tcPr>
                  <w:tcW w:w="939" w:type="dxa"/>
                  <w:tcBorders>
                    <w:top w:val="dotted" w:sz="4" w:space="0" w:color="auto"/>
                  </w:tcBorders>
                </w:tcPr>
                <w:p w14:paraId="3F00F177" w14:textId="2DEA0B5A" w:rsidR="00280421" w:rsidRDefault="003277B2" w:rsidP="00280421">
                  <w:pPr>
                    <w:spacing w:line="360" w:lineRule="auto"/>
                    <w:ind w:firstLine="0"/>
                    <w:rPr>
                      <w:lang w:val="en-US"/>
                    </w:rPr>
                  </w:pPr>
                  <m:oMathPara>
                    <m:oMath>
                      <m:sSub>
                        <m:sSubPr>
                          <m:ctrlPr>
                            <w:rPr>
                              <w:rFonts w:ascii="Cambria Math" w:hAnsi="Cambria Math"/>
                              <w:sz w:val="22"/>
                            </w:rPr>
                          </m:ctrlPr>
                        </m:sSubPr>
                        <m:e>
                          <m:r>
                            <w:rPr>
                              <w:rFonts w:ascii="Cambria Math" w:hAnsi="Cambria Math"/>
                              <w:sz w:val="22"/>
                            </w:rPr>
                            <m:t>V</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sty m:val="p"/>
                            </m:rPr>
                            <w:rPr>
                              <w:rFonts w:ascii="Cambria Math" w:hAnsi="Cambria Math"/>
                              <w:sz w:val="22"/>
                              <w:lang w:val="en-US"/>
                            </w:rPr>
                            <m:t>,GS</m:t>
                          </m:r>
                        </m:sub>
                      </m:sSub>
                    </m:oMath>
                  </m:oMathPara>
                </w:p>
              </w:tc>
              <w:tc>
                <w:tcPr>
                  <w:tcW w:w="859" w:type="dxa"/>
                  <w:tcBorders>
                    <w:top w:val="dotted" w:sz="4" w:space="0" w:color="auto"/>
                  </w:tcBorders>
                  <w:vAlign w:val="center"/>
                </w:tcPr>
                <w:p w14:paraId="43D1AEA7" w14:textId="60A996EA" w:rsidR="00280421" w:rsidRDefault="00280421" w:rsidP="00280421">
                  <w:pPr>
                    <w:spacing w:line="360" w:lineRule="auto"/>
                    <w:ind w:firstLine="0"/>
                    <w:jc w:val="right"/>
                    <w:rPr>
                      <w:lang w:val="en-US"/>
                    </w:rPr>
                  </w:pPr>
                  <w:r>
                    <w:rPr>
                      <w:lang w:val="en-US"/>
                    </w:rPr>
                    <w:t>46</w:t>
                  </w:r>
                </w:p>
              </w:tc>
              <w:tc>
                <w:tcPr>
                  <w:tcW w:w="1570" w:type="dxa"/>
                  <w:tcBorders>
                    <w:top w:val="dotted" w:sz="4" w:space="0" w:color="auto"/>
                  </w:tcBorders>
                </w:tcPr>
                <w:p w14:paraId="7D3240B0" w14:textId="7B9FFD9F" w:rsidR="00280421" w:rsidRDefault="00280421" w:rsidP="00280421">
                  <w:pPr>
                    <w:spacing w:line="360" w:lineRule="auto"/>
                    <w:ind w:firstLine="0"/>
                    <w:jc w:val="right"/>
                    <w:rPr>
                      <w:lang w:val="en-US"/>
                    </w:rPr>
                  </w:pPr>
                  <w:r>
                    <w:rPr>
                      <w:lang w:val="en-US"/>
                    </w:rPr>
                    <w:t>-</w:t>
                  </w:r>
                </w:p>
              </w:tc>
              <w:tc>
                <w:tcPr>
                  <w:tcW w:w="1522" w:type="dxa"/>
                  <w:tcBorders>
                    <w:top w:val="dotted" w:sz="4" w:space="0" w:color="auto"/>
                  </w:tcBorders>
                </w:tcPr>
                <w:p w14:paraId="0BE8A3E4" w14:textId="3C1E889E" w:rsidR="00280421" w:rsidRDefault="00280421" w:rsidP="00280421">
                  <w:pPr>
                    <w:spacing w:line="360" w:lineRule="auto"/>
                    <w:ind w:firstLine="0"/>
                    <w:jc w:val="right"/>
                    <w:rPr>
                      <w:lang w:val="en-US"/>
                    </w:rPr>
                  </w:pPr>
                  <w:r>
                    <w:rPr>
                      <w:lang w:val="en-US"/>
                    </w:rPr>
                    <w:t>-</w:t>
                  </w:r>
                </w:p>
              </w:tc>
              <w:tc>
                <w:tcPr>
                  <w:tcW w:w="2022" w:type="dxa"/>
                  <w:tcBorders>
                    <w:top w:val="dotted" w:sz="4" w:space="0" w:color="auto"/>
                  </w:tcBorders>
                </w:tcPr>
                <w:p w14:paraId="76E4105B" w14:textId="7A6BFBF9" w:rsidR="00280421" w:rsidRDefault="00280421" w:rsidP="00280421">
                  <w:pPr>
                    <w:spacing w:line="360" w:lineRule="auto"/>
                    <w:ind w:firstLine="0"/>
                    <w:jc w:val="right"/>
                    <w:rPr>
                      <w:lang w:val="en-US"/>
                    </w:rPr>
                  </w:pPr>
                  <w:r>
                    <w:rPr>
                      <w:lang w:val="en-US"/>
                    </w:rPr>
                    <w:t>-</w:t>
                  </w:r>
                </w:p>
              </w:tc>
              <w:tc>
                <w:tcPr>
                  <w:tcW w:w="1701" w:type="dxa"/>
                  <w:tcBorders>
                    <w:top w:val="dotted" w:sz="4" w:space="0" w:color="auto"/>
                  </w:tcBorders>
                </w:tcPr>
                <w:p w14:paraId="26546B8C" w14:textId="1BAE72D9" w:rsidR="00280421" w:rsidRDefault="00280421" w:rsidP="00280421">
                  <w:pPr>
                    <w:spacing w:line="360" w:lineRule="auto"/>
                    <w:ind w:firstLine="0"/>
                    <w:jc w:val="right"/>
                    <w:rPr>
                      <w:lang w:val="en-US"/>
                    </w:rPr>
                  </w:pPr>
                  <w:r>
                    <w:rPr>
                      <w:lang w:val="en-US"/>
                    </w:rPr>
                    <w:t>-</w:t>
                  </w:r>
                </w:p>
              </w:tc>
            </w:tr>
            <w:tr w:rsidR="00280421" w:rsidRPr="003277B2" w14:paraId="03D2D932" w14:textId="77777777" w:rsidTr="00220152">
              <w:trPr>
                <w:trHeight w:val="461"/>
              </w:trPr>
              <w:tc>
                <w:tcPr>
                  <w:tcW w:w="782" w:type="dxa"/>
                  <w:tcBorders>
                    <w:bottom w:val="single" w:sz="4" w:space="0" w:color="auto"/>
                  </w:tcBorders>
                </w:tcPr>
                <w:p w14:paraId="4DCE5AAF" w14:textId="0626EBEE" w:rsidR="00280421" w:rsidRDefault="00280421" w:rsidP="00280421">
                  <w:pPr>
                    <w:spacing w:line="360" w:lineRule="auto"/>
                    <w:ind w:firstLine="0"/>
                    <w:rPr>
                      <w:lang w:val="en-US"/>
                    </w:rPr>
                  </w:pPr>
                  <w:r>
                    <w:rPr>
                      <w:lang w:val="en-US"/>
                    </w:rPr>
                    <w:t>20</w:t>
                  </w:r>
                </w:p>
              </w:tc>
              <w:tc>
                <w:tcPr>
                  <w:tcW w:w="939" w:type="dxa"/>
                  <w:tcBorders>
                    <w:bottom w:val="single" w:sz="4" w:space="0" w:color="auto"/>
                  </w:tcBorders>
                </w:tcPr>
                <w:p w14:paraId="0079CD82" w14:textId="3F2506D3" w:rsidR="00280421" w:rsidRDefault="003277B2" w:rsidP="00280421">
                  <w:pPr>
                    <w:spacing w:line="360" w:lineRule="auto"/>
                    <w:ind w:firstLine="0"/>
                    <w:rPr>
                      <w:lang w:val="en-US"/>
                    </w:rPr>
                  </w:pPr>
                  <m:oMathPara>
                    <m:oMath>
                      <m:sSub>
                        <m:sSubPr>
                          <m:ctrlPr>
                            <w:rPr>
                              <w:rFonts w:ascii="Cambria Math" w:hAnsi="Cambria Math"/>
                              <w:sz w:val="22"/>
                            </w:rPr>
                          </m:ctrlPr>
                        </m:sSubPr>
                        <m:e>
                          <m:r>
                            <w:rPr>
                              <w:rFonts w:ascii="Cambria Math" w:hAnsi="Cambria Math"/>
                              <w:sz w:val="22"/>
                            </w:rPr>
                            <m:t>V</m:t>
                          </m:r>
                        </m:e>
                        <m:sub>
                          <m:sSub>
                            <m:sSubPr>
                              <m:ctrlPr>
                                <w:rPr>
                                  <w:rFonts w:ascii="Cambria Math" w:hAnsi="Cambria Math"/>
                                  <w:sz w:val="22"/>
                                </w:rPr>
                              </m:ctrlPr>
                            </m:sSubPr>
                            <m:e>
                              <m:r>
                                <m:rPr>
                                  <m:nor/>
                                </m:rPr>
                                <w:rPr>
                                  <w:rFonts w:ascii="Cambria Math" w:hAnsi="Cambria Math"/>
                                  <w:sz w:val="22"/>
                                  <w:lang w:val="en-US"/>
                                </w:rPr>
                                <m:t>CO</m:t>
                              </m:r>
                            </m:e>
                            <m:sub>
                              <m:r>
                                <m:rPr>
                                  <m:nor/>
                                </m:rPr>
                                <w:rPr>
                                  <w:rFonts w:ascii="Cambria Math" w:hAnsi="Cambria Math"/>
                                  <w:sz w:val="22"/>
                                  <w:lang w:val="en-US"/>
                                </w:rPr>
                                <m:t>2</m:t>
                              </m:r>
                            </m:sub>
                          </m:sSub>
                          <m:r>
                            <m:rPr>
                              <m:sty m:val="p"/>
                            </m:rPr>
                            <w:rPr>
                              <w:rFonts w:ascii="Cambria Math" w:hAnsi="Cambria Math"/>
                              <w:sz w:val="22"/>
                              <w:lang w:val="en-US"/>
                            </w:rPr>
                            <m:t>,GS</m:t>
                          </m:r>
                        </m:sub>
                      </m:sSub>
                    </m:oMath>
                  </m:oMathPara>
                </w:p>
              </w:tc>
              <w:tc>
                <w:tcPr>
                  <w:tcW w:w="859" w:type="dxa"/>
                  <w:tcBorders>
                    <w:bottom w:val="single" w:sz="4" w:space="0" w:color="auto"/>
                  </w:tcBorders>
                  <w:vAlign w:val="center"/>
                </w:tcPr>
                <w:p w14:paraId="76C444B0" w14:textId="650F6ED7" w:rsidR="00280421" w:rsidRDefault="00280421" w:rsidP="00280421">
                  <w:pPr>
                    <w:spacing w:line="360" w:lineRule="auto"/>
                    <w:ind w:firstLine="0"/>
                    <w:jc w:val="right"/>
                    <w:rPr>
                      <w:lang w:val="en-US"/>
                    </w:rPr>
                  </w:pPr>
                  <w:r>
                    <w:rPr>
                      <w:lang w:val="en-US"/>
                    </w:rPr>
                    <w:t>46</w:t>
                  </w:r>
                </w:p>
              </w:tc>
              <w:tc>
                <w:tcPr>
                  <w:tcW w:w="1570" w:type="dxa"/>
                  <w:tcBorders>
                    <w:bottom w:val="single" w:sz="4" w:space="0" w:color="auto"/>
                  </w:tcBorders>
                </w:tcPr>
                <w:p w14:paraId="7DFA7B4A" w14:textId="5E261A1A" w:rsidR="00280421" w:rsidRDefault="00280421" w:rsidP="00280421">
                  <w:pPr>
                    <w:spacing w:line="360" w:lineRule="auto"/>
                    <w:ind w:firstLine="0"/>
                    <w:jc w:val="right"/>
                    <w:rPr>
                      <w:lang w:val="en-US"/>
                    </w:rPr>
                  </w:pPr>
                  <w:r>
                    <w:rPr>
                      <w:lang w:val="en-US"/>
                    </w:rPr>
                    <w:t>-</w:t>
                  </w:r>
                </w:p>
              </w:tc>
              <w:tc>
                <w:tcPr>
                  <w:tcW w:w="1522" w:type="dxa"/>
                  <w:tcBorders>
                    <w:bottom w:val="single" w:sz="4" w:space="0" w:color="auto"/>
                  </w:tcBorders>
                </w:tcPr>
                <w:p w14:paraId="0D58C809" w14:textId="4924D243" w:rsidR="00280421" w:rsidRDefault="00280421" w:rsidP="00280421">
                  <w:pPr>
                    <w:spacing w:line="360" w:lineRule="auto"/>
                    <w:ind w:firstLine="0"/>
                    <w:jc w:val="right"/>
                    <w:rPr>
                      <w:lang w:val="en-US"/>
                    </w:rPr>
                  </w:pPr>
                  <w:r>
                    <w:rPr>
                      <w:lang w:val="en-US"/>
                    </w:rPr>
                    <w:t>-</w:t>
                  </w:r>
                </w:p>
              </w:tc>
              <w:tc>
                <w:tcPr>
                  <w:tcW w:w="2022" w:type="dxa"/>
                  <w:tcBorders>
                    <w:bottom w:val="single" w:sz="4" w:space="0" w:color="auto"/>
                  </w:tcBorders>
                </w:tcPr>
                <w:p w14:paraId="21FEC861" w14:textId="24A32F3B" w:rsidR="00280421" w:rsidRDefault="00280421" w:rsidP="00280421">
                  <w:pPr>
                    <w:spacing w:line="360" w:lineRule="auto"/>
                    <w:ind w:firstLine="0"/>
                    <w:jc w:val="right"/>
                    <w:rPr>
                      <w:lang w:val="en-US"/>
                    </w:rPr>
                  </w:pPr>
                  <w:r>
                    <w:rPr>
                      <w:lang w:val="en-US"/>
                    </w:rPr>
                    <w:t>-</w:t>
                  </w:r>
                </w:p>
              </w:tc>
              <w:tc>
                <w:tcPr>
                  <w:tcW w:w="1701" w:type="dxa"/>
                  <w:tcBorders>
                    <w:bottom w:val="single" w:sz="4" w:space="0" w:color="auto"/>
                  </w:tcBorders>
                </w:tcPr>
                <w:p w14:paraId="4659F32D" w14:textId="2357AA93" w:rsidR="00280421" w:rsidRDefault="00280421" w:rsidP="00280421">
                  <w:pPr>
                    <w:spacing w:line="360" w:lineRule="auto"/>
                    <w:ind w:firstLine="0"/>
                    <w:jc w:val="right"/>
                    <w:rPr>
                      <w:lang w:val="en-US"/>
                    </w:rPr>
                  </w:pPr>
                  <w:r>
                    <w:rPr>
                      <w:lang w:val="en-US"/>
                    </w:rPr>
                    <w:t>-</w:t>
                  </w:r>
                </w:p>
              </w:tc>
            </w:tr>
          </w:tbl>
          <w:p w14:paraId="4BE281AD" w14:textId="1AA38B49" w:rsidR="00D67176" w:rsidRDefault="00BC2F81">
            <w:pPr>
              <w:spacing w:line="240" w:lineRule="auto"/>
              <w:ind w:firstLine="0"/>
              <w:rPr>
                <w:sz w:val="18"/>
                <w:lang w:val="en-US"/>
              </w:rPr>
            </w:pPr>
            <w:proofErr w:type="spellStart"/>
            <w:proofErr w:type="gramStart"/>
            <w:r>
              <w:rPr>
                <w:sz w:val="18"/>
                <w:vertAlign w:val="superscript"/>
                <w:lang w:val="en-US"/>
              </w:rPr>
              <w:t>a</w:t>
            </w:r>
            <w:proofErr w:type="spellEnd"/>
            <w:proofErr w:type="gramEnd"/>
            <w:r w:rsidR="00D67176">
              <w:rPr>
                <w:sz w:val="18"/>
                <w:lang w:val="en-US"/>
              </w:rPr>
              <w:t xml:space="preserve"> Initial conditions </w:t>
            </w:r>
            <w:r w:rsidR="00D67176" w:rsidRPr="00531DBF">
              <w:rPr>
                <w:sz w:val="18"/>
                <w:lang w:val="en-US"/>
              </w:rPr>
              <w:t>before transition into steady-state</w:t>
            </w:r>
            <w:r w:rsidR="00E66960">
              <w:rPr>
                <w:sz w:val="18"/>
                <w:lang w:val="en-US"/>
              </w:rPr>
              <w:t xml:space="preserve"> (SS). D</w:t>
            </w:r>
            <w:r w:rsidR="00D67176" w:rsidRPr="00531DBF">
              <w:rPr>
                <w:sz w:val="18"/>
                <w:lang w:val="en-US"/>
              </w:rPr>
              <w:t>ynamic simulation</w:t>
            </w:r>
            <w:r w:rsidR="00E66960">
              <w:rPr>
                <w:sz w:val="18"/>
                <w:lang w:val="en-US"/>
              </w:rPr>
              <w:t>s</w:t>
            </w:r>
            <w:r w:rsidR="00D67176" w:rsidRPr="00531DBF">
              <w:rPr>
                <w:sz w:val="18"/>
                <w:lang w:val="en-US"/>
              </w:rPr>
              <w:t xml:space="preserve"> start</w:t>
            </w:r>
            <w:r w:rsidR="00E66960">
              <w:rPr>
                <w:sz w:val="18"/>
                <w:lang w:val="en-US"/>
              </w:rPr>
              <w:t xml:space="preserve"> </w:t>
            </w:r>
            <w:r w:rsidR="00D67176" w:rsidRPr="00531DBF">
              <w:rPr>
                <w:sz w:val="18"/>
                <w:lang w:val="en-US"/>
              </w:rPr>
              <w:t xml:space="preserve">from </w:t>
            </w:r>
            <w:r w:rsidR="00E66960">
              <w:rPr>
                <w:sz w:val="18"/>
                <w:lang w:val="en-US"/>
              </w:rPr>
              <w:t xml:space="preserve">SS </w:t>
            </w:r>
            <w:r w:rsidR="00D67176" w:rsidRPr="00531DBF">
              <w:rPr>
                <w:sz w:val="18"/>
                <w:lang w:val="en-US"/>
              </w:rPr>
              <w:t>condition</w:t>
            </w:r>
            <w:r w:rsidR="007249CE">
              <w:rPr>
                <w:sz w:val="18"/>
                <w:lang w:val="en-US"/>
              </w:rPr>
              <w:t xml:space="preserve">s (except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7249CE">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7249CE">
              <w:rPr>
                <w:sz w:val="18"/>
                <w:lang w:val="en-US"/>
              </w:rPr>
              <w:t>)</w:t>
            </w:r>
            <w:r w:rsidR="00D67176" w:rsidRPr="00531DBF">
              <w:rPr>
                <w:sz w:val="18"/>
                <w:lang w:val="en-US"/>
              </w:rPr>
              <w:t>.</w:t>
            </w:r>
          </w:p>
          <w:p w14:paraId="3D438FB4" w14:textId="16480E28" w:rsidR="00BC2F81" w:rsidRDefault="00BC2F81">
            <w:pPr>
              <w:spacing w:line="240" w:lineRule="auto"/>
              <w:ind w:firstLine="0"/>
              <w:rPr>
                <w:sz w:val="18"/>
                <w:lang w:val="en-US"/>
              </w:rPr>
            </w:pPr>
            <w:r>
              <w:rPr>
                <w:sz w:val="18"/>
                <w:vertAlign w:val="superscript"/>
                <w:lang w:val="en-US"/>
              </w:rPr>
              <w:t>b</w:t>
            </w:r>
            <w:r>
              <w:rPr>
                <w:sz w:val="18"/>
                <w:lang w:val="en-US"/>
              </w:rPr>
              <w:t xml:space="preserve"> States 19 and 20 are </w:t>
            </w:r>
            <w:r w:rsidRPr="00D67176">
              <w:rPr>
                <w:sz w:val="18"/>
                <w:lang w:val="en-US"/>
              </w:rPr>
              <w:t>only used in cogeneration case study</w:t>
            </w:r>
            <w:r>
              <w:rPr>
                <w:sz w:val="18"/>
                <w:lang w:val="en-US"/>
              </w:rPr>
              <w:t>. Given initial values are also used to initialize dynamic simulations.</w:t>
            </w:r>
          </w:p>
          <w:p w14:paraId="42E1F29E" w14:textId="24A0DB98" w:rsidR="00D67176" w:rsidRDefault="00D67176">
            <w:pPr>
              <w:spacing w:line="240" w:lineRule="auto"/>
              <w:ind w:firstLine="0"/>
              <w:rPr>
                <w:sz w:val="18"/>
                <w:lang w:val="en-US"/>
              </w:rPr>
            </w:pPr>
            <w:r>
              <w:rPr>
                <w:sz w:val="18"/>
                <w:vertAlign w:val="superscript"/>
                <w:lang w:val="en-US"/>
              </w:rPr>
              <w:t>c</w:t>
            </w:r>
            <w:r w:rsidR="009B7FAF">
              <w:rPr>
                <w:sz w:val="18"/>
                <w:lang w:val="en-US"/>
              </w:rPr>
              <w:t xml:space="preserve"> C</w:t>
            </w:r>
            <w:r w:rsidR="009B7FAF" w:rsidRPr="000E1957">
              <w:rPr>
                <w:sz w:val="18"/>
                <w:lang w:val="en-US"/>
              </w:rPr>
              <w:t>oncentrations</w:t>
            </w:r>
            <w:r w:rsidR="009B7FAF" w:rsidRPr="00531DBF">
              <w:rPr>
                <w:sz w:val="18"/>
                <w:lang w:val="en-US"/>
              </w:rPr>
              <w:t xml:space="preserve"> in kg m</w:t>
            </w:r>
            <w:r w:rsidR="009B7FAF" w:rsidRPr="00531DBF">
              <w:rPr>
                <w:sz w:val="18"/>
                <w:vertAlign w:val="superscript"/>
                <w:lang w:val="en-US"/>
              </w:rPr>
              <w:t>-3</w:t>
            </w:r>
            <w:r w:rsidR="009B7FAF" w:rsidRPr="00531DBF">
              <w:rPr>
                <w:sz w:val="18"/>
                <w:lang w:val="en-US"/>
              </w:rPr>
              <w:t xml:space="preserve"> except </w:t>
            </w:r>
            <m:oMath>
              <m:sSub>
                <m:sSubPr>
                  <m:ctrlPr>
                    <w:rPr>
                      <w:rFonts w:ascii="Cambria Math" w:hAnsi="Cambria Math"/>
                      <w:i/>
                      <w:sz w:val="18"/>
                      <w:lang w:val="en-US"/>
                    </w:rPr>
                  </m:ctrlPr>
                </m:sSubPr>
                <m:e>
                  <m:r>
                    <w:rPr>
                      <w:rFonts w:ascii="Cambria Math" w:hAnsi="Cambria Math"/>
                      <w:sz w:val="18"/>
                      <w:lang w:val="en-US"/>
                    </w:rPr>
                    <m:t>S</m:t>
                  </m:r>
                </m:e>
                <m:sub>
                  <m:r>
                    <m:rPr>
                      <m:nor/>
                    </m:rPr>
                    <w:rPr>
                      <w:rFonts w:ascii="Cambria Math" w:hAnsi="Cambria Math"/>
                      <w:sz w:val="18"/>
                      <w:lang w:val="en-US"/>
                    </w:rPr>
                    <m:t>ion</m:t>
                  </m:r>
                </m:sub>
              </m:sSub>
            </m:oMath>
            <w:r w:rsidR="009B7FAF" w:rsidRPr="00531DBF">
              <w:rPr>
                <w:sz w:val="18"/>
                <w:lang w:val="en-US"/>
              </w:rPr>
              <w:t xml:space="preserve"> in </w:t>
            </w:r>
            <w:proofErr w:type="spellStart"/>
            <w:r w:rsidR="009B7FAF" w:rsidRPr="00531DBF">
              <w:rPr>
                <w:sz w:val="18"/>
                <w:lang w:val="en-US"/>
              </w:rPr>
              <w:t>kmol</w:t>
            </w:r>
            <w:proofErr w:type="spellEnd"/>
            <w:r w:rsidR="009B7FAF" w:rsidRPr="00531DBF">
              <w:rPr>
                <w:sz w:val="18"/>
                <w:lang w:val="en-US"/>
              </w:rPr>
              <w:t xml:space="preserve"> m</w:t>
            </w:r>
            <w:r w:rsidR="009B7FAF" w:rsidRPr="00531DBF">
              <w:rPr>
                <w:sz w:val="18"/>
                <w:vertAlign w:val="superscript"/>
                <w:lang w:val="en-US"/>
              </w:rPr>
              <w:t>-3</w:t>
            </w:r>
            <w:r w:rsidR="00731782">
              <w:rPr>
                <w:sz w:val="18"/>
                <w:lang w:val="en-US"/>
              </w:rPr>
              <w:t xml:space="preserve">, </w:t>
            </w:r>
            <w:r w:rsidR="005F3EDA">
              <w:rPr>
                <w:sz w:val="18"/>
                <w:lang w:val="en-US"/>
              </w:rPr>
              <w:t xml:space="preserve">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5F3EDA">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5F3EDA">
              <w:rPr>
                <w:sz w:val="18"/>
                <w:lang w:val="en-US"/>
              </w:rPr>
              <w:t xml:space="preserve"> in m</w:t>
            </w:r>
            <w:r w:rsidR="005F3EDA" w:rsidRPr="00220152">
              <w:rPr>
                <w:sz w:val="18"/>
                <w:vertAlign w:val="superscript"/>
                <w:lang w:val="en-US"/>
              </w:rPr>
              <w:t>3</w:t>
            </w:r>
            <w:r w:rsidR="009B7FAF">
              <w:rPr>
                <w:sz w:val="18"/>
                <w:lang w:val="en-US"/>
              </w:rPr>
              <w:t xml:space="preserve"> </w:t>
            </w:r>
          </w:p>
          <w:p w14:paraId="2896A9DB" w14:textId="361A0161" w:rsidR="009B7FAF" w:rsidRDefault="00D67176" w:rsidP="00220152">
            <w:pPr>
              <w:spacing w:line="240" w:lineRule="auto"/>
              <w:ind w:firstLine="0"/>
              <w:rPr>
                <w:b/>
                <w:lang w:val="en-US"/>
              </w:rPr>
            </w:pPr>
            <w:r>
              <w:rPr>
                <w:sz w:val="18"/>
                <w:vertAlign w:val="superscript"/>
                <w:lang w:val="en-US"/>
              </w:rPr>
              <w:t>d</w:t>
            </w:r>
            <w:r w:rsidR="009B7FAF">
              <w:rPr>
                <w:sz w:val="18"/>
                <w:lang w:val="en-US"/>
              </w:rPr>
              <w:t xml:space="preserve"> </w:t>
            </w:r>
            <w:commentRangeStart w:id="324"/>
            <w:r w:rsidR="009B7FAF">
              <w:rPr>
                <w:sz w:val="18"/>
                <w:lang w:val="en-US"/>
              </w:rPr>
              <w:t xml:space="preserve">pH of silages taken from </w:t>
            </w:r>
            <w:proofErr w:type="spellStart"/>
            <w:r w:rsidR="009B7FAF">
              <w:rPr>
                <w:sz w:val="18"/>
                <w:lang w:val="en-US"/>
              </w:rPr>
              <w:t>Weißbach</w:t>
            </w:r>
            <w:proofErr w:type="spellEnd"/>
            <w:r w:rsidR="009B7FAF">
              <w:rPr>
                <w:sz w:val="18"/>
                <w:lang w:val="en-US"/>
              </w:rPr>
              <w:t xml:space="preserve"> (2008), for manure from </w:t>
            </w:r>
            <w:proofErr w:type="spellStart"/>
            <w:r w:rsidR="009B7FAF">
              <w:rPr>
                <w:sz w:val="18"/>
                <w:lang w:val="en-US"/>
              </w:rPr>
              <w:t>Fisgativa</w:t>
            </w:r>
            <w:proofErr w:type="spellEnd"/>
            <w:r w:rsidR="009B7FAF">
              <w:rPr>
                <w:sz w:val="18"/>
                <w:lang w:val="en-US"/>
              </w:rPr>
              <w:t xml:space="preserve"> (2021)</w:t>
            </w:r>
            <w:commentRangeEnd w:id="324"/>
            <w:r w:rsidR="00476C22">
              <w:rPr>
                <w:rStyle w:val="Kommentarzeichen"/>
              </w:rPr>
              <w:commentReference w:id="324"/>
            </w:r>
          </w:p>
        </w:tc>
      </w:tr>
    </w:tbl>
    <w:p w14:paraId="21ECD3C1" w14:textId="47559386" w:rsidR="00467477" w:rsidRPr="00ED76F5" w:rsidRDefault="00467477" w:rsidP="00ED76F5">
      <w:pPr>
        <w:pStyle w:val="Beschriftung"/>
        <w:keepNext/>
        <w:suppressLineNumbers/>
        <w:jc w:val="center"/>
        <w:rPr>
          <w:rFonts w:ascii="Garamond" w:hAnsi="Garamond"/>
          <w:i w:val="0"/>
          <w:iCs w:val="0"/>
          <w:sz w:val="22"/>
          <w:szCs w:val="22"/>
          <w:lang w:val="en-US"/>
        </w:rPr>
      </w:pPr>
    </w:p>
    <w:p w14:paraId="74FD40D9" w14:textId="525E2754" w:rsidR="0012598E" w:rsidRDefault="0012598E">
      <w:pPr>
        <w:spacing w:after="0" w:line="276" w:lineRule="auto"/>
        <w:ind w:right="0" w:firstLine="0"/>
        <w:jc w:val="left"/>
        <w:rPr>
          <w:sz w:val="18"/>
          <w:lang w:val="en-US"/>
        </w:rPr>
      </w:pPr>
      <w:r>
        <w:rPr>
          <w:sz w:val="18"/>
          <w:lang w:val="en-US"/>
        </w:rPr>
        <w:br w:type="page"/>
      </w:r>
    </w:p>
    <w:p w14:paraId="04E3DAA7" w14:textId="36B45598" w:rsidR="008A0775" w:rsidRDefault="008A0775" w:rsidP="008A0775">
      <w:pPr>
        <w:pStyle w:val="berschrift2"/>
        <w:rPr>
          <w:lang w:val="en-US"/>
        </w:rPr>
      </w:pPr>
      <w:r w:rsidRPr="6293A840">
        <w:rPr>
          <w:lang w:val="en-US"/>
        </w:rPr>
        <w:lastRenderedPageBreak/>
        <w:t xml:space="preserve">Supplementary </w:t>
      </w:r>
      <w:r w:rsidR="00CF1BBF">
        <w:rPr>
          <w:lang w:val="en-US"/>
        </w:rPr>
        <w:t>F</w:t>
      </w:r>
      <w:r w:rsidRPr="6293A840">
        <w:rPr>
          <w:lang w:val="en-US"/>
        </w:rPr>
        <w:t>igures</w:t>
      </w: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7"/>
        <w:gridCol w:w="62"/>
      </w:tblGrid>
      <w:tr w:rsidR="008A0775" w14:paraId="51C6FA40" w14:textId="77777777" w:rsidTr="00220152">
        <w:trPr>
          <w:gridAfter w:val="1"/>
          <w:wAfter w:w="62" w:type="dxa"/>
          <w:trHeight w:val="4898"/>
        </w:trPr>
        <w:tc>
          <w:tcPr>
            <w:tcW w:w="8957" w:type="dxa"/>
          </w:tcPr>
          <w:p w14:paraId="750812D2" w14:textId="2E898875" w:rsidR="008A0775" w:rsidRPr="00C862C3" w:rsidRDefault="00056C66">
            <w:pPr>
              <w:spacing w:line="416" w:lineRule="auto"/>
              <w:ind w:right="30" w:firstLine="0"/>
              <w:jc w:val="center"/>
            </w:pPr>
            <w:r>
              <w:rPr>
                <w:noProof/>
              </w:rPr>
              <w:drawing>
                <wp:anchor distT="0" distB="0" distL="114300" distR="114300" simplePos="0" relativeHeight="251691008" behindDoc="1" locked="0" layoutInCell="1" allowOverlap="1" wp14:anchorId="2063963A" wp14:editId="523DFAFF">
                  <wp:simplePos x="0" y="0"/>
                  <wp:positionH relativeFrom="column">
                    <wp:posOffset>697442</wp:posOffset>
                  </wp:positionH>
                  <wp:positionV relativeFrom="paragraph">
                    <wp:posOffset>32385</wp:posOffset>
                  </wp:positionV>
                  <wp:extent cx="4213919" cy="3078480"/>
                  <wp:effectExtent l="0" t="0" r="0" b="7620"/>
                  <wp:wrapNone/>
                  <wp:docPr id="239034744" name="Grafik 23903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34744" name="Grafik 239034744"/>
                          <pic:cNvPicPr/>
                        </pic:nvPicPr>
                        <pic:blipFill rotWithShape="1">
                          <a:blip r:embed="rId30">
                            <a:extLst>
                              <a:ext uri="{28A0092B-C50C-407E-A947-70E740481C1C}">
                                <a14:useLocalDpi xmlns:a14="http://schemas.microsoft.com/office/drawing/2010/main" val="0"/>
                              </a:ext>
                            </a:extLst>
                          </a:blip>
                          <a:srcRect t="1748" r="1326" b="2123"/>
                          <a:stretch/>
                        </pic:blipFill>
                        <pic:spPr bwMode="auto">
                          <a:xfrm>
                            <a:off x="0" y="0"/>
                            <a:ext cx="4213919"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CF7">
              <w:rPr>
                <w:noProof/>
              </w:rPr>
              <w:drawing>
                <wp:anchor distT="0" distB="0" distL="114300" distR="114300" simplePos="0" relativeHeight="251692032" behindDoc="1" locked="0" layoutInCell="1" allowOverlap="1" wp14:anchorId="4135531A" wp14:editId="34FFA197">
                  <wp:simplePos x="0" y="0"/>
                  <wp:positionH relativeFrom="column">
                    <wp:posOffset>714180</wp:posOffset>
                  </wp:positionH>
                  <wp:positionV relativeFrom="paragraph">
                    <wp:posOffset>3112623</wp:posOffset>
                  </wp:positionV>
                  <wp:extent cx="4239260" cy="1897196"/>
                  <wp:effectExtent l="0" t="0" r="0" b="82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4157" name="Grafik 306874157"/>
                          <pic:cNvPicPr/>
                        </pic:nvPicPr>
                        <pic:blipFill rotWithShape="1">
                          <a:blip r:embed="rId31" cstate="print">
                            <a:extLst>
                              <a:ext uri="{28A0092B-C50C-407E-A947-70E740481C1C}">
                                <a14:useLocalDpi xmlns:a14="http://schemas.microsoft.com/office/drawing/2010/main" val="0"/>
                              </a:ext>
                            </a:extLst>
                          </a:blip>
                          <a:srcRect t="38205" b="2110"/>
                          <a:stretch/>
                        </pic:blipFill>
                        <pic:spPr bwMode="auto">
                          <a:xfrm>
                            <a:off x="0" y="0"/>
                            <a:ext cx="4273556" cy="191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25CF7" w14:paraId="613B855B" w14:textId="77777777" w:rsidTr="00220152">
        <w:trPr>
          <w:trHeight w:val="2982"/>
        </w:trPr>
        <w:tc>
          <w:tcPr>
            <w:tcW w:w="9019" w:type="dxa"/>
            <w:gridSpan w:val="2"/>
          </w:tcPr>
          <w:p w14:paraId="18B13499" w14:textId="00968983" w:rsidR="00B25CF7" w:rsidRDefault="00B25CF7" w:rsidP="00C862C3">
            <w:pPr>
              <w:spacing w:line="416" w:lineRule="auto"/>
              <w:ind w:right="30" w:firstLine="0"/>
              <w:jc w:val="center"/>
              <w:rPr>
                <w:noProof/>
              </w:rPr>
            </w:pPr>
          </w:p>
        </w:tc>
      </w:tr>
      <w:tr w:rsidR="00B25CF7" w14:paraId="2D20F596" w14:textId="77777777" w:rsidTr="00220152">
        <w:trPr>
          <w:trHeight w:val="3110"/>
        </w:trPr>
        <w:tc>
          <w:tcPr>
            <w:tcW w:w="9019" w:type="dxa"/>
            <w:gridSpan w:val="2"/>
          </w:tcPr>
          <w:p w14:paraId="6DDC07B7" w14:textId="60FE4A45" w:rsidR="00B25CF7" w:rsidRDefault="00B25CF7" w:rsidP="00C862C3">
            <w:pPr>
              <w:spacing w:line="416" w:lineRule="auto"/>
              <w:ind w:right="30" w:firstLine="0"/>
              <w:jc w:val="center"/>
              <w:rPr>
                <w:noProof/>
              </w:rPr>
            </w:pPr>
            <w:r>
              <w:rPr>
                <w:noProof/>
              </w:rPr>
              <w:drawing>
                <wp:anchor distT="0" distB="0" distL="114300" distR="114300" simplePos="0" relativeHeight="251693056" behindDoc="1" locked="0" layoutInCell="1" allowOverlap="1" wp14:anchorId="16741B4D" wp14:editId="524951F9">
                  <wp:simplePos x="0" y="0"/>
                  <wp:positionH relativeFrom="column">
                    <wp:posOffset>696595</wp:posOffset>
                  </wp:positionH>
                  <wp:positionV relativeFrom="paragraph">
                    <wp:posOffset>25400</wp:posOffset>
                  </wp:positionV>
                  <wp:extent cx="4256845" cy="1897462"/>
                  <wp:effectExtent l="0" t="0" r="0" b="762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415" name="Grafik 100098415"/>
                          <pic:cNvPicPr/>
                        </pic:nvPicPr>
                        <pic:blipFill rotWithShape="1">
                          <a:blip r:embed="rId32" cstate="print">
                            <a:extLst>
                              <a:ext uri="{28A0092B-C50C-407E-A947-70E740481C1C}">
                                <a14:useLocalDpi xmlns:a14="http://schemas.microsoft.com/office/drawing/2010/main" val="0"/>
                              </a:ext>
                            </a:extLst>
                          </a:blip>
                          <a:srcRect l="-32" t="38690" r="32" b="1879"/>
                          <a:stretch/>
                        </pic:blipFill>
                        <pic:spPr bwMode="auto">
                          <a:xfrm>
                            <a:off x="0" y="0"/>
                            <a:ext cx="4256845" cy="1897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0775" w:rsidRPr="003277B2" w14:paraId="67AFE7B3" w14:textId="77777777" w:rsidTr="00C10618">
        <w:tc>
          <w:tcPr>
            <w:tcW w:w="9019" w:type="dxa"/>
            <w:gridSpan w:val="2"/>
          </w:tcPr>
          <w:p w14:paraId="597B3BBF" w14:textId="5E8A0C3F" w:rsidR="008A0775" w:rsidRDefault="008A0775" w:rsidP="00C10618">
            <w:pPr>
              <w:spacing w:line="416" w:lineRule="auto"/>
              <w:ind w:right="30" w:firstLine="0"/>
              <w:rPr>
                <w:rFonts w:eastAsia="Garamond" w:cs="Garamond"/>
                <w:b/>
                <w:bCs/>
                <w:color w:val="FF0000"/>
                <w:lang w:val="en-US"/>
              </w:rPr>
            </w:pPr>
            <w:commentRangeStart w:id="325"/>
            <w:r w:rsidRPr="00BC0157">
              <w:rPr>
                <w:rFonts w:eastAsia="Garamond" w:cs="Garamond"/>
                <w:b/>
                <w:bCs/>
                <w:sz w:val="22"/>
                <w:lang w:val="en-US"/>
              </w:rPr>
              <w:t xml:space="preserve">Figure SI </w:t>
            </w:r>
            <w:r w:rsidR="00CF1BBF">
              <w:rPr>
                <w:rFonts w:eastAsia="Garamond" w:cs="Garamond"/>
                <w:b/>
                <w:bCs/>
                <w:sz w:val="22"/>
                <w:lang w:val="en-US"/>
              </w:rPr>
              <w:t>1</w:t>
            </w:r>
            <w:r w:rsidRPr="00BC0157">
              <w:rPr>
                <w:rFonts w:eastAsia="Garamond" w:cs="Garamond"/>
                <w:sz w:val="22"/>
                <w:lang w:val="en-US"/>
              </w:rPr>
              <w:t xml:space="preserve">: </w:t>
            </w:r>
            <w:commentRangeEnd w:id="325"/>
            <w:r w:rsidR="008F6B14">
              <w:rPr>
                <w:rStyle w:val="Kommentarzeichen"/>
              </w:rPr>
              <w:commentReference w:id="325"/>
            </w:r>
            <w:r w:rsidRPr="00BC0157">
              <w:rPr>
                <w:rFonts w:eastAsia="Garamond" w:cs="Garamond"/>
                <w:sz w:val="22"/>
                <w:lang w:val="en-US"/>
              </w:rPr>
              <w:t xml:space="preserve">Sensitivity analysis of ADM1-R3 with respect to different influent macronutrient concentrations </w:t>
            </w:r>
            <w:r w:rsidR="00107984">
              <w:rPr>
                <w:rFonts w:eastAsia="Garamond" w:cs="Garamond"/>
                <w:sz w:val="22"/>
                <w:lang w:val="en-US"/>
              </w:rPr>
              <w:t>(</w:t>
            </w:r>
            <w:r w:rsidR="00C862C3">
              <w:rPr>
                <w:rFonts w:eastAsia="Garamond" w:cs="Garamond"/>
                <w:sz w:val="22"/>
                <w:lang w:val="en-US"/>
              </w:rPr>
              <w:t>top</w:t>
            </w:r>
            <w:r w:rsidR="00107984">
              <w:rPr>
                <w:rFonts w:eastAsia="Garamond" w:cs="Garamond"/>
                <w:sz w:val="22"/>
                <w:lang w:val="en-US"/>
              </w:rPr>
              <w:t>: CH</w:t>
            </w:r>
            <w:r w:rsidR="00C862C3">
              <w:rPr>
                <w:rFonts w:eastAsia="Garamond" w:cs="Garamond"/>
                <w:sz w:val="22"/>
                <w:lang w:val="en-US"/>
              </w:rPr>
              <w:t>, center</w:t>
            </w:r>
            <w:r w:rsidR="00107984">
              <w:rPr>
                <w:rFonts w:eastAsia="Garamond" w:cs="Garamond"/>
                <w:sz w:val="22"/>
                <w:lang w:val="en-US"/>
              </w:rPr>
              <w:t>: PR</w:t>
            </w:r>
            <w:r w:rsidR="00C862C3">
              <w:rPr>
                <w:rFonts w:eastAsia="Garamond" w:cs="Garamond"/>
                <w:sz w:val="22"/>
                <w:lang w:val="en-US"/>
              </w:rPr>
              <w:t>, bottom</w:t>
            </w:r>
            <w:r w:rsidR="00107984">
              <w:rPr>
                <w:rFonts w:eastAsia="Garamond" w:cs="Garamond"/>
                <w:sz w:val="22"/>
                <w:lang w:val="en-US"/>
              </w:rPr>
              <w:t>: LI</w:t>
            </w:r>
            <w:r w:rsidR="00C862C3">
              <w:rPr>
                <w:rFonts w:eastAsia="Garamond" w:cs="Garamond"/>
                <w:sz w:val="22"/>
                <w:lang w:val="en-US"/>
              </w:rPr>
              <w:t xml:space="preserve">) </w:t>
            </w:r>
            <w:r w:rsidRPr="00BC0157">
              <w:rPr>
                <w:rFonts w:eastAsia="Garamond" w:cs="Garamond"/>
                <w:sz w:val="22"/>
                <w:lang w:val="en-US"/>
              </w:rPr>
              <w:t xml:space="preserve">and effect on gas production and </w:t>
            </w:r>
            <w:proofErr w:type="spellStart"/>
            <w:r w:rsidRPr="00BC0157">
              <w:rPr>
                <w:rFonts w:eastAsia="Garamond" w:cs="Garamond"/>
                <w:sz w:val="22"/>
                <w:lang w:val="en-US"/>
              </w:rPr>
              <w:t>pH.</w:t>
            </w:r>
            <w:proofErr w:type="spellEnd"/>
            <w:r w:rsidRPr="00BC0157">
              <w:rPr>
                <w:rFonts w:eastAsia="Garamond" w:cs="Garamond"/>
                <w:sz w:val="22"/>
                <w:lang w:val="en-US"/>
              </w:rPr>
              <w:t xml:space="preserve"> </w:t>
            </w:r>
            <w:r w:rsidR="00DA0D34">
              <w:rPr>
                <w:rFonts w:eastAsia="Garamond" w:cs="Garamond"/>
                <w:sz w:val="22"/>
                <w:lang w:val="en-US"/>
              </w:rPr>
              <w:t>For simulator</w:t>
            </w:r>
            <w:r w:rsidR="00BC2F81">
              <w:rPr>
                <w:rFonts w:eastAsia="Garamond" w:cs="Garamond"/>
                <w:sz w:val="22"/>
                <w:lang w:val="en-US"/>
              </w:rPr>
              <w:t> </w:t>
            </w:r>
            <w:r w:rsidR="00DA0D34">
              <w:rPr>
                <w:rFonts w:eastAsia="Garamond" w:cs="Garamond"/>
                <w:sz w:val="22"/>
                <w:lang w:val="en-US"/>
              </w:rPr>
              <w:t>1</w:t>
            </w:r>
            <w:r w:rsidR="008E4854">
              <w:rPr>
                <w:rFonts w:eastAsia="Garamond" w:cs="Garamond"/>
                <w:sz w:val="22"/>
                <w:lang w:val="en-US"/>
              </w:rPr>
              <w:t>, elevated values were used, and nominal ones for simulator</w:t>
            </w:r>
            <w:r w:rsidR="00BC2F81">
              <w:rPr>
                <w:rFonts w:eastAsia="Garamond" w:cs="Garamond"/>
                <w:sz w:val="22"/>
                <w:lang w:val="en-US"/>
              </w:rPr>
              <w:t> </w:t>
            </w:r>
            <w:r w:rsidR="008E4854">
              <w:rPr>
                <w:rFonts w:eastAsia="Garamond" w:cs="Garamond"/>
                <w:sz w:val="22"/>
                <w:lang w:val="en-US"/>
              </w:rPr>
              <w:t>2</w:t>
            </w:r>
            <w:r w:rsidR="001D0D42">
              <w:rPr>
                <w:rFonts w:eastAsia="Garamond" w:cs="Garamond"/>
                <w:sz w:val="22"/>
                <w:lang w:val="en-US"/>
              </w:rPr>
              <w:t>, cf. Fig</w:t>
            </w:r>
            <w:r w:rsidR="00CF1BBF">
              <w:rPr>
                <w:rFonts w:eastAsia="Garamond" w:cs="Garamond"/>
                <w:sz w:val="22"/>
                <w:lang w:val="en-US"/>
              </w:rPr>
              <w:t>.</w:t>
            </w:r>
            <w:r w:rsidR="00BC2F81">
              <w:rPr>
                <w:rFonts w:eastAsia="Garamond" w:cs="Garamond"/>
                <w:sz w:val="22"/>
                <w:lang w:val="en-US"/>
              </w:rPr>
              <w:t> 1d</w:t>
            </w:r>
            <w:r w:rsidR="001D0D42">
              <w:rPr>
                <w:rFonts w:eastAsia="Garamond" w:cs="Garamond"/>
                <w:sz w:val="22"/>
                <w:lang w:val="en-US"/>
              </w:rPr>
              <w:t>.</w:t>
            </w:r>
            <w:r w:rsidR="00C21B67">
              <w:rPr>
                <w:rFonts w:eastAsia="Garamond" w:cs="Garamond"/>
                <w:sz w:val="22"/>
                <w:lang w:val="en-US"/>
              </w:rPr>
              <w:t xml:space="preserve"> </w:t>
            </w:r>
            <w:r w:rsidRPr="00BC0157">
              <w:rPr>
                <w:rFonts w:eastAsia="Garamond" w:cs="Garamond"/>
                <w:sz w:val="22"/>
                <w:lang w:val="en-US"/>
              </w:rPr>
              <w:t xml:space="preserve">For the used agricultural substrates, </w:t>
            </w:r>
            <w:r w:rsidR="00A11297">
              <w:rPr>
                <w:rFonts w:eastAsia="Garamond" w:cs="Garamond"/>
                <w:sz w:val="22"/>
                <w:lang w:val="en-US"/>
              </w:rPr>
              <w:t>CH</w:t>
            </w:r>
            <w:r w:rsidRPr="00BC0157">
              <w:rPr>
                <w:rFonts w:eastAsia="Garamond" w:cs="Garamond"/>
                <w:sz w:val="22"/>
                <w:lang w:val="en-US"/>
              </w:rPr>
              <w:t xml:space="preserve"> have the strongest influence, followed by </w:t>
            </w:r>
            <w:r w:rsidR="00A11297">
              <w:rPr>
                <w:rFonts w:eastAsia="Garamond" w:cs="Garamond"/>
                <w:sz w:val="22"/>
                <w:lang w:val="en-US"/>
              </w:rPr>
              <w:t>PR</w:t>
            </w:r>
            <w:r w:rsidRPr="00BC0157">
              <w:rPr>
                <w:rFonts w:eastAsia="Garamond" w:cs="Garamond"/>
                <w:sz w:val="22"/>
                <w:lang w:val="en-US"/>
              </w:rPr>
              <w:t xml:space="preserve"> and </w:t>
            </w:r>
            <w:r w:rsidR="00A11297">
              <w:rPr>
                <w:rFonts w:eastAsia="Garamond" w:cs="Garamond"/>
                <w:sz w:val="22"/>
                <w:lang w:val="en-US"/>
              </w:rPr>
              <w:t>LI</w:t>
            </w:r>
            <w:r w:rsidRPr="00BC0157">
              <w:rPr>
                <w:rFonts w:eastAsia="Garamond" w:cs="Garamond"/>
                <w:sz w:val="22"/>
                <w:lang w:val="en-US"/>
              </w:rPr>
              <w:t>.</w:t>
            </w:r>
          </w:p>
        </w:tc>
      </w:tr>
    </w:tbl>
    <w:p w14:paraId="2763B2F9" w14:textId="77777777" w:rsidR="001200A3" w:rsidRPr="00531DBF" w:rsidRDefault="001200A3" w:rsidP="00220152">
      <w:pPr>
        <w:ind w:firstLine="0"/>
        <w:rPr>
          <w:lang w:val="en-US"/>
        </w:rPr>
      </w:pPr>
    </w:p>
    <w:sectPr w:rsidR="001200A3" w:rsidRPr="00531DBF" w:rsidSect="00E56C4F">
      <w:headerReference w:type="default" r:id="rId33"/>
      <w:footerReference w:type="default" r:id="rId34"/>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ören Weinrich" w:date="2025-04-27T14:03:00Z" w:initials="SW">
    <w:p w14:paraId="780BF024" w14:textId="77777777" w:rsidR="00F13AE4" w:rsidRDefault="00F13AE4" w:rsidP="00F13AE4">
      <w:pPr>
        <w:pStyle w:val="Kommentartext"/>
        <w:ind w:firstLine="0"/>
        <w:jc w:val="left"/>
      </w:pPr>
      <w:r>
        <w:rPr>
          <w:rStyle w:val="Kommentarzeichen"/>
        </w:rPr>
        <w:annotationRef/>
      </w:r>
      <w:r>
        <w:t xml:space="preserve">Schöner Abstract! Grundsätzlich ist es immer auch ganz schön, ein paar konkrete Kennzahlen (z. B. relative/normierte </w:t>
      </w:r>
      <w:proofErr w:type="spellStart"/>
      <w:r>
        <w:t>Modellgenaugkeiten</w:t>
      </w:r>
      <w:proofErr w:type="spellEnd"/>
      <w:r>
        <w:t xml:space="preserve"> o. ä. etc.) im Abstract zu haben, aber das wird bei Dir vermutlich schwierig, oder? Ansonsten bitte an entsprechender Stelle ergänzen...</w:t>
      </w:r>
    </w:p>
  </w:comment>
  <w:comment w:id="7" w:author="Sören Weinrich" w:date="2025-04-27T13:56:00Z" w:initials="SW">
    <w:p w14:paraId="0208A11F" w14:textId="77777777" w:rsidR="00F13AE4" w:rsidRDefault="00CE744A" w:rsidP="00F13AE4">
      <w:pPr>
        <w:pStyle w:val="Kommentartext"/>
        <w:ind w:firstLine="0"/>
        <w:jc w:val="left"/>
      </w:pPr>
      <w:r>
        <w:rPr>
          <w:rStyle w:val="Kommentarzeichen"/>
        </w:rPr>
        <w:annotationRef/>
      </w:r>
      <w:r w:rsidR="00F13AE4">
        <w:t xml:space="preserve">Nur als Idee. Es sollte auf jeden Fall die Motivation für die Regelung noch genannt werden. </w:t>
      </w:r>
    </w:p>
    <w:p w14:paraId="2019DAFC" w14:textId="77777777" w:rsidR="00F13AE4" w:rsidRDefault="00F13AE4" w:rsidP="00F13AE4">
      <w:pPr>
        <w:pStyle w:val="Kommentartext"/>
        <w:ind w:firstLine="0"/>
        <w:jc w:val="left"/>
      </w:pPr>
    </w:p>
    <w:p w14:paraId="1AF2BC49" w14:textId="77777777" w:rsidR="00F13AE4" w:rsidRDefault="00F13AE4" w:rsidP="00F13AE4">
      <w:pPr>
        <w:pStyle w:val="Kommentartext"/>
        <w:ind w:firstLine="0"/>
        <w:jc w:val="left"/>
      </w:pPr>
      <w:r>
        <w:t>Alternativ könntest Du auch schreiben, dass bis heute keine verlässlichen Reglungsverfahren im großtechnischen Betrieb existieren…</w:t>
      </w:r>
    </w:p>
    <w:p w14:paraId="6D2DF29E" w14:textId="77777777" w:rsidR="00F13AE4" w:rsidRDefault="00F13AE4" w:rsidP="00F13AE4">
      <w:pPr>
        <w:pStyle w:val="Kommentartext"/>
        <w:ind w:firstLine="0"/>
        <w:jc w:val="left"/>
      </w:pPr>
    </w:p>
    <w:p w14:paraId="777C0C83" w14:textId="77777777" w:rsidR="00F13AE4" w:rsidRDefault="00F13AE4" w:rsidP="00F13AE4">
      <w:pPr>
        <w:pStyle w:val="Kommentartext"/>
        <w:ind w:firstLine="0"/>
        <w:jc w:val="left"/>
      </w:pPr>
      <w:r>
        <w:t xml:space="preserve">Du könntest auch noch erwähnen das die Substratanalysen an praxisanlagen für die Modellanwendungen häufig mit großen Unsicherheiten verbunden sind, um das multi-stage </w:t>
      </w:r>
      <w:proofErr w:type="spellStart"/>
      <w:r>
        <w:t>concept</w:t>
      </w:r>
      <w:proofErr w:type="spellEnd"/>
      <w:r>
        <w:t xml:space="preserve"> noch etwas hervorzuheben. Der Begriff (multi-stage) steht ja im Titel und taucht aber im Abstract gar nicht mehr auf...</w:t>
      </w:r>
    </w:p>
  </w:comment>
  <w:comment w:id="21" w:author="Sören Weinrich" w:date="2025-04-27T14:02:00Z" w:initials="SW">
    <w:p w14:paraId="0E46D6FF" w14:textId="16F6B957" w:rsidR="00F13AE4" w:rsidRDefault="00F13AE4" w:rsidP="00F13AE4">
      <w:pPr>
        <w:pStyle w:val="Kommentartext"/>
        <w:ind w:firstLine="0"/>
        <w:jc w:val="left"/>
      </w:pPr>
      <w:r>
        <w:rPr>
          <w:rStyle w:val="Kommentarzeichen"/>
        </w:rPr>
        <w:annotationRef/>
      </w:r>
      <w:r>
        <w:t xml:space="preserve">Ich würde hier vielleicht noch erwähnen, dass das Multi-Stage </w:t>
      </w:r>
      <w:proofErr w:type="spellStart"/>
      <w:r>
        <w:t>concept</w:t>
      </w:r>
      <w:proofErr w:type="spellEnd"/>
      <w:r>
        <w:t xml:space="preserve"> klare Vorteile bei starken Unsicherheiten der Eingangskonzentrationen besitzt.</w:t>
      </w:r>
    </w:p>
  </w:comment>
  <w:comment w:id="24" w:author="Sören Weinrich" w:date="2025-04-25T09:18:00Z" w:initials="SW">
    <w:p w14:paraId="6C1802EC" w14:textId="0FBEA26F" w:rsidR="00DF5E88" w:rsidRDefault="00DF5E88" w:rsidP="00DF5E88">
      <w:pPr>
        <w:pStyle w:val="Kommentartext"/>
        <w:ind w:firstLine="0"/>
        <w:jc w:val="left"/>
      </w:pPr>
      <w:r>
        <w:rPr>
          <w:rStyle w:val="Kommentarzeichen"/>
        </w:rPr>
        <w:annotationRef/>
      </w:r>
      <w:r>
        <w:t>Ich würde es hier etwas selbstbewusster formulieren: „</w:t>
      </w:r>
      <w:proofErr w:type="spellStart"/>
      <w:r>
        <w:t>can</w:t>
      </w:r>
      <w:proofErr w:type="spellEnd"/>
      <w:r>
        <w:t xml:space="preserve"> </w:t>
      </w:r>
      <w:proofErr w:type="spellStart"/>
      <w:r>
        <w:t>play</w:t>
      </w:r>
      <w:proofErr w:type="spellEnd"/>
      <w:r>
        <w:t>“ oder „</w:t>
      </w:r>
      <w:proofErr w:type="spellStart"/>
      <w:r>
        <w:t>plays</w:t>
      </w:r>
      <w:proofErr w:type="spellEnd"/>
      <w:r>
        <w:t>“</w:t>
      </w:r>
    </w:p>
  </w:comment>
  <w:comment w:id="27" w:author="Sören Weinrich" w:date="2025-04-25T09:35:00Z" w:initials="SW">
    <w:p w14:paraId="7FD4FA2B" w14:textId="77777777" w:rsidR="00AA3E48" w:rsidRDefault="00AA3E48" w:rsidP="00AA3E48">
      <w:pPr>
        <w:pStyle w:val="Kommentartext"/>
        <w:ind w:firstLine="0"/>
        <w:jc w:val="left"/>
      </w:pPr>
      <w:r>
        <w:rPr>
          <w:rStyle w:val="Kommentarzeichen"/>
        </w:rPr>
        <w:annotationRef/>
      </w:r>
      <w:r>
        <w:t>Hier (oder an andere Stelle) fehlt eigentlich noch ein einführender Satz zur Prozessregelung von AD Prozessen. Ansonsten ist evtl. gar nicht klar warum überhaupt Modelle zur Vorhersage der Biogasproduktion gebraucht werden.</w:t>
      </w:r>
    </w:p>
    <w:p w14:paraId="288E3510" w14:textId="77777777" w:rsidR="00AA3E48" w:rsidRDefault="00AA3E48" w:rsidP="00AA3E48">
      <w:pPr>
        <w:pStyle w:val="Kommentartext"/>
        <w:ind w:firstLine="0"/>
        <w:jc w:val="left"/>
      </w:pPr>
    </w:p>
    <w:p w14:paraId="729680F3" w14:textId="77777777" w:rsidR="00AA3E48" w:rsidRDefault="00AA3E48" w:rsidP="00AA3E48">
      <w:pPr>
        <w:pStyle w:val="Kommentartext"/>
        <w:ind w:firstLine="0"/>
        <w:jc w:val="left"/>
      </w:pPr>
      <w:r>
        <w:t>Also sinngemäß:</w:t>
      </w:r>
    </w:p>
    <w:p w14:paraId="12DDD7D3" w14:textId="77777777" w:rsidR="00AA3E48" w:rsidRDefault="00AA3E48" w:rsidP="00AA3E48">
      <w:pPr>
        <w:pStyle w:val="Kommentartext"/>
        <w:ind w:firstLine="0"/>
        <w:jc w:val="left"/>
      </w:pPr>
    </w:p>
    <w:p w14:paraId="3EE5E3C1" w14:textId="77777777" w:rsidR="00AA3E48" w:rsidRDefault="00AA3E48" w:rsidP="00AA3E48">
      <w:pPr>
        <w:pStyle w:val="Kommentartext"/>
        <w:ind w:firstLine="0"/>
        <w:jc w:val="left"/>
      </w:pPr>
      <w:r>
        <w:t xml:space="preserve">Durch die nicht-linearen Eigenschaften des AD Prozesses werden in der Regel </w:t>
      </w:r>
      <w:proofErr w:type="gramStart"/>
      <w:r>
        <w:t>modellbasierte Verfahrens</w:t>
      </w:r>
      <w:proofErr w:type="gramEnd"/>
      <w:r>
        <w:t xml:space="preserve"> zur Prozessregelung und -überwachung eingesetzt.</w:t>
      </w:r>
    </w:p>
  </w:comment>
  <w:comment w:id="31" w:author="Sören Weinrich" w:date="2025-04-27T14:18:00Z" w:initials="SW">
    <w:p w14:paraId="4C8DC3F2" w14:textId="77777777" w:rsidR="00F53255" w:rsidRDefault="00F53255" w:rsidP="00F53255">
      <w:pPr>
        <w:pStyle w:val="Kommentartext"/>
        <w:ind w:firstLine="0"/>
        <w:jc w:val="left"/>
      </w:pPr>
      <w:r>
        <w:rPr>
          <w:rStyle w:val="Kommentarzeichen"/>
        </w:rPr>
        <w:annotationRef/>
      </w:r>
      <w:r>
        <w:t>Bitte diesen Absatz noch einmal überarbeiten/ergänzen.</w:t>
      </w:r>
    </w:p>
    <w:p w14:paraId="75A2F054" w14:textId="77777777" w:rsidR="00F53255" w:rsidRDefault="00F53255" w:rsidP="00F53255">
      <w:pPr>
        <w:pStyle w:val="Kommentartext"/>
        <w:ind w:firstLine="0"/>
        <w:jc w:val="left"/>
      </w:pPr>
    </w:p>
    <w:p w14:paraId="234A1676" w14:textId="77777777" w:rsidR="00F53255" w:rsidRDefault="00F53255" w:rsidP="00F53255">
      <w:pPr>
        <w:pStyle w:val="Kommentartext"/>
        <w:ind w:firstLine="0"/>
        <w:jc w:val="left"/>
      </w:pPr>
      <w:r>
        <w:t>Bisher ist noch nicht wirklich klar geworden, warum (1) Regelungsverfahren benötigt werden und (2) warum hierfür modell-basierte Verfahren (aufgrund nicht-linearitäten etc.) verwendet werden. Bitte noch einen Satz ergänzen und den Absatz entsprechend umformulieren.</w:t>
      </w:r>
    </w:p>
  </w:comment>
  <w:comment w:id="37" w:author="Sören Weinrich" w:date="2025-04-25T09:30:00Z" w:initials="SW">
    <w:p w14:paraId="18A0A4E2" w14:textId="783DCDEF" w:rsidR="00210A81" w:rsidRPr="003277B2" w:rsidRDefault="00210A81" w:rsidP="00210A81">
      <w:pPr>
        <w:pStyle w:val="Kommentartext"/>
        <w:ind w:firstLine="0"/>
        <w:jc w:val="left"/>
        <w:rPr>
          <w:lang w:val="en-US"/>
        </w:rPr>
      </w:pPr>
      <w:r>
        <w:rPr>
          <w:rStyle w:val="Kommentarzeichen"/>
        </w:rPr>
        <w:annotationRef/>
      </w:r>
      <w:r>
        <w:t xml:space="preserve">Bitte hier noch einen Satz ergänzen, dass neben der Konzentration der einzelnen Nährstoffe auch der </w:t>
      </w:r>
      <w:proofErr w:type="spellStart"/>
      <w:r>
        <w:t>fermentierbare</w:t>
      </w:r>
      <w:proofErr w:type="spellEnd"/>
      <w:r>
        <w:t xml:space="preserve"> Anteil bestimmt werden muss. </w:t>
      </w:r>
      <w:r w:rsidRPr="003277B2">
        <w:rPr>
          <w:lang w:val="en-US"/>
        </w:rPr>
        <w:t>Z. B.:</w:t>
      </w:r>
    </w:p>
    <w:p w14:paraId="65E22294" w14:textId="77777777" w:rsidR="00210A81" w:rsidRPr="003277B2" w:rsidRDefault="00210A81" w:rsidP="00210A81">
      <w:pPr>
        <w:pStyle w:val="Kommentartext"/>
        <w:ind w:firstLine="0"/>
        <w:jc w:val="left"/>
        <w:rPr>
          <w:lang w:val="en-US"/>
        </w:rPr>
      </w:pPr>
    </w:p>
    <w:p w14:paraId="33616115" w14:textId="77777777" w:rsidR="00210A81" w:rsidRPr="003277B2" w:rsidRDefault="00210A81" w:rsidP="00210A81">
      <w:pPr>
        <w:pStyle w:val="Kommentartext"/>
        <w:ind w:firstLine="0"/>
        <w:jc w:val="left"/>
        <w:rPr>
          <w:lang w:val="en-US"/>
        </w:rPr>
      </w:pPr>
      <w:r>
        <w:rPr>
          <w:lang w:val="en-US"/>
        </w:rPr>
        <w:t xml:space="preserve">Furthermore, the anaerobically degradable share of each input concentration needs to be estimated. </w:t>
      </w:r>
    </w:p>
  </w:comment>
  <w:comment w:id="52" w:author="Sören Weinrich" w:date="2025-04-25T09:59:00Z" w:initials="SW">
    <w:p w14:paraId="140A44CF" w14:textId="77777777" w:rsidR="00146279" w:rsidRDefault="00146279" w:rsidP="00146279">
      <w:pPr>
        <w:pStyle w:val="Kommentartext"/>
        <w:ind w:firstLine="0"/>
        <w:jc w:val="left"/>
      </w:pPr>
      <w:r>
        <w:rPr>
          <w:rStyle w:val="Kommentarzeichen"/>
        </w:rPr>
        <w:annotationRef/>
      </w:r>
      <w:r>
        <w:t xml:space="preserve">Es sind ja nicht alle 52 </w:t>
      </w:r>
      <w:proofErr w:type="spellStart"/>
      <w:r>
        <w:t>parameter</w:t>
      </w:r>
      <w:proofErr w:type="spellEnd"/>
      <w:r>
        <w:t xml:space="preserve"> zeitabhängig, oder? In der Regel werden die Parameter ja unabhängig von Zeit betrachtet. Vielleicht einfach besser: „</w:t>
      </w:r>
      <w:proofErr w:type="spellStart"/>
      <w:r>
        <w:t>model</w:t>
      </w:r>
      <w:proofErr w:type="spellEnd"/>
      <w:r>
        <w:t xml:space="preserve"> </w:t>
      </w:r>
      <w:proofErr w:type="spellStart"/>
      <w:r>
        <w:t>parameters</w:t>
      </w:r>
      <w:proofErr w:type="spellEnd"/>
      <w:r>
        <w:t>“ oder nur „</w:t>
      </w:r>
      <w:proofErr w:type="spellStart"/>
      <w:r>
        <w:t>parameters</w:t>
      </w:r>
      <w:proofErr w:type="spellEnd"/>
      <w:r>
        <w:t>“</w:t>
      </w:r>
    </w:p>
  </w:comment>
  <w:comment w:id="53" w:author="Sören Weinrich" w:date="2025-04-25T10:03:00Z" w:initials="SW">
    <w:p w14:paraId="7D53C282" w14:textId="77777777" w:rsidR="00146279" w:rsidRDefault="00146279" w:rsidP="00146279">
      <w:pPr>
        <w:pStyle w:val="Kommentartext"/>
        <w:ind w:firstLine="0"/>
        <w:jc w:val="left"/>
      </w:pPr>
      <w:r>
        <w:rPr>
          <w:rStyle w:val="Kommentarzeichen"/>
        </w:rPr>
        <w:annotationRef/>
      </w:r>
      <w:r>
        <w:t xml:space="preserve">Ich würde hier auch noch </w:t>
      </w:r>
      <w:proofErr w:type="gramStart"/>
      <w:r>
        <w:t>ein Angabe</w:t>
      </w:r>
      <w:proofErr w:type="gramEnd"/>
      <w:r>
        <w:t xml:space="preserve"> zu dem Modellparametern ergänzen (siehe erster Satz des Methodenteils) und evtl. auch eine Tabelle mit den Modellparameter in die SI mit aufnehmen.</w:t>
      </w:r>
    </w:p>
  </w:comment>
  <w:comment w:id="61" w:author="Hellmann, Simon" w:date="2025-04-07T17:19:00Z" w:initials="HS">
    <w:p w14:paraId="1836B1F3" w14:textId="04F40856" w:rsidR="00817AC1" w:rsidRDefault="00817AC1">
      <w:pPr>
        <w:pStyle w:val="Kommentartext"/>
      </w:pPr>
      <w:r>
        <w:rPr>
          <w:rStyle w:val="Kommentarzeichen"/>
        </w:rPr>
        <w:annotationRef/>
      </w:r>
      <w:r>
        <w:t>Felder alle aktualisieren und Referenzen prüfen!</w:t>
      </w:r>
    </w:p>
  </w:comment>
  <w:comment w:id="62" w:author="Sören Weinrich" w:date="2025-04-25T10:26:00Z" w:initials="SW">
    <w:p w14:paraId="4DF98FE7" w14:textId="77777777" w:rsidR="00ED6CEA" w:rsidRDefault="00ED6CEA" w:rsidP="00ED6CEA">
      <w:pPr>
        <w:pStyle w:val="Kommentartext"/>
        <w:ind w:firstLine="0"/>
        <w:jc w:val="left"/>
      </w:pPr>
      <w:r>
        <w:rPr>
          <w:rStyle w:val="Kommentarzeichen"/>
        </w:rPr>
        <w:annotationRef/>
      </w:r>
      <w:r>
        <w:t>Hier evtl. noch die beiden entsprechenden Variablen ergänzen</w:t>
      </w:r>
    </w:p>
  </w:comment>
  <w:comment w:id="63" w:author="Sören Weinrich" w:date="2025-04-25T12:17:00Z" w:initials="SW">
    <w:p w14:paraId="1DF72B50" w14:textId="77777777" w:rsidR="00F53255" w:rsidRDefault="00DB7318" w:rsidP="00F53255">
      <w:pPr>
        <w:pStyle w:val="Kommentartext"/>
        <w:ind w:firstLine="0"/>
        <w:jc w:val="left"/>
      </w:pPr>
      <w:r>
        <w:rPr>
          <w:rStyle w:val="Kommentarzeichen"/>
        </w:rPr>
        <w:annotationRef/>
      </w:r>
      <w:r w:rsidR="00F53255">
        <w:t>Wenn am Ende noch etwas Platz ist, könntest Du auch überlegen alle Stellen mit i entsprechend der eingesetzten Gase (CH</w:t>
      </w:r>
      <w:r w:rsidR="00F53255">
        <w:rPr>
          <w:vertAlign w:val="subscript"/>
        </w:rPr>
        <w:t>4</w:t>
      </w:r>
      <w:r w:rsidR="00F53255">
        <w:t xml:space="preserve"> und CO</w:t>
      </w:r>
      <w:r w:rsidR="00F53255">
        <w:rPr>
          <w:vertAlign w:val="subscript"/>
        </w:rPr>
        <w:t>2</w:t>
      </w:r>
      <w:r w:rsidR="00F53255">
        <w:t xml:space="preserve">) auszuschreiben… Es sind ja nur 2-3 Stellen die sich dann etwas </w:t>
      </w:r>
      <w:proofErr w:type="gramStart"/>
      <w:r w:rsidR="00F53255">
        <w:t>doppeln</w:t>
      </w:r>
      <w:proofErr w:type="gramEnd"/>
      <w:r w:rsidR="00F53255">
        <w:t>… Aber Du kannst es auch gerne so lassen (das ist am Ende Geschmackssache).</w:t>
      </w:r>
    </w:p>
  </w:comment>
  <w:comment w:id="75" w:author="Sören Weinrich" w:date="2025-04-25T13:23:00Z" w:initials="SW">
    <w:p w14:paraId="792079E0" w14:textId="49F4EBA4" w:rsidR="00232B6D" w:rsidRDefault="00232B6D" w:rsidP="00232B6D">
      <w:pPr>
        <w:pStyle w:val="Kommentartext"/>
        <w:ind w:firstLine="0"/>
        <w:jc w:val="left"/>
      </w:pPr>
      <w:r>
        <w:rPr>
          <w:rStyle w:val="Kommentarzeichen"/>
        </w:rPr>
        <w:annotationRef/>
      </w:r>
      <w:r>
        <w:t xml:space="preserve">Ggf. noch ergänzen warum diese Substrate gewählt wurden (typische Substrate an landwirtschaftlichen BGA in Deutschland) und eine entsprechende Quelle angeben. </w:t>
      </w:r>
    </w:p>
  </w:comment>
  <w:comment w:id="77" w:author="Sören Weinrich" w:date="2025-04-27T14:30:00Z" w:initials="SW">
    <w:p w14:paraId="38B926F0" w14:textId="77777777" w:rsidR="00523B27" w:rsidRDefault="00523B27" w:rsidP="00523B27">
      <w:pPr>
        <w:pStyle w:val="Kommentartext"/>
        <w:ind w:firstLine="0"/>
        <w:jc w:val="left"/>
      </w:pPr>
      <w:r>
        <w:rPr>
          <w:rStyle w:val="Kommentarzeichen"/>
        </w:rPr>
        <w:annotationRef/>
      </w:r>
      <w:r>
        <w:t>Ich würde ich vielleicht auch noch einmal erwähnen, dass die resultierenden Substratkonzentrationen im Modelleingang in den SI enthalten sind.</w:t>
      </w:r>
    </w:p>
  </w:comment>
  <w:comment w:id="78" w:author="Sören Weinrich" w:date="2025-04-25T13:26:00Z" w:initials="SW">
    <w:p w14:paraId="3678AB3C" w14:textId="042B94A3" w:rsidR="00232B6D" w:rsidRDefault="00232B6D" w:rsidP="00232B6D">
      <w:pPr>
        <w:pStyle w:val="Kommentartext"/>
        <w:ind w:firstLine="0"/>
        <w:jc w:val="left"/>
      </w:pPr>
      <w:r>
        <w:rPr>
          <w:rStyle w:val="Kommentarzeichen"/>
        </w:rPr>
        <w:annotationRef/>
      </w:r>
      <w:r>
        <w:t xml:space="preserve">Warum wurde der Oberstrich gewählt. Kann der </w:t>
      </w:r>
      <w:proofErr w:type="spellStart"/>
      <w:r>
        <w:t>evtuell</w:t>
      </w:r>
      <w:proofErr w:type="spellEnd"/>
      <w:r>
        <w:t xml:space="preserve"> im gesamten Dokument entfernt werden?</w:t>
      </w:r>
    </w:p>
  </w:comment>
  <w:comment w:id="86" w:author="Sören Weinrich" w:date="2025-04-25T13:32:00Z" w:initials="SW">
    <w:p w14:paraId="5F0BA5F4" w14:textId="77777777" w:rsidR="00F64B6A" w:rsidRDefault="00F64B6A" w:rsidP="00F64B6A">
      <w:pPr>
        <w:pStyle w:val="Kommentartext"/>
        <w:ind w:firstLine="0"/>
        <w:jc w:val="left"/>
      </w:pPr>
      <w:r>
        <w:rPr>
          <w:rStyle w:val="Kommentarzeichen"/>
        </w:rPr>
        <w:annotationRef/>
      </w:r>
      <w:r>
        <w:t xml:space="preserve">Da Du ja die Abbaubarkeit nur auf die CH beziehst müsse man eigentlich ein BMP für </w:t>
      </w:r>
      <w:proofErr w:type="spellStart"/>
      <w:r>
        <w:t>Celullose</w:t>
      </w:r>
      <w:proofErr w:type="spellEnd"/>
      <w:r>
        <w:t xml:space="preserve"> oder Glucose verwenden. Dann wäre die </w:t>
      </w:r>
      <w:proofErr w:type="spellStart"/>
      <w:r>
        <w:t>Fermentierbarkeit</w:t>
      </w:r>
      <w:proofErr w:type="spellEnd"/>
      <w:r>
        <w:t xml:space="preserve"> der CH etwas höher. Da du aber ja LI und PR für 100 % abbaubar deklarierst ist Deine Annahme aus meiner Sicht an dieser Stelle gerechtfertigt.</w:t>
      </w:r>
    </w:p>
  </w:comment>
  <w:comment w:id="89" w:author="Sören Weinrich" w:date="2025-04-25T13:34:00Z" w:initials="SW">
    <w:p w14:paraId="2012F05D" w14:textId="77777777" w:rsidR="00F64B6A" w:rsidRDefault="00F64B6A" w:rsidP="00F64B6A">
      <w:pPr>
        <w:pStyle w:val="Kommentartext"/>
        <w:ind w:firstLine="0"/>
        <w:jc w:val="left"/>
      </w:pPr>
      <w:r>
        <w:rPr>
          <w:rStyle w:val="Kommentarzeichen"/>
        </w:rPr>
        <w:annotationRef/>
      </w:r>
      <w:r>
        <w:t>Ja, das ist gut so und entspricht damit ja auch den Anforderungen von BITE</w:t>
      </w:r>
    </w:p>
  </w:comment>
  <w:comment w:id="90" w:author="Sören Weinrich" w:date="2025-04-25T13:36:00Z" w:initials="SW">
    <w:p w14:paraId="66458DEE" w14:textId="77777777" w:rsidR="00F64B6A" w:rsidRDefault="00F64B6A" w:rsidP="00F64B6A">
      <w:pPr>
        <w:pStyle w:val="Kommentartext"/>
        <w:ind w:firstLine="0"/>
        <w:jc w:val="left"/>
      </w:pPr>
      <w:r>
        <w:rPr>
          <w:rStyle w:val="Kommentarzeichen"/>
        </w:rPr>
        <w:annotationRef/>
      </w:r>
      <w:r>
        <w:t>Ich würde hier an irgendeiner Stelle noch 1-2 Quellen (aus der Einleitung) ergänzen. Das MPC-Verfahren hast Du Dir ja nicht ausgedacht...</w:t>
      </w:r>
    </w:p>
  </w:comment>
  <w:comment w:id="94" w:author="Sören Weinrich" w:date="2025-03-26T23:21:00Z" w:initials="SW">
    <w:p w14:paraId="5C2C1AF8" w14:textId="34B0C5CD" w:rsidR="00817AC1" w:rsidRDefault="00817AC1" w:rsidP="00F91497">
      <w:pPr>
        <w:pStyle w:val="Kommentartext"/>
        <w:ind w:firstLine="0"/>
        <w:jc w:val="left"/>
      </w:pPr>
      <w:r>
        <w:rPr>
          <w:rStyle w:val="Kommentarzeichen"/>
        </w:rPr>
        <w:annotationRef/>
      </w:r>
      <w:r>
        <w:t>Das ist grundsätzlich interessant (und auch wichtig, wenn man die Methoden evtl. selbst einmal anwenden will), könnte aber bei Platzmangel auch erheblich eingekürzt werden. Am Ende ist es ja vor allem interessant, welchen Ansatz ihr gewählt habt. Grundsätzlich lässt sich dabei ja nicht jede Entscheidung/Methodenwahl im Detail begründen...</w:t>
      </w:r>
    </w:p>
  </w:comment>
  <w:comment w:id="108" w:author="Sören Weinrich" w:date="2025-03-26T23:53:00Z" w:initials="SW">
    <w:p w14:paraId="6AEEAC66" w14:textId="77777777" w:rsidR="00817AC1" w:rsidRDefault="00817AC1" w:rsidP="00784743">
      <w:pPr>
        <w:pStyle w:val="Kommentartext"/>
        <w:ind w:firstLine="0"/>
        <w:jc w:val="left"/>
      </w:pPr>
      <w:r>
        <w:rPr>
          <w:rStyle w:val="Kommentarzeichen"/>
        </w:rPr>
        <w:annotationRef/>
      </w:r>
      <w:r>
        <w:t>Hier stellt sich natürlich etwas die Frage nach der praktischen Anwendbarkeit:</w:t>
      </w:r>
    </w:p>
    <w:p w14:paraId="6158B692" w14:textId="77777777" w:rsidR="00817AC1" w:rsidRDefault="00817AC1" w:rsidP="00784743">
      <w:pPr>
        <w:pStyle w:val="Kommentartext"/>
        <w:ind w:firstLine="0"/>
        <w:jc w:val="left"/>
      </w:pPr>
    </w:p>
    <w:p w14:paraId="2360E013" w14:textId="77777777" w:rsidR="00817AC1" w:rsidRDefault="00817AC1" w:rsidP="00784743">
      <w:pPr>
        <w:pStyle w:val="Kommentartext"/>
        <w:ind w:left="300" w:firstLine="0"/>
        <w:jc w:val="left"/>
      </w:pPr>
      <w:r>
        <w:t>Vermutlich sind solche starken Sprünge in der Regel nicht erforderlich/möglich</w:t>
      </w:r>
    </w:p>
    <w:p w14:paraId="5680F4FE" w14:textId="77777777" w:rsidR="00817AC1" w:rsidRDefault="00817AC1" w:rsidP="00784743">
      <w:pPr>
        <w:pStyle w:val="Kommentartext"/>
        <w:ind w:firstLine="0"/>
        <w:jc w:val="left"/>
      </w:pPr>
    </w:p>
    <w:p w14:paraId="2C43A80A" w14:textId="77777777" w:rsidR="00817AC1" w:rsidRDefault="00817AC1" w:rsidP="00784743">
      <w:pPr>
        <w:pStyle w:val="Kommentartext"/>
        <w:ind w:left="300" w:firstLine="0"/>
        <w:jc w:val="left"/>
      </w:pPr>
      <w:r>
        <w:t>Auch werden die Anlagen ja trotzdem mit einem Gasspeicher betrieben, um Schwankungen in der Gasproduktion (z. B. auf Basis von Qualitätsschwankungen im Substrat auszugleichen</w:t>
      </w:r>
    </w:p>
    <w:p w14:paraId="3A925376" w14:textId="77777777" w:rsidR="00817AC1" w:rsidRDefault="00817AC1" w:rsidP="00784743">
      <w:pPr>
        <w:pStyle w:val="Kommentartext"/>
        <w:ind w:firstLine="0"/>
        <w:jc w:val="left"/>
      </w:pPr>
    </w:p>
    <w:p w14:paraId="3981CC57" w14:textId="77777777" w:rsidR="00817AC1" w:rsidRDefault="00817AC1" w:rsidP="00784743">
      <w:pPr>
        <w:pStyle w:val="Kommentartext"/>
        <w:ind w:firstLine="0"/>
        <w:jc w:val="left"/>
      </w:pPr>
      <w:r>
        <w:t>Wir können aber hier auch erst einmal den Review abwarten und uns dann falls erforderlich eine mögliche Erklärung überlegen...</w:t>
      </w:r>
    </w:p>
  </w:comment>
  <w:comment w:id="113" w:author="Sören Weinrich" w:date="2025-04-25T13:49:00Z" w:initials="SW">
    <w:p w14:paraId="03606FB2" w14:textId="77777777" w:rsidR="00521731" w:rsidRDefault="00521731" w:rsidP="00521731">
      <w:pPr>
        <w:pStyle w:val="Kommentartext"/>
        <w:ind w:firstLine="0"/>
        <w:jc w:val="left"/>
      </w:pPr>
      <w:r>
        <w:rPr>
          <w:rStyle w:val="Kommentarzeichen"/>
        </w:rPr>
        <w:annotationRef/>
      </w:r>
      <w:r>
        <w:t>Bitte entsprechend prüfen/anpassen und die Gleichungen links ergänzen.</w:t>
      </w:r>
    </w:p>
  </w:comment>
  <w:comment w:id="134" w:author="Sören Weinrich" w:date="2025-04-25T13:51:00Z" w:initials="SW">
    <w:p w14:paraId="21414A39" w14:textId="77777777" w:rsidR="00E23F4F" w:rsidRDefault="00E23F4F" w:rsidP="00E23F4F">
      <w:pPr>
        <w:pStyle w:val="Kommentartext"/>
        <w:ind w:firstLine="0"/>
        <w:jc w:val="left"/>
      </w:pPr>
      <w:r>
        <w:rPr>
          <w:rStyle w:val="Kommentarzeichen"/>
        </w:rPr>
        <w:annotationRef/>
      </w:r>
      <w:r>
        <w:t>Falls möglich bitte die Klammer um die Zahl entsprechend löschen...</w:t>
      </w:r>
    </w:p>
  </w:comment>
  <w:comment w:id="144" w:author="Sören Weinrich" w:date="2025-04-25T13:59:00Z" w:initials="SW">
    <w:p w14:paraId="4EED237F" w14:textId="77777777" w:rsidR="00F37EE6" w:rsidRDefault="00F37EE6" w:rsidP="00F37EE6">
      <w:pPr>
        <w:pStyle w:val="Kommentartext"/>
        <w:ind w:firstLine="0"/>
        <w:jc w:val="left"/>
      </w:pPr>
      <w:r>
        <w:rPr>
          <w:rStyle w:val="Kommentarzeichen"/>
        </w:rPr>
        <w:annotationRef/>
      </w:r>
      <w:r>
        <w:t>Besser „</w:t>
      </w:r>
      <w:proofErr w:type="spellStart"/>
      <w:r>
        <w:t>Eq</w:t>
      </w:r>
      <w:proofErr w:type="spellEnd"/>
      <w:r>
        <w:t>. 2.17 and 2.18“</w:t>
      </w:r>
    </w:p>
  </w:comment>
  <w:comment w:id="155" w:author="Sören Weinrich" w:date="2025-04-25T14:10:00Z" w:initials="SW">
    <w:p w14:paraId="7444F067" w14:textId="77777777" w:rsidR="00716CB9" w:rsidRDefault="00716CB9" w:rsidP="00716CB9">
      <w:pPr>
        <w:pStyle w:val="Kommentartext"/>
        <w:ind w:firstLine="0"/>
        <w:jc w:val="left"/>
      </w:pPr>
      <w:r>
        <w:rPr>
          <w:rStyle w:val="Kommentarzeichen"/>
        </w:rPr>
        <w:annotationRef/>
      </w:r>
      <w:r>
        <w:t>Auch hier besser: „</w:t>
      </w:r>
      <w:proofErr w:type="spellStart"/>
      <w:r>
        <w:t>Eq</w:t>
      </w:r>
      <w:proofErr w:type="spellEnd"/>
      <w:r>
        <w:t>. 2.7 and 2.8“</w:t>
      </w:r>
    </w:p>
  </w:comment>
  <w:comment w:id="165" w:author="Sören Weinrich" w:date="2025-04-25T14:22:00Z" w:initials="SW">
    <w:p w14:paraId="3C3CDEDA" w14:textId="77777777" w:rsidR="008A14BC" w:rsidRDefault="008A14BC" w:rsidP="008A14BC">
      <w:pPr>
        <w:pStyle w:val="Kommentartext"/>
        <w:ind w:firstLine="0"/>
        <w:jc w:val="left"/>
      </w:pPr>
      <w:r>
        <w:rPr>
          <w:rStyle w:val="Kommentarzeichen"/>
        </w:rPr>
        <w:annotationRef/>
      </w:r>
      <w:r>
        <w:t>Vielleicht findest Du ja noch eine Veröffentlichung die diese grundlegenden Zusammenhänge auch widerspiegelt und die Du zur Bestätigung entsprechend zitieren kannst...</w:t>
      </w:r>
    </w:p>
  </w:comment>
  <w:comment w:id="168" w:author="Sören Weinrich" w:date="2025-04-25T14:25:00Z" w:initials="SW">
    <w:p w14:paraId="7A4579D4" w14:textId="77777777" w:rsidR="00EF4D0B" w:rsidRDefault="00805B9D" w:rsidP="00EF4D0B">
      <w:pPr>
        <w:pStyle w:val="Kommentartext"/>
        <w:ind w:firstLine="0"/>
        <w:jc w:val="left"/>
      </w:pPr>
      <w:r>
        <w:rPr>
          <w:rStyle w:val="Kommentarzeichen"/>
        </w:rPr>
        <w:annotationRef/>
      </w:r>
      <w:r w:rsidR="00EF4D0B">
        <w:t xml:space="preserve">Ja, es ist schwer hier eine wirkliche Aussage abzuleiten (auch hinsichtlich Ausreißer). Durch die geringe Stichprobenanzahl ist es ja schwierig eine </w:t>
      </w:r>
      <w:proofErr w:type="spellStart"/>
      <w:r w:rsidR="00EF4D0B">
        <w:t>symetrische</w:t>
      </w:r>
      <w:proofErr w:type="spellEnd"/>
      <w:r w:rsidR="00EF4D0B">
        <w:t xml:space="preserve"> Normalverteilung zu erreichen. Dies </w:t>
      </w:r>
      <w:proofErr w:type="spellStart"/>
      <w:r w:rsidR="00EF4D0B">
        <w:t>währe</w:t>
      </w:r>
      <w:proofErr w:type="spellEnd"/>
      <w:r w:rsidR="00EF4D0B">
        <w:t xml:space="preserve"> ja nur </w:t>
      </w:r>
      <w:proofErr w:type="gramStart"/>
      <w:r w:rsidR="00EF4D0B">
        <w:t>möglich</w:t>
      </w:r>
      <w:proofErr w:type="gramEnd"/>
      <w:r w:rsidR="00EF4D0B">
        <w:t xml:space="preserve"> wenn der Abstand zwischen dem mittleren Wert und dem Min/Max gleich groß ist...</w:t>
      </w:r>
    </w:p>
  </w:comment>
  <w:comment w:id="169" w:author="Simon Hellmann" w:date="2025-02-04T17:42:00Z" w:initials="SH">
    <w:p w14:paraId="6D23E174" w14:textId="43B0A2D2" w:rsidR="00817AC1" w:rsidRDefault="00817AC1">
      <w:pPr>
        <w:pStyle w:val="Kommentartext"/>
      </w:pPr>
      <w:r>
        <w:rPr>
          <w:rStyle w:val="Kommentarzeichen"/>
        </w:rPr>
        <w:annotationRef/>
      </w:r>
      <w:r w:rsidRPr="409A876D">
        <w:t>@Sören: für Grassilage habe ich keine ADM1-Eingangs-Konzentrationen gefunden</w:t>
      </w:r>
      <w:r>
        <w:t xml:space="preserve">, sondern diese selbst berechnet aus typischen </w:t>
      </w:r>
      <w:proofErr w:type="spellStart"/>
      <w:r>
        <w:t>Labornesswerten</w:t>
      </w:r>
      <w:proofErr w:type="spellEnd"/>
      <w:r>
        <w:t xml:space="preserve"> (welche weiß ich leider nicht mehr genau, haben wir mal besprochen)</w:t>
      </w:r>
      <w:r w:rsidRPr="409A876D">
        <w:t>; bei Koch et al. (2009/2010) werden nur die Roh-Konzentrationen angegeben. Hast du hier einen Tipp oder kann ich das übergehen (da eh nur Beispiele)?</w:t>
      </w:r>
    </w:p>
  </w:comment>
  <w:comment w:id="170" w:author="Sören Weinrich" w:date="2025-04-27T14:27:00Z" w:initials="SW">
    <w:p w14:paraId="2ECC2B25" w14:textId="77777777" w:rsidR="00523B27" w:rsidRDefault="00F53255" w:rsidP="00523B27">
      <w:pPr>
        <w:pStyle w:val="Kommentartext"/>
        <w:ind w:firstLine="0"/>
        <w:jc w:val="left"/>
      </w:pPr>
      <w:r>
        <w:rPr>
          <w:rStyle w:val="Kommentarzeichen"/>
        </w:rPr>
        <w:annotationRef/>
      </w:r>
      <w:r w:rsidR="00523B27">
        <w:t>Ok, was meinst Du mit den ADM1-Eingangskonzentrationen? Deine eigenen Werte oder Werte aus der Literatur? Du hast diese doch für alle Substrate anhand der FMA-Werte aus dem DBFZ-Biogaslabor (gemäß Tabelle 1) berechnet, oder? Meinst Du, dass Du für den</w:t>
      </w:r>
      <w:bookmarkStart w:id="171" w:name="_GoBack"/>
      <w:bookmarkEnd w:id="171"/>
      <w:r w:rsidR="00523B27">
        <w:t xml:space="preserve"> Literaturvergleich keine ADM1-Eingangskonzentrationen für </w:t>
      </w:r>
      <w:proofErr w:type="spellStart"/>
      <w:r w:rsidR="00523B27">
        <w:t>GrS</w:t>
      </w:r>
      <w:proofErr w:type="spellEnd"/>
      <w:r w:rsidR="00523B27">
        <w:t xml:space="preserve"> gefunden hast?</w:t>
      </w:r>
    </w:p>
    <w:p w14:paraId="69A005DA" w14:textId="77777777" w:rsidR="00523B27" w:rsidRDefault="00523B27" w:rsidP="00523B27">
      <w:pPr>
        <w:pStyle w:val="Kommentartext"/>
        <w:ind w:firstLine="0"/>
        <w:jc w:val="left"/>
      </w:pPr>
    </w:p>
    <w:p w14:paraId="1C3514C1" w14:textId="77777777" w:rsidR="00523B27" w:rsidRDefault="00523B27" w:rsidP="00523B27">
      <w:pPr>
        <w:pStyle w:val="Kommentartext"/>
        <w:ind w:firstLine="0"/>
        <w:jc w:val="left"/>
      </w:pPr>
      <w:r>
        <w:t xml:space="preserve">Ich würde das hier nicht weiter groß erwähnen. Ggf. wäre es sinnvoll, </w:t>
      </w:r>
      <w:proofErr w:type="gramStart"/>
      <w:r>
        <w:t>das</w:t>
      </w:r>
      <w:proofErr w:type="gramEnd"/>
      <w:r>
        <w:t xml:space="preserve"> Du in der Tabelle S1 (aus der SI) noch eine Fußnote ergänzt auf welcher Datenbasis die Werte entstanden sind… Ggf. könntest Du hier auch noch einmal auf die SI verweisen...</w:t>
      </w:r>
    </w:p>
  </w:comment>
  <w:comment w:id="172" w:author="Sören Weinrich" w:date="2025-04-25T14:30:00Z" w:initials="SW">
    <w:p w14:paraId="79AEB132" w14:textId="0D1FC11D" w:rsidR="00805B9D" w:rsidRDefault="00805B9D" w:rsidP="00805B9D">
      <w:pPr>
        <w:pStyle w:val="Kommentartext"/>
        <w:ind w:firstLine="0"/>
        <w:jc w:val="left"/>
      </w:pPr>
      <w:r>
        <w:rPr>
          <w:rStyle w:val="Kommentarzeichen"/>
        </w:rPr>
        <w:annotationRef/>
      </w:r>
      <w:r>
        <w:t xml:space="preserve">Grundsätzlich wäre es hier besser auf eine andere externe Studie zu verweisen, da ja die Daten aus einem gleichen Labor </w:t>
      </w:r>
      <w:proofErr w:type="gramStart"/>
      <w:r>
        <w:t>mit vergleichbaren Substrate</w:t>
      </w:r>
      <w:proofErr w:type="gramEnd"/>
      <w:r>
        <w:t xml:space="preserve"> in der Regel ja ähnlich sein dürften. Aber ich würde es jetzt erst einmal so lassen und dann ggf. </w:t>
      </w:r>
      <w:proofErr w:type="gramStart"/>
      <w:r>
        <w:t>bei der Anmerkungen</w:t>
      </w:r>
      <w:proofErr w:type="gramEnd"/>
      <w:r>
        <w:t xml:space="preserve"> eines Reviewers (hinsichtlich Eigenzitation) anpassen...</w:t>
      </w:r>
    </w:p>
  </w:comment>
  <w:comment w:id="173" w:author="Sören Weinrich" w:date="2025-04-25T14:31:00Z" w:initials="SW">
    <w:p w14:paraId="5D53A0DE" w14:textId="77777777" w:rsidR="00805B9D" w:rsidRDefault="00805B9D" w:rsidP="00805B9D">
      <w:pPr>
        <w:pStyle w:val="Kommentartext"/>
        <w:ind w:firstLine="0"/>
        <w:jc w:val="left"/>
      </w:pPr>
      <w:r>
        <w:rPr>
          <w:rStyle w:val="Kommentarzeichen"/>
        </w:rPr>
        <w:annotationRef/>
      </w:r>
      <w:r>
        <w:t>Falls möglich hier noch eine Quelle nennen...</w:t>
      </w:r>
    </w:p>
  </w:comment>
  <w:comment w:id="174" w:author="Sören Weinrich" w:date="2025-04-25T14:32:00Z" w:initials="SW">
    <w:p w14:paraId="473DF657" w14:textId="77777777" w:rsidR="00805B9D" w:rsidRDefault="00805B9D" w:rsidP="00805B9D">
      <w:pPr>
        <w:pStyle w:val="Kommentartext"/>
        <w:ind w:firstLine="0"/>
        <w:jc w:val="left"/>
      </w:pPr>
      <w:r>
        <w:rPr>
          <w:rStyle w:val="Kommentarzeichen"/>
        </w:rPr>
        <w:annotationRef/>
      </w:r>
      <w:r>
        <w:t>Besser als neuen Satz formulieren.</w:t>
      </w:r>
    </w:p>
  </w:comment>
  <w:comment w:id="175" w:author="Sören Weinrich" w:date="2025-04-25T14:35:00Z" w:initials="SW">
    <w:p w14:paraId="2D2C7ED4" w14:textId="77777777" w:rsidR="00EF4D0B" w:rsidRDefault="00EF4D0B" w:rsidP="00EF4D0B">
      <w:pPr>
        <w:pStyle w:val="Kommentartext"/>
        <w:ind w:firstLine="0"/>
        <w:jc w:val="left"/>
      </w:pPr>
      <w:r>
        <w:rPr>
          <w:rStyle w:val="Kommentarzeichen"/>
        </w:rPr>
        <w:annotationRef/>
      </w:r>
      <w:r>
        <w:t>Da hier nur 3 Analyse vorliegen, würde ich hier keine generellen Aussagen ableiten (bzw. ansonsten nur unter Angabe der geringen Stichprobe).</w:t>
      </w:r>
    </w:p>
  </w:comment>
  <w:comment w:id="188" w:author="Sören Weinrich" w:date="2025-04-25T14:36:00Z" w:initials="SW">
    <w:p w14:paraId="0AF164AD" w14:textId="77777777" w:rsidR="00EF4D0B" w:rsidRDefault="00EF4D0B" w:rsidP="00EF4D0B">
      <w:pPr>
        <w:pStyle w:val="Kommentartext"/>
        <w:ind w:firstLine="0"/>
        <w:jc w:val="left"/>
      </w:pPr>
      <w:r>
        <w:rPr>
          <w:rStyle w:val="Kommentarzeichen"/>
        </w:rPr>
        <w:annotationRef/>
      </w:r>
      <w:r>
        <w:t>Der letzte Satz könnte bei Platzmangel auch entfernt werden...</w:t>
      </w:r>
    </w:p>
  </w:comment>
  <w:comment w:id="190" w:author="Sören Weinrich" w:date="2025-04-25T16:16:00Z" w:initials="SW">
    <w:p w14:paraId="6E18CB2A" w14:textId="77777777" w:rsidR="003E34C0" w:rsidRDefault="003E34C0" w:rsidP="003E34C0">
      <w:pPr>
        <w:pStyle w:val="Kommentartext"/>
        <w:ind w:firstLine="0"/>
        <w:jc w:val="left"/>
      </w:pPr>
      <w:r>
        <w:rPr>
          <w:rStyle w:val="Kommentarzeichen"/>
        </w:rPr>
        <w:annotationRef/>
      </w:r>
      <w:r>
        <w:t xml:space="preserve">Das ist nicht ganz klar: Vorher schreibst Du, dass die </w:t>
      </w:r>
      <w:proofErr w:type="spellStart"/>
      <w:r>
        <w:t>feed</w:t>
      </w:r>
      <w:proofErr w:type="spellEnd"/>
      <w:r>
        <w:t xml:space="preserve"> </w:t>
      </w:r>
      <w:proofErr w:type="spellStart"/>
      <w:r>
        <w:t>volume</w:t>
      </w:r>
      <w:proofErr w:type="spellEnd"/>
      <w:r>
        <w:t xml:space="preserve"> </w:t>
      </w:r>
      <w:proofErr w:type="spellStart"/>
      <w:r>
        <w:t>flows</w:t>
      </w:r>
      <w:proofErr w:type="spellEnd"/>
      <w:r>
        <w:t xml:space="preserve"> für alle Varianten gleich sind (2. Satz am Anfang von Kapitel 3.2). Warum weichen die nun doch </w:t>
      </w:r>
      <w:proofErr w:type="spellStart"/>
      <w:r>
        <w:t>von einander</w:t>
      </w:r>
      <w:proofErr w:type="spellEnd"/>
      <w:r>
        <w:t xml:space="preserve"> ab?</w:t>
      </w:r>
    </w:p>
  </w:comment>
  <w:comment w:id="192" w:author="Sören Weinrich" w:date="2025-04-25T16:18:00Z" w:initials="SW">
    <w:p w14:paraId="3D1BCC3E" w14:textId="77777777" w:rsidR="003E34C0" w:rsidRDefault="003E34C0" w:rsidP="003E34C0">
      <w:pPr>
        <w:pStyle w:val="Kommentartext"/>
        <w:ind w:firstLine="0"/>
        <w:jc w:val="left"/>
      </w:pPr>
      <w:r>
        <w:rPr>
          <w:rStyle w:val="Kommentarzeichen"/>
        </w:rPr>
        <w:annotationRef/>
      </w:r>
      <w:r>
        <w:t>Ich bin gespannt ob BITE das akzeptiert...</w:t>
      </w:r>
    </w:p>
  </w:comment>
  <w:comment w:id="193" w:author="Sören Weinrich" w:date="2025-04-26T19:34:00Z" w:initials="SW">
    <w:p w14:paraId="071CBC0F" w14:textId="77777777" w:rsidR="00523B27" w:rsidRDefault="00CB3314" w:rsidP="00523B27">
      <w:pPr>
        <w:pStyle w:val="Kommentartext"/>
        <w:ind w:firstLine="0"/>
        <w:jc w:val="left"/>
      </w:pPr>
      <w:r>
        <w:rPr>
          <w:rStyle w:val="Kommentarzeichen"/>
        </w:rPr>
        <w:annotationRef/>
      </w:r>
      <w:r w:rsidR="00523B27">
        <w:t xml:space="preserve">Der niedrige Einfluss auf die Fette kann auch daran liegen, dass Fette am langsamsten abgebaut werden. Du kannst ja mal die </w:t>
      </w:r>
      <w:proofErr w:type="spellStart"/>
      <w:r w:rsidR="00523B27">
        <w:t>Hydrolysekonstante</w:t>
      </w:r>
      <w:proofErr w:type="spellEnd"/>
      <w:r w:rsidR="00523B27">
        <w:t xml:space="preserve"> angucken und ggf. noch einen Satz ergänzen…</w:t>
      </w:r>
    </w:p>
  </w:comment>
  <w:comment w:id="204" w:author="Hellmann, Simon" w:date="2025-02-04T23:46:00Z" w:initials="HS">
    <w:p w14:paraId="0B27DD7D" w14:textId="3F2AF442" w:rsidR="00817AC1" w:rsidRPr="003277B2" w:rsidRDefault="00817AC1">
      <w:pPr>
        <w:pStyle w:val="Kommentartext"/>
        <w:rPr>
          <w:lang w:val="de-DE"/>
        </w:rPr>
      </w:pPr>
      <w:r>
        <w:rPr>
          <w:rStyle w:val="Kommentarzeichen"/>
        </w:rPr>
        <w:annotationRef/>
      </w:r>
      <w:r w:rsidRPr="003277B2">
        <w:rPr>
          <w:lang w:val="de-DE"/>
        </w:rPr>
        <w:t>alternativ: Theuerl (2019)</w:t>
      </w:r>
    </w:p>
  </w:comment>
  <w:comment w:id="205" w:author="Sören Weinrich" w:date="2025-04-26T19:41:00Z" w:initials="SW">
    <w:p w14:paraId="087BADC0" w14:textId="77777777" w:rsidR="00CB3314" w:rsidRDefault="00CB3314" w:rsidP="00CB3314">
      <w:pPr>
        <w:pStyle w:val="Kommentartext"/>
        <w:ind w:firstLine="0"/>
        <w:jc w:val="left"/>
      </w:pPr>
      <w:r>
        <w:rPr>
          <w:rStyle w:val="Kommentarzeichen"/>
        </w:rPr>
        <w:annotationRef/>
      </w:r>
      <w:r>
        <w:t>Ne, das Paper von Fabian Bonk ist (sehr) gut...</w:t>
      </w:r>
    </w:p>
  </w:comment>
  <w:comment w:id="206" w:author="Sören Weinrich" w:date="2025-04-26T20:42:00Z" w:initials="SW">
    <w:p w14:paraId="29386E11" w14:textId="77777777" w:rsidR="00FA2111" w:rsidRDefault="00C308D6" w:rsidP="00FA2111">
      <w:pPr>
        <w:pStyle w:val="Kommentartext"/>
        <w:ind w:firstLine="0"/>
        <w:jc w:val="left"/>
      </w:pPr>
      <w:r>
        <w:rPr>
          <w:rStyle w:val="Kommentarzeichen"/>
        </w:rPr>
        <w:annotationRef/>
      </w:r>
      <w:r w:rsidR="00FA2111">
        <w:t xml:space="preserve">Das ist grundsätzlich richtig. Ich würde allerdings auch erwähnen, dass man grundsätzlich auch die Hemmkonstante entsprechend anpassen kann (siehe z. B. Wichern et </w:t>
      </w:r>
      <w:proofErr w:type="gramStart"/>
      <w:r w:rsidR="00FA2111">
        <w:t>al )</w:t>
      </w:r>
      <w:proofErr w:type="gramEnd"/>
      <w:r w:rsidR="00FA2111">
        <w:t xml:space="preserve">, sich aber die Simulationsergebnisse bei der Wahl einer entsprechend hohen Wachstumsrate (mit niedriger Hemmkonstante) dann auch nicht stark </w:t>
      </w:r>
      <w:proofErr w:type="spellStart"/>
      <w:r w:rsidR="00FA2111">
        <w:t>von einander</w:t>
      </w:r>
      <w:proofErr w:type="spellEnd"/>
      <w:r w:rsidR="00FA2111">
        <w:t xml:space="preserve"> unterscheiden...</w:t>
      </w:r>
    </w:p>
    <w:p w14:paraId="74E34BFA" w14:textId="77777777" w:rsidR="00FA2111" w:rsidRDefault="00FA2111" w:rsidP="00FA2111">
      <w:pPr>
        <w:pStyle w:val="Kommentartext"/>
        <w:ind w:firstLine="0"/>
        <w:jc w:val="left"/>
      </w:pPr>
    </w:p>
    <w:p w14:paraId="4EE6B2CD" w14:textId="77777777" w:rsidR="00FA2111" w:rsidRDefault="00FA2111" w:rsidP="00FA2111">
      <w:pPr>
        <w:pStyle w:val="Kommentartext"/>
        <w:ind w:firstLine="0"/>
        <w:jc w:val="left"/>
      </w:pPr>
      <w:r>
        <w:t>Allerdings frage ich mich, ob dieses Detail überhaupt diskutiert werden muss. Am Ende ist die Kombination aus Wachstumsrate und Hemmkonstante ja auch nur ein theoretisches Konstrukt was sich ohnehin nicht validieren lässt und jetzt auch nicht zentral für Dein Paper ist…</w:t>
      </w:r>
    </w:p>
    <w:p w14:paraId="03663B6B" w14:textId="77777777" w:rsidR="00FA2111" w:rsidRDefault="00FA2111" w:rsidP="00FA2111">
      <w:pPr>
        <w:pStyle w:val="Kommentartext"/>
        <w:ind w:firstLine="0"/>
        <w:jc w:val="left"/>
      </w:pPr>
    </w:p>
    <w:p w14:paraId="58FEBF18" w14:textId="77777777" w:rsidR="00FA2111" w:rsidRDefault="00FA2111" w:rsidP="00FA2111">
      <w:pPr>
        <w:pStyle w:val="Kommentartext"/>
        <w:ind w:firstLine="0"/>
        <w:jc w:val="left"/>
      </w:pPr>
      <w:r>
        <w:t xml:space="preserve">Wenn Du es </w:t>
      </w:r>
      <w:proofErr w:type="spellStart"/>
      <w:r>
        <w:t>drinn</w:t>
      </w:r>
      <w:proofErr w:type="spellEnd"/>
      <w:r>
        <w:t xml:space="preserve"> lässt würde ich noch einen Satz ergänzen, dass durch die Wahl/Kombination aus Wachstumsrate und Hemmkonstante sich ohne detaillierte Validierung (oder Zustandsbeobachtung) vermutliche viele verschiedene (und aber auch identische) Prozesszustände beschreiben lassen...</w:t>
      </w:r>
    </w:p>
  </w:comment>
  <w:comment w:id="207" w:author="Simon Hellmann" w:date="2025-02-04T19:09:00Z" w:initials="SH">
    <w:p w14:paraId="391BF742" w14:textId="600400FF" w:rsidR="00022375" w:rsidRPr="003277B2" w:rsidRDefault="00817AC1" w:rsidP="00022375">
      <w:pPr>
        <w:pStyle w:val="Kommentartext"/>
        <w:ind w:firstLine="0"/>
        <w:jc w:val="left"/>
        <w:rPr>
          <w:lang w:val="en-US"/>
        </w:rPr>
      </w:pPr>
      <w:r>
        <w:rPr>
          <w:rStyle w:val="Kommentarzeichen"/>
        </w:rPr>
        <w:annotationRef/>
      </w:r>
      <w:r w:rsidR="00022375" w:rsidRPr="003277B2">
        <w:rPr>
          <w:lang w:val="en-US"/>
        </w:rPr>
        <w:t>@Sören: Do you think I should compute the resulting OLR of individual substrates? Perhaps that would have to be plotted as well, but it's for sure an additional coding effort.</w:t>
      </w:r>
    </w:p>
  </w:comment>
  <w:comment w:id="208" w:author="Sören Weinrich" w:date="2025-04-26T20:04:00Z" w:initials="SW">
    <w:p w14:paraId="4111C76C" w14:textId="77777777" w:rsidR="00022375" w:rsidRDefault="00022375" w:rsidP="00022375">
      <w:pPr>
        <w:pStyle w:val="Kommentartext"/>
        <w:ind w:firstLine="0"/>
        <w:jc w:val="left"/>
      </w:pPr>
      <w:r>
        <w:rPr>
          <w:rStyle w:val="Kommentarzeichen"/>
        </w:rPr>
        <w:annotationRef/>
      </w:r>
      <w:proofErr w:type="spellStart"/>
      <w:r>
        <w:t>Hmm</w:t>
      </w:r>
      <w:proofErr w:type="spellEnd"/>
      <w:r>
        <w:t xml:space="preserve">, ich denke, es ist hier vorerst nicht unbedingt erforderlich, da Du ja jetzt auch nicht im Detail die einzelnen Fütterungsmengen der Substrate (mit den entsprechenden </w:t>
      </w:r>
      <w:proofErr w:type="spellStart"/>
      <w:r>
        <w:t>oTS</w:t>
      </w:r>
      <w:proofErr w:type="spellEnd"/>
      <w:r>
        <w:t xml:space="preserve">-Gehalten) diskutierst. Anderseits wäre es natürlich schon interessant zu sehen wie sich die zugeführte </w:t>
      </w:r>
      <w:proofErr w:type="spellStart"/>
      <w:r>
        <w:t>oTS</w:t>
      </w:r>
      <w:proofErr w:type="spellEnd"/>
      <w:r>
        <w:t xml:space="preserve"> in Summe über den gesamten Zeitraum verhält… Das wäre aus meiner Sicht ein schönes Add-On (Du könntest vermutlich auch noch 1-2 Sätze dazu schreiben), aber Du kannst es jetzt auch erst einmal weglassen… Wichtiger wäre mir dabei fast noch ein Vergleich Deiner Ergebnisse zur bestehenden Literatur zu AD Control.</w:t>
      </w:r>
    </w:p>
  </w:comment>
  <w:comment w:id="209" w:author="Sören Weinrich" w:date="2025-04-26T20:05:00Z" w:initials="SW">
    <w:p w14:paraId="42D819B1" w14:textId="04F98C77" w:rsidR="00022375" w:rsidRDefault="00022375" w:rsidP="00022375">
      <w:pPr>
        <w:pStyle w:val="Kommentartext"/>
        <w:ind w:firstLine="0"/>
        <w:jc w:val="left"/>
      </w:pPr>
      <w:r>
        <w:rPr>
          <w:rStyle w:val="Kommentarzeichen"/>
        </w:rPr>
        <w:annotationRef/>
      </w:r>
      <w:r>
        <w:t>Kannst Du Deine Ergebnisse in Relation zu anderen veröffentlichten Regelungsverfahren im Bereich AD beschreiben/bewerten?</w:t>
      </w:r>
    </w:p>
  </w:comment>
  <w:comment w:id="223" w:author="Sören Weinrich" w:date="2025-04-26T20:20:00Z" w:initials="SW">
    <w:p w14:paraId="68129600" w14:textId="77777777" w:rsidR="00454D9E" w:rsidRDefault="00454D9E" w:rsidP="00454D9E">
      <w:pPr>
        <w:pStyle w:val="Kommentartext"/>
        <w:ind w:firstLine="0"/>
        <w:jc w:val="left"/>
      </w:pPr>
      <w:r>
        <w:rPr>
          <w:rStyle w:val="Kommentarzeichen"/>
        </w:rPr>
        <w:annotationRef/>
      </w:r>
      <w:r>
        <w:t>Warum ist das so? Resultiert das aus der Kombination von Substratpreisen und Substratkinetik bzw. Fraktionsanteil (der schnell abbaubaren CH)?</w:t>
      </w:r>
    </w:p>
    <w:p w14:paraId="4DD259AB" w14:textId="77777777" w:rsidR="00454D9E" w:rsidRDefault="00454D9E" w:rsidP="00454D9E">
      <w:pPr>
        <w:pStyle w:val="Kommentartext"/>
        <w:ind w:firstLine="0"/>
        <w:jc w:val="left"/>
      </w:pPr>
      <w:r>
        <w:t xml:space="preserve">Hier wäre auch ein verweise auf die Modellparameter wichtig. Wie wurden die unterschiedlichen </w:t>
      </w:r>
      <w:proofErr w:type="spellStart"/>
      <w:r>
        <w:t>Hydrolysekonstanten</w:t>
      </w:r>
      <w:proofErr w:type="spellEnd"/>
      <w:r>
        <w:t xml:space="preserve"> der Kohlenhydrate gewählt und wie sind die Fraktionsparameter der unterschiedlichen Substrate? Das solltest Du auf jeden Fall noch in den SI ergänzen und hier kurz diskutieren.</w:t>
      </w:r>
    </w:p>
  </w:comment>
  <w:comment w:id="224" w:author="Sören Weinrich" w:date="2025-04-26T21:02:00Z" w:initials="SW">
    <w:p w14:paraId="4453DB78" w14:textId="77777777" w:rsidR="001D2E0C" w:rsidRDefault="001D2E0C" w:rsidP="001D2E0C">
      <w:pPr>
        <w:pStyle w:val="Kommentartext"/>
        <w:ind w:firstLine="0"/>
        <w:jc w:val="left"/>
      </w:pPr>
      <w:r>
        <w:rPr>
          <w:rStyle w:val="Kommentarzeichen"/>
        </w:rPr>
        <w:annotationRef/>
      </w:r>
      <w:r>
        <w:t>Auch hier wäre es wichtig, Deine Ergebnisse in Bezug auf die Fütterungsmuster und Gasspeicherfüllständen mit der vorhandenen Literatur zu vergleichen.</w:t>
      </w:r>
    </w:p>
  </w:comment>
  <w:comment w:id="228" w:author="Sören Weinrich" w:date="2025-04-26T21:06:00Z" w:initials="SW">
    <w:p w14:paraId="609A935B" w14:textId="77777777" w:rsidR="001D2E0C" w:rsidRDefault="001D2E0C" w:rsidP="001D2E0C">
      <w:pPr>
        <w:pStyle w:val="Kommentartext"/>
        <w:ind w:firstLine="0"/>
        <w:jc w:val="left"/>
      </w:pPr>
      <w:r>
        <w:rPr>
          <w:rStyle w:val="Kommentarzeichen"/>
        </w:rPr>
        <w:annotationRef/>
      </w:r>
      <w:r>
        <w:t xml:space="preserve">Der geringe Einfluss des pH-Werts resultiert ja vermutlich vor allem aus der grundlegend niedrige Raumbelastung, oder. Auch hier wäre ein Vergleich mit der Literatur sinnvoll, um zu belegen, dass kurzfristig erhöhte Fütterungen bei einem stabilen Prozess keinen Prozessstörungen hervorrufen… (Siehe </w:t>
      </w:r>
      <w:proofErr w:type="gramStart"/>
      <w:r>
        <w:t>z .</w:t>
      </w:r>
      <w:proofErr w:type="gramEnd"/>
      <w:r>
        <w:t>B. Paper von Eric Mauky in der Anaerobe)</w:t>
      </w:r>
    </w:p>
  </w:comment>
  <w:comment w:id="229" w:author="Sören Weinrich" w:date="2025-04-26T21:07:00Z" w:initials="SW">
    <w:p w14:paraId="21E20C9D" w14:textId="77777777" w:rsidR="001D2E0C" w:rsidRDefault="001D2E0C" w:rsidP="001D2E0C">
      <w:pPr>
        <w:pStyle w:val="Kommentartext"/>
        <w:ind w:firstLine="0"/>
        <w:jc w:val="left"/>
      </w:pPr>
      <w:r>
        <w:rPr>
          <w:rStyle w:val="Kommentarzeichen"/>
        </w:rPr>
        <w:annotationRef/>
      </w:r>
      <w:r>
        <w:t>Siehe oben, ggf. diesen Aspekt aus dem Manuskript (inkl. Plots) rausnehmen...</w:t>
      </w:r>
    </w:p>
  </w:comment>
  <w:comment w:id="230" w:author="Simon Hellmann" w:date="2025-02-04T19:10:00Z" w:initials="SH">
    <w:p w14:paraId="24A54B78" w14:textId="590E5D2C" w:rsidR="00817AC1" w:rsidRPr="00BC1785" w:rsidRDefault="00817AC1">
      <w:pPr>
        <w:pStyle w:val="Kommentartext"/>
        <w:rPr>
          <w:lang w:val="en-US"/>
        </w:rPr>
      </w:pPr>
      <w:r>
        <w:rPr>
          <w:rStyle w:val="Kommentarzeichen"/>
        </w:rPr>
        <w:annotationRef/>
      </w:r>
      <w:r w:rsidRPr="00BC1785">
        <w:rPr>
          <w:lang w:val="en-US"/>
        </w:rPr>
        <w:t xml:space="preserve">@Sören: same here: should I compute resulting OLR of individual substrates? </w:t>
      </w:r>
    </w:p>
  </w:comment>
  <w:comment w:id="231" w:author="Sören Weinrich" w:date="2025-04-26T21:04:00Z" w:initials="SW">
    <w:p w14:paraId="6D4684CD" w14:textId="77777777" w:rsidR="001D2E0C" w:rsidRDefault="001D2E0C" w:rsidP="001D2E0C">
      <w:pPr>
        <w:pStyle w:val="Kommentartext"/>
        <w:ind w:firstLine="0"/>
        <w:jc w:val="left"/>
      </w:pPr>
      <w:r>
        <w:rPr>
          <w:rStyle w:val="Kommentarzeichen"/>
        </w:rPr>
        <w:annotationRef/>
      </w:r>
      <w:r>
        <w:t>Siehe oben...</w:t>
      </w:r>
    </w:p>
  </w:comment>
  <w:comment w:id="232" w:author="Sören Weinrich" w:date="2025-04-26T21:37:00Z" w:initials="SW">
    <w:p w14:paraId="65E18789" w14:textId="77777777" w:rsidR="00523B27" w:rsidRDefault="0025752D" w:rsidP="00523B27">
      <w:pPr>
        <w:pStyle w:val="Kommentartext"/>
        <w:ind w:firstLine="0"/>
        <w:jc w:val="left"/>
      </w:pPr>
      <w:r>
        <w:rPr>
          <w:rStyle w:val="Kommentarzeichen"/>
        </w:rPr>
        <w:annotationRef/>
      </w:r>
      <w:r w:rsidR="00523B27">
        <w:t>Gelten die Ergebnisse von nominal und multi-stage MPC auch bei 1 SD?</w:t>
      </w:r>
    </w:p>
  </w:comment>
  <w:comment w:id="236" w:author="Sören Weinrich" w:date="2025-04-26T21:41:00Z" w:initials="SW">
    <w:p w14:paraId="5CCB65A4" w14:textId="6234BDB8" w:rsidR="0025752D" w:rsidRDefault="0025752D" w:rsidP="0025752D">
      <w:pPr>
        <w:pStyle w:val="Kommentartext"/>
        <w:ind w:firstLine="0"/>
        <w:jc w:val="left"/>
      </w:pPr>
      <w:r>
        <w:rPr>
          <w:rStyle w:val="Kommentarzeichen"/>
        </w:rPr>
        <w:annotationRef/>
      </w:r>
      <w:r>
        <w:t xml:space="preserve">Ist hier nicht vor allem der </w:t>
      </w:r>
      <w:proofErr w:type="spellStart"/>
      <w:r>
        <w:t>prediction</w:t>
      </w:r>
      <w:proofErr w:type="spellEnd"/>
      <w:r>
        <w:t xml:space="preserve"> </w:t>
      </w:r>
      <w:proofErr w:type="spellStart"/>
      <w:r>
        <w:t>horizon</w:t>
      </w:r>
      <w:proofErr w:type="spellEnd"/>
      <w:r>
        <w:t xml:space="preserve"> bzw. die </w:t>
      </w:r>
      <w:proofErr w:type="spellStart"/>
      <w:r>
        <w:t>controller</w:t>
      </w:r>
      <w:proofErr w:type="spellEnd"/>
      <w:r>
        <w:t xml:space="preserve"> </w:t>
      </w:r>
      <w:proofErr w:type="spellStart"/>
      <w:r>
        <w:t>prediction</w:t>
      </w:r>
      <w:proofErr w:type="spellEnd"/>
      <w:r>
        <w:t xml:space="preserve"> entscheidender als die Gesamtlänge des Simulationszeitraums?</w:t>
      </w:r>
    </w:p>
  </w:comment>
  <w:comment w:id="238" w:author="Hellmann, Simon" w:date="2025-04-11T15:01:00Z" w:initials="HS">
    <w:p w14:paraId="33C7AB1A" w14:textId="5BCEE377" w:rsidR="00594FEF" w:rsidRDefault="00594FEF" w:rsidP="00594FEF">
      <w:pPr>
        <w:pStyle w:val="Kommentartext"/>
      </w:pPr>
      <w:r>
        <w:rPr>
          <w:rStyle w:val="Kommentarzeichen"/>
        </w:rPr>
        <w:annotationRef/>
      </w:r>
      <w:r>
        <w:t xml:space="preserve">@Sören: hier könnten wir das BMP3 zitieren, aber das ist auf Deutsch. Fällt dir eine andere Quelle ein? Oder sollen wir einfach in Citavi Titel und Autoren ins Englische Übersetzen und dann (in </w:t>
      </w:r>
      <w:proofErr w:type="spellStart"/>
      <w:r>
        <w:t>german</w:t>
      </w:r>
      <w:proofErr w:type="spellEnd"/>
      <w:r>
        <w:t xml:space="preserve">) o.Ä. ins Literaturverzeichnis schreiben? </w:t>
      </w:r>
    </w:p>
    <w:p w14:paraId="1869B5CE" w14:textId="31FBBCC7" w:rsidR="00594FEF" w:rsidRDefault="00594FEF" w:rsidP="00594FEF">
      <w:pPr>
        <w:pStyle w:val="Kommentartext"/>
      </w:pPr>
      <w:r>
        <w:t xml:space="preserve">Alternativ ginge Dittmer et al. (2022): darin wird eine </w:t>
      </w:r>
      <w:proofErr w:type="spellStart"/>
      <w:r>
        <w:t>full-scale</w:t>
      </w:r>
      <w:proofErr w:type="spellEnd"/>
      <w:r>
        <w:t xml:space="preserve"> Anlage betrachtet, die nur eine Pumpe für Gülle und einen Feststoffdosierer hat; es wird aber nicht explizit gesagt, dass es i.d.R. nur 2 unabhängige Substrat-Inputs gibt. </w:t>
      </w:r>
    </w:p>
  </w:comment>
  <w:comment w:id="242" w:author="Sören Weinrich" w:date="2025-04-27T14:40:00Z" w:initials="SW">
    <w:p w14:paraId="2BCEBADB" w14:textId="77777777" w:rsidR="009A2C69" w:rsidRDefault="009A2C69" w:rsidP="009A2C69">
      <w:pPr>
        <w:pStyle w:val="Kommentartext"/>
        <w:ind w:firstLine="0"/>
        <w:jc w:val="left"/>
      </w:pPr>
      <w:r>
        <w:rPr>
          <w:rStyle w:val="Kommentarzeichen"/>
        </w:rPr>
        <w:annotationRef/>
      </w:r>
      <w:r>
        <w:t>Siehe Titel...</w:t>
      </w:r>
    </w:p>
  </w:comment>
  <w:comment w:id="247" w:author="Sören Weinrich" w:date="2025-04-27T14:42:00Z" w:initials="SW">
    <w:p w14:paraId="26AD0D84" w14:textId="77777777" w:rsidR="009A2C69" w:rsidRDefault="009A2C69" w:rsidP="009A2C69">
      <w:pPr>
        <w:pStyle w:val="Kommentartext"/>
        <w:ind w:firstLine="0"/>
        <w:jc w:val="left"/>
      </w:pPr>
      <w:r>
        <w:rPr>
          <w:rStyle w:val="Kommentarzeichen"/>
        </w:rPr>
        <w:annotationRef/>
      </w:r>
      <w:r>
        <w:t xml:space="preserve">Woher kommt die 0.5 h? Das müsstest Du vorher noch erläutert. In der </w:t>
      </w:r>
      <w:proofErr w:type="spellStart"/>
      <w:r>
        <w:t>Conclusion</w:t>
      </w:r>
      <w:proofErr w:type="spellEnd"/>
      <w:r>
        <w:t xml:space="preserve"> sollten ja hauptsächliche Dinge genannt werden, die vorher bereits entsprechend hergeleitet oder diskutiert wurden...</w:t>
      </w:r>
    </w:p>
  </w:comment>
  <w:comment w:id="303" w:author="Sören Weinrich" w:date="2025-04-25T13:42:00Z" w:initials="SW">
    <w:p w14:paraId="78EC42F4" w14:textId="64E7FEA7" w:rsidR="00F64B6A" w:rsidRDefault="00F64B6A" w:rsidP="00F64B6A">
      <w:pPr>
        <w:pStyle w:val="Kommentartext"/>
        <w:ind w:firstLine="0"/>
        <w:jc w:val="left"/>
      </w:pPr>
      <w:r>
        <w:rPr>
          <w:rStyle w:val="Kommentarzeichen"/>
        </w:rPr>
        <w:annotationRef/>
      </w:r>
      <w:r>
        <w:t xml:space="preserve">Worauf bezieht sich genau die sample </w:t>
      </w:r>
      <w:proofErr w:type="spellStart"/>
      <w:r>
        <w:t>size</w:t>
      </w:r>
      <w:proofErr w:type="spellEnd"/>
      <w:r>
        <w:t>? Nur für die Makronährstoffe und TS oder auch für BMP?</w:t>
      </w:r>
    </w:p>
  </w:comment>
  <w:comment w:id="305" w:author="Sören Weinrich" w:date="2025-04-27T14:45:00Z" w:initials="SW">
    <w:p w14:paraId="5565478D" w14:textId="77777777" w:rsidR="009A2C69" w:rsidRDefault="009A2C69" w:rsidP="009A2C69">
      <w:pPr>
        <w:pStyle w:val="Kommentartext"/>
        <w:ind w:firstLine="0"/>
        <w:jc w:val="left"/>
      </w:pPr>
      <w:r>
        <w:rPr>
          <w:rStyle w:val="Kommentarzeichen"/>
        </w:rPr>
        <w:annotationRef/>
      </w:r>
      <w:r>
        <w:t>Woher hast Du die Substratpreise? Da würde ich noch eine Fußnote mit einer entsprechenden Literaturangabe ergänzen.</w:t>
      </w:r>
    </w:p>
  </w:comment>
  <w:comment w:id="306" w:author="Sören Weinrich" w:date="2025-04-27T14:47:00Z" w:initials="SW">
    <w:p w14:paraId="53A4920D" w14:textId="77777777" w:rsidR="009A2C69" w:rsidRPr="003277B2" w:rsidRDefault="009A2C69" w:rsidP="009A2C69">
      <w:pPr>
        <w:pStyle w:val="Kommentartext"/>
        <w:ind w:firstLine="0"/>
        <w:jc w:val="left"/>
        <w:rPr>
          <w:lang w:val="en-US"/>
        </w:rPr>
      </w:pPr>
      <w:r>
        <w:rPr>
          <w:rStyle w:val="Kommentarzeichen"/>
        </w:rPr>
        <w:annotationRef/>
      </w:r>
      <w:r w:rsidRPr="003277B2">
        <w:rPr>
          <w:lang w:val="en-US"/>
        </w:rPr>
        <w:t>Oder andersrum formulieren: Does only apply for set point tracking during case study 1 (oder so ähnlich).</w:t>
      </w:r>
    </w:p>
  </w:comment>
  <w:comment w:id="307" w:author="Hellmann, Simon" w:date="2025-04-11T15:04:00Z" w:initials="HS">
    <w:p w14:paraId="18ED77F8" w14:textId="33C46047" w:rsidR="00802BE2" w:rsidRDefault="00802BE2">
      <w:pPr>
        <w:pStyle w:val="Kommentartext"/>
      </w:pPr>
      <w:r>
        <w:rPr>
          <w:rStyle w:val="Kommentarzeichen"/>
        </w:rPr>
        <w:annotationRef/>
      </w:r>
      <w:r>
        <w:t xml:space="preserve">@Sören: wenn ich auch nur eine Kleinigkeit irgendwo am </w:t>
      </w:r>
      <w:proofErr w:type="spellStart"/>
      <w:r>
        <w:t>dokument</w:t>
      </w:r>
      <w:proofErr w:type="spellEnd"/>
      <w:r>
        <w:t xml:space="preserve"> ändere, verschwinden hier ein paar Linien. Ich hoffe daher, dass ich die Abbildungen in high-</w:t>
      </w:r>
      <w:proofErr w:type="spellStart"/>
      <w:r>
        <w:t>res</w:t>
      </w:r>
      <w:proofErr w:type="spellEnd"/>
      <w:r>
        <w:t xml:space="preserve"> bei BITE hochladen kann.</w:t>
      </w:r>
    </w:p>
  </w:comment>
  <w:comment w:id="308" w:author="Sören Weinrich" w:date="2025-04-27T14:48:00Z" w:initials="SW">
    <w:p w14:paraId="2C7B8EF9" w14:textId="77777777" w:rsidR="009A2C69" w:rsidRDefault="009A2C69" w:rsidP="009A2C69">
      <w:pPr>
        <w:pStyle w:val="Kommentartext"/>
        <w:ind w:firstLine="0"/>
        <w:jc w:val="left"/>
      </w:pPr>
      <w:r>
        <w:rPr>
          <w:rStyle w:val="Kommentarzeichen"/>
        </w:rPr>
        <w:annotationRef/>
      </w:r>
      <w:r>
        <w:t>Ja, es wäre grundsätzlich natürlich besser, die Buchstaben in der Abbildung zu haben und dann eine Vektorgrafik bereitzustellen...</w:t>
      </w:r>
    </w:p>
  </w:comment>
  <w:comment w:id="309" w:author="Hellmann, Simon" w:date="2025-04-11T15:04:00Z" w:initials="HS">
    <w:p w14:paraId="67DB3B5F" w14:textId="6ECA8F57" w:rsidR="00802BE2" w:rsidRDefault="00802BE2">
      <w:pPr>
        <w:pStyle w:val="Kommentartext"/>
      </w:pPr>
      <w:r>
        <w:rPr>
          <w:rStyle w:val="Kommentarzeichen"/>
        </w:rPr>
        <w:annotationRef/>
      </w:r>
      <w:r>
        <w:t>@Sören: selbiges hier</w:t>
      </w:r>
    </w:p>
  </w:comment>
  <w:comment w:id="310" w:author="Sören Weinrich" w:date="2025-04-25T13:58:00Z" w:initials="SW">
    <w:p w14:paraId="633A9702" w14:textId="77777777" w:rsidR="00F37EE6" w:rsidRDefault="00F37EE6" w:rsidP="00F37EE6">
      <w:pPr>
        <w:pStyle w:val="Kommentartext"/>
        <w:ind w:firstLine="0"/>
        <w:jc w:val="left"/>
      </w:pPr>
      <w:r>
        <w:rPr>
          <w:rStyle w:val="Kommentarzeichen"/>
        </w:rPr>
        <w:annotationRef/>
      </w:r>
      <w:r>
        <w:t xml:space="preserve">Ist jetzt </w:t>
      </w:r>
      <w:proofErr w:type="gramStart"/>
      <w:r>
        <w:t>einer sehr schöne und informative Abbildung</w:t>
      </w:r>
      <w:proofErr w:type="gramEnd"/>
      <w:r>
        <w:t xml:space="preserve"> geworden!!! Bitte noch einmal prüfen, ob auch auf alle </w:t>
      </w:r>
      <w:proofErr w:type="spellStart"/>
      <w:r>
        <w:t>Subfigures</w:t>
      </w:r>
      <w:proofErr w:type="spellEnd"/>
      <w:r>
        <w:t xml:space="preserve"> im Text verwiesen wird. </w:t>
      </w:r>
    </w:p>
  </w:comment>
  <w:comment w:id="311" w:author="Sören Weinrich" w:date="2025-04-26T19:58:00Z" w:initials="SW">
    <w:p w14:paraId="1983E0E3" w14:textId="77777777" w:rsidR="00022375" w:rsidRDefault="00022375" w:rsidP="00022375">
      <w:pPr>
        <w:pStyle w:val="Kommentartext"/>
        <w:ind w:firstLine="0"/>
        <w:jc w:val="left"/>
      </w:pPr>
      <w:r>
        <w:rPr>
          <w:rStyle w:val="Kommentarzeichen"/>
        </w:rPr>
        <w:annotationRef/>
      </w:r>
      <w:r>
        <w:t xml:space="preserve">Schöne Abbildung. Ich würde evtl. noch die Inhibitionskonstanten bei den drei </w:t>
      </w:r>
      <w:proofErr w:type="spellStart"/>
      <w:r>
        <w:t>Inhibitions</w:t>
      </w:r>
      <w:proofErr w:type="spellEnd"/>
      <w:r>
        <w:t xml:space="preserve"> in Klammern ergänzen oder tatsächlich die einzelnen Hemmungen konkret ausschreiben und benennen...</w:t>
      </w:r>
    </w:p>
  </w:comment>
  <w:comment w:id="313" w:author="Sören Weinrich" w:date="2025-04-26T21:45:00Z" w:initials="SW">
    <w:p w14:paraId="2ECDAC22" w14:textId="77777777" w:rsidR="00476C22" w:rsidRDefault="0025752D" w:rsidP="00476C22">
      <w:pPr>
        <w:pStyle w:val="Kommentartext"/>
        <w:ind w:firstLine="0"/>
        <w:jc w:val="left"/>
      </w:pPr>
      <w:r>
        <w:rPr>
          <w:rStyle w:val="Kommentarzeichen"/>
        </w:rPr>
        <w:annotationRef/>
      </w:r>
      <w:r w:rsidR="00476C22">
        <w:t>Sehr schöne Abbildung! Bitte V_{</w:t>
      </w:r>
      <w:proofErr w:type="spellStart"/>
      <w:proofErr w:type="gramStart"/>
      <w:r w:rsidR="00476C22">
        <w:t>g,tank</w:t>
      </w:r>
      <w:proofErr w:type="spellEnd"/>
      <w:proofErr w:type="gramEnd"/>
      <w:r w:rsidR="00476C22">
        <w:t>} in V_{GS} umbenennen</w:t>
      </w:r>
    </w:p>
  </w:comment>
  <w:comment w:id="314" w:author="Sören Weinrich" w:date="2025-04-26T21:55:00Z" w:initials="SW">
    <w:p w14:paraId="354CADC1" w14:textId="5611973D" w:rsidR="007A2D0C" w:rsidRDefault="007A2D0C" w:rsidP="007A2D0C">
      <w:pPr>
        <w:pStyle w:val="Kommentartext"/>
        <w:ind w:firstLine="0"/>
        <w:jc w:val="left"/>
      </w:pPr>
      <w:r>
        <w:rPr>
          <w:rStyle w:val="Kommentarzeichen"/>
        </w:rPr>
        <w:annotationRef/>
      </w:r>
      <w:r>
        <w:t>Bei den anderen Abbildungen (4 und 6) gehst Du nicht auf Teilabbildungen (1st, 2nd etc.) ein. Ich würde die Systematik bei den Bildunterschriften für alle Abbildungen gleich machen und die Teilabbildungen hier nicht im Detail diskutieren. Durch die entsprechenden Achsenbeschriftungen sollte die Zuordnung ja eindeutig sein...</w:t>
      </w:r>
    </w:p>
  </w:comment>
  <w:comment w:id="315" w:author="Sören Weinrich" w:date="2025-04-26T21:53:00Z" w:initials="SW">
    <w:p w14:paraId="47F8E248" w14:textId="727D144D" w:rsidR="007A2D0C" w:rsidRDefault="007A2D0C" w:rsidP="007A2D0C">
      <w:pPr>
        <w:pStyle w:val="Kommentartext"/>
        <w:ind w:firstLine="0"/>
        <w:jc w:val="left"/>
      </w:pPr>
      <w:r>
        <w:rPr>
          <w:rStyle w:val="Kommentarzeichen"/>
        </w:rPr>
        <w:annotationRef/>
      </w:r>
      <w:r>
        <w:t>Hier interpretierst Du bereits den Plot. Ich würde die Bildunterschrift lediglich auf die Beschreibung der Ergebnisse beschränken und dann im Text diskutieren/bewerten. Auch im Vergleich zu den anderen Bildunterschriften weicht diese hier entsprechend ab...</w:t>
      </w:r>
    </w:p>
  </w:comment>
  <w:comment w:id="316" w:author="Sören Weinrich" w:date="2025-04-26T21:45:00Z" w:initials="SW">
    <w:p w14:paraId="5108B8D6" w14:textId="261FB11B" w:rsidR="0025752D" w:rsidRDefault="0025752D" w:rsidP="0025752D">
      <w:pPr>
        <w:pStyle w:val="Kommentartext"/>
        <w:ind w:firstLine="0"/>
        <w:jc w:val="left"/>
      </w:pPr>
      <w:r>
        <w:rPr>
          <w:rStyle w:val="Kommentarzeichen"/>
        </w:rPr>
        <w:annotationRef/>
      </w:r>
      <w:r>
        <w:t>Siehe oben: Bitte V_{</w:t>
      </w:r>
      <w:proofErr w:type="spellStart"/>
      <w:proofErr w:type="gramStart"/>
      <w:r>
        <w:t>g,tank</w:t>
      </w:r>
      <w:proofErr w:type="spellEnd"/>
      <w:proofErr w:type="gramEnd"/>
      <w:r>
        <w:t>} in V_{GS} umbenennen</w:t>
      </w:r>
    </w:p>
  </w:comment>
  <w:comment w:id="317" w:author="Sören Weinrich" w:date="2025-04-26T22:20:00Z" w:initials="SW">
    <w:p w14:paraId="443D570B" w14:textId="77777777" w:rsidR="00AD5ACF" w:rsidRDefault="00AD5ACF" w:rsidP="00AD5ACF">
      <w:pPr>
        <w:pStyle w:val="Kommentartext"/>
        <w:ind w:firstLine="0"/>
        <w:jc w:val="left"/>
      </w:pPr>
      <w:r>
        <w:rPr>
          <w:rStyle w:val="Kommentarzeichen"/>
        </w:rPr>
        <w:annotationRef/>
      </w:r>
      <w:r>
        <w:t xml:space="preserve">Gute Idee! Ich würde irgendwie noch ein paar Verbindungspfeile zwischen den einzelnen Blöcken einfügen, sodass auch ein bisschen deutlich wird, wie das Gesamtsystem funktioniert bzw. simulierte und geregelt wurde. </w:t>
      </w:r>
    </w:p>
    <w:p w14:paraId="004118E4" w14:textId="77777777" w:rsidR="00AD5ACF" w:rsidRDefault="00AD5ACF" w:rsidP="00AD5ACF">
      <w:pPr>
        <w:pStyle w:val="Kommentartext"/>
        <w:ind w:firstLine="0"/>
        <w:jc w:val="left"/>
      </w:pPr>
    </w:p>
    <w:p w14:paraId="518687D0" w14:textId="77777777" w:rsidR="00AD5ACF" w:rsidRDefault="00AD5ACF" w:rsidP="00AD5ACF">
      <w:pPr>
        <w:pStyle w:val="Kommentartext"/>
        <w:ind w:firstLine="0"/>
        <w:jc w:val="left"/>
      </w:pPr>
      <w:r>
        <w:t xml:space="preserve">Am Ende würde ich probieren eine vereinfachte Abbildung von Fig. 1a zu erstellen. </w:t>
      </w:r>
    </w:p>
  </w:comment>
  <w:comment w:id="318" w:author="Sören Weinrich" w:date="2025-04-27T14:53:00Z" w:initials="SW">
    <w:p w14:paraId="5450CAA8" w14:textId="77777777" w:rsidR="00476C22" w:rsidRDefault="00476C22" w:rsidP="00476C22">
      <w:pPr>
        <w:pStyle w:val="Kommentartext"/>
        <w:ind w:firstLine="0"/>
        <w:jc w:val="left"/>
      </w:pPr>
      <w:r>
        <w:rPr>
          <w:rStyle w:val="Kommentarzeichen"/>
        </w:rPr>
        <w:annotationRef/>
      </w:r>
      <w:r>
        <w:t xml:space="preserve">Ich würde ggf. noch eine Fußnote ergänzen, wie die Eingangskonzentration bestimmt wurden (also z. B. mithilfe von Gleichung X und den DBFZ Analysen in Tabelle </w:t>
      </w:r>
      <w:proofErr w:type="gramStart"/>
      <w:r>
        <w:t>Y)…</w:t>
      </w:r>
      <w:proofErr w:type="gramEnd"/>
      <w:r>
        <w:t>.</w:t>
      </w:r>
    </w:p>
  </w:comment>
  <w:comment w:id="319" w:author="Sören Weinrich" w:date="2025-04-27T14:58:00Z" w:initials="SW">
    <w:p w14:paraId="561B3BBF" w14:textId="77777777" w:rsidR="00A0772F" w:rsidRDefault="00A0772F" w:rsidP="00A0772F">
      <w:pPr>
        <w:pStyle w:val="Kommentartext"/>
        <w:ind w:firstLine="0"/>
        <w:jc w:val="left"/>
      </w:pPr>
      <w:r>
        <w:rPr>
          <w:rStyle w:val="Kommentarzeichen"/>
        </w:rPr>
        <w:annotationRef/>
      </w:r>
      <w:r>
        <w:t>Woher kommen diese Eingangskonzentrationen? Von Weißbach oder sind das auch DBFZ-Analysen?</w:t>
      </w:r>
    </w:p>
  </w:comment>
  <w:comment w:id="320" w:author="Sören Weinrich" w:date="2025-04-27T14:57:00Z" w:initials="SW">
    <w:p w14:paraId="3B677983" w14:textId="63857511" w:rsidR="00476C22" w:rsidRDefault="00476C22" w:rsidP="00476C22">
      <w:pPr>
        <w:pStyle w:val="Kommentartext"/>
        <w:ind w:firstLine="0"/>
        <w:jc w:val="left"/>
      </w:pPr>
      <w:r>
        <w:rPr>
          <w:rStyle w:val="Kommentarzeichen"/>
        </w:rPr>
        <w:annotationRef/>
      </w:r>
      <w:r>
        <w:t>Woher hast Du die Eingangskonzentrationen für diese Zustände?</w:t>
      </w:r>
    </w:p>
  </w:comment>
  <w:comment w:id="321" w:author="Sören Weinrich" w:date="2025-04-27T14:58:00Z" w:initials="SW">
    <w:p w14:paraId="4A7ECE16" w14:textId="77777777" w:rsidR="00476C22" w:rsidRDefault="00476C22" w:rsidP="00476C22">
      <w:pPr>
        <w:pStyle w:val="Kommentartext"/>
        <w:ind w:firstLine="0"/>
        <w:jc w:val="left"/>
      </w:pPr>
      <w:r>
        <w:rPr>
          <w:rStyle w:val="Kommentarzeichen"/>
        </w:rPr>
        <w:annotationRef/>
      </w:r>
      <w:r>
        <w:t>Woher hast Du die Eingangskonzentrationen für diese Zustände?</w:t>
      </w:r>
    </w:p>
  </w:comment>
  <w:comment w:id="322" w:author="Sören Weinrich" w:date="2025-04-27T15:00:00Z" w:initials="SW">
    <w:p w14:paraId="2C36C8E2" w14:textId="77777777" w:rsidR="00A0772F" w:rsidRDefault="00A0772F" w:rsidP="00A0772F">
      <w:pPr>
        <w:pStyle w:val="Kommentartext"/>
        <w:ind w:firstLine="0"/>
        <w:jc w:val="left"/>
      </w:pPr>
      <w:r>
        <w:rPr>
          <w:rStyle w:val="Kommentarzeichen"/>
        </w:rPr>
        <w:annotationRef/>
      </w:r>
      <w:r>
        <w:t>Wie wird dieser Wert berechnet? Bist du hier auf den Unterschied zur normalen ADM1-Implementation eingegangen bzw. ist das nachvollziehbar wie dieser Zustand nun definiert ist?</w:t>
      </w:r>
    </w:p>
  </w:comment>
  <w:comment w:id="323" w:author="Sören Weinrich" w:date="2025-04-27T15:00:00Z" w:initials="SW">
    <w:p w14:paraId="1501B1C5" w14:textId="77777777" w:rsidR="00A0772F" w:rsidRDefault="00A0772F" w:rsidP="00A0772F">
      <w:pPr>
        <w:pStyle w:val="Kommentartext"/>
        <w:ind w:firstLine="0"/>
        <w:jc w:val="left"/>
      </w:pPr>
      <w:r>
        <w:rPr>
          <w:rStyle w:val="Kommentarzeichen"/>
        </w:rPr>
        <w:annotationRef/>
      </w:r>
      <w:r>
        <w:t>Auch hier wäre es interessant zu wissen, wie diese Konzentration bestimmt wurden? Vermutlich ja über den pH-Wert und die IN-Konzentration, oder?</w:t>
      </w:r>
    </w:p>
  </w:comment>
  <w:comment w:id="324" w:author="Sören Weinrich" w:date="2025-04-27T14:56:00Z" w:initials="SW">
    <w:p w14:paraId="236D76D7" w14:textId="456AC682" w:rsidR="00476C22" w:rsidRDefault="00476C22" w:rsidP="00476C22">
      <w:pPr>
        <w:pStyle w:val="Kommentartext"/>
        <w:ind w:firstLine="0"/>
        <w:jc w:val="left"/>
      </w:pPr>
      <w:r>
        <w:rPr>
          <w:rStyle w:val="Kommentarzeichen"/>
        </w:rPr>
        <w:annotationRef/>
      </w:r>
      <w:r>
        <w:t xml:space="preserve">Das ist nicht ganz klar. Der pH-Wert tauch ja nicht direkt in der Tabelle auf. Ich würde die Tabelle weitestgehend selbsterklärend erstellen. Vermutlich meinst Du ja, </w:t>
      </w:r>
      <w:proofErr w:type="gramStart"/>
      <w:r>
        <w:t>das</w:t>
      </w:r>
      <w:proofErr w:type="gramEnd"/>
      <w:r>
        <w:t xml:space="preserve"> die Konzentration der Ionen auf Basis des pH-Werts abgeschätzt wurden oder?</w:t>
      </w:r>
    </w:p>
  </w:comment>
  <w:comment w:id="325" w:author="Sören Weinrich" w:date="2025-04-25T16:23:00Z" w:initials="SW">
    <w:p w14:paraId="2D2D129A" w14:textId="77777777" w:rsidR="0056039A" w:rsidRDefault="008F6B14" w:rsidP="0056039A">
      <w:pPr>
        <w:pStyle w:val="Kommentartext"/>
        <w:ind w:firstLine="0"/>
        <w:jc w:val="left"/>
      </w:pPr>
      <w:r>
        <w:rPr>
          <w:rStyle w:val="Kommentarzeichen"/>
        </w:rPr>
        <w:annotationRef/>
      </w:r>
      <w:r w:rsidR="0056039A">
        <w:t>Ich würde die Simulationen 1 und 2 umdrehen. Die erste Simulation sollten die Nominalwerte darstellen und die zweite die geänderte (erhöhte) Konzentrationen bzw. Gasproduktion. Vielleicht kannst Du auch die Legende entsprechend anpassen, dass sofort klar ist was „</w:t>
      </w:r>
      <w:proofErr w:type="spellStart"/>
      <w:r w:rsidR="0056039A">
        <w:t>nom</w:t>
      </w:r>
      <w:proofErr w:type="spellEnd"/>
      <w:r w:rsidR="0056039A">
        <w:t xml:space="preserve">“ und was „+1 SD“ ist.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0BF024" w15:done="0"/>
  <w15:commentEx w15:paraId="777C0C83" w15:done="0"/>
  <w15:commentEx w15:paraId="0E46D6FF" w15:done="0"/>
  <w15:commentEx w15:paraId="6C1802EC" w15:done="0"/>
  <w15:commentEx w15:paraId="3EE5E3C1" w15:done="0"/>
  <w15:commentEx w15:paraId="234A1676" w15:done="0"/>
  <w15:commentEx w15:paraId="33616115" w15:done="0"/>
  <w15:commentEx w15:paraId="140A44CF" w15:done="0"/>
  <w15:commentEx w15:paraId="7D53C282" w15:done="0"/>
  <w15:commentEx w15:paraId="1836B1F3" w15:done="0"/>
  <w15:commentEx w15:paraId="4DF98FE7" w15:done="0"/>
  <w15:commentEx w15:paraId="1DF72B50" w15:done="0"/>
  <w15:commentEx w15:paraId="792079E0" w15:done="0"/>
  <w15:commentEx w15:paraId="38B926F0" w15:done="0"/>
  <w15:commentEx w15:paraId="3678AB3C" w15:done="0"/>
  <w15:commentEx w15:paraId="5F0BA5F4" w15:done="0"/>
  <w15:commentEx w15:paraId="2012F05D" w15:done="0"/>
  <w15:commentEx w15:paraId="66458DEE" w15:done="0"/>
  <w15:commentEx w15:paraId="5C2C1AF8" w15:done="0"/>
  <w15:commentEx w15:paraId="3981CC57" w15:done="0"/>
  <w15:commentEx w15:paraId="03606FB2" w15:done="0"/>
  <w15:commentEx w15:paraId="21414A39" w15:done="0"/>
  <w15:commentEx w15:paraId="4EED237F" w15:done="0"/>
  <w15:commentEx w15:paraId="7444F067" w15:done="0"/>
  <w15:commentEx w15:paraId="3C3CDEDA" w15:done="0"/>
  <w15:commentEx w15:paraId="7A4579D4" w15:done="0"/>
  <w15:commentEx w15:paraId="6D23E174" w15:done="0"/>
  <w15:commentEx w15:paraId="1C3514C1" w15:paraIdParent="6D23E174" w15:done="0"/>
  <w15:commentEx w15:paraId="79AEB132" w15:done="0"/>
  <w15:commentEx w15:paraId="5D53A0DE" w15:done="0"/>
  <w15:commentEx w15:paraId="473DF657" w15:done="0"/>
  <w15:commentEx w15:paraId="2D2C7ED4" w15:done="0"/>
  <w15:commentEx w15:paraId="0AF164AD" w15:done="0"/>
  <w15:commentEx w15:paraId="6E18CB2A" w15:done="0"/>
  <w15:commentEx w15:paraId="3D1BCC3E" w15:done="0"/>
  <w15:commentEx w15:paraId="071CBC0F" w15:done="0"/>
  <w15:commentEx w15:paraId="0B27DD7D" w15:done="0"/>
  <w15:commentEx w15:paraId="087BADC0" w15:paraIdParent="0B27DD7D" w15:done="0"/>
  <w15:commentEx w15:paraId="58FEBF18" w15:done="0"/>
  <w15:commentEx w15:paraId="391BF742" w15:done="0"/>
  <w15:commentEx w15:paraId="4111C76C" w15:paraIdParent="391BF742" w15:done="0"/>
  <w15:commentEx w15:paraId="42D819B1" w15:done="0"/>
  <w15:commentEx w15:paraId="4DD259AB" w15:done="0"/>
  <w15:commentEx w15:paraId="4453DB78" w15:done="0"/>
  <w15:commentEx w15:paraId="609A935B" w15:done="0"/>
  <w15:commentEx w15:paraId="21E20C9D" w15:done="0"/>
  <w15:commentEx w15:paraId="24A54B78" w15:done="0"/>
  <w15:commentEx w15:paraId="6D4684CD" w15:paraIdParent="24A54B78" w15:done="0"/>
  <w15:commentEx w15:paraId="65E18789" w15:done="0"/>
  <w15:commentEx w15:paraId="5CCB65A4" w15:done="0"/>
  <w15:commentEx w15:paraId="1869B5CE" w15:done="0"/>
  <w15:commentEx w15:paraId="2BCEBADB" w15:done="0"/>
  <w15:commentEx w15:paraId="26AD0D84" w15:done="0"/>
  <w15:commentEx w15:paraId="78EC42F4" w15:done="0"/>
  <w15:commentEx w15:paraId="5565478D" w15:done="0"/>
  <w15:commentEx w15:paraId="53A4920D" w15:done="0"/>
  <w15:commentEx w15:paraId="18ED77F8" w15:done="0"/>
  <w15:commentEx w15:paraId="2C7B8EF9" w15:paraIdParent="18ED77F8" w15:done="0"/>
  <w15:commentEx w15:paraId="67DB3B5F" w15:done="0"/>
  <w15:commentEx w15:paraId="633A9702" w15:done="0"/>
  <w15:commentEx w15:paraId="1983E0E3" w15:done="0"/>
  <w15:commentEx w15:paraId="2ECDAC22" w15:done="0"/>
  <w15:commentEx w15:paraId="354CADC1" w15:done="0"/>
  <w15:commentEx w15:paraId="47F8E248" w15:done="0"/>
  <w15:commentEx w15:paraId="5108B8D6" w15:done="0"/>
  <w15:commentEx w15:paraId="518687D0" w15:done="0"/>
  <w15:commentEx w15:paraId="5450CAA8" w15:done="0"/>
  <w15:commentEx w15:paraId="561B3BBF" w15:done="0"/>
  <w15:commentEx w15:paraId="3B677983" w15:done="0"/>
  <w15:commentEx w15:paraId="4A7ECE16" w15:done="0"/>
  <w15:commentEx w15:paraId="2C36C8E2" w15:done="0"/>
  <w15:commentEx w15:paraId="1501B1C5" w15:done="0"/>
  <w15:commentEx w15:paraId="236D76D7" w15:done="0"/>
  <w15:commentEx w15:paraId="2D2D12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C4BF69" w16cex:dateUtc="2025-04-27T12:03:00Z"/>
  <w16cex:commentExtensible w16cex:durableId="2370D83D" w16cex:dateUtc="2025-04-27T11:56:00Z"/>
  <w16cex:commentExtensible w16cex:durableId="67EE16D3" w16cex:dateUtc="2025-04-27T12:02:00Z"/>
  <w16cex:commentExtensible w16cex:durableId="195968A8" w16cex:dateUtc="2025-04-25T07:18:00Z"/>
  <w16cex:commentExtensible w16cex:durableId="6A9FB6BB" w16cex:dateUtc="2025-04-25T07:35:00Z"/>
  <w16cex:commentExtensible w16cex:durableId="32340EE8" w16cex:dateUtc="2025-04-27T12:18:00Z"/>
  <w16cex:commentExtensible w16cex:durableId="1D3EEFA7" w16cex:dateUtc="2025-04-25T07:30:00Z"/>
  <w16cex:commentExtensible w16cex:durableId="353B5027" w16cex:dateUtc="2025-04-25T07:59:00Z"/>
  <w16cex:commentExtensible w16cex:durableId="18519C42" w16cex:dateUtc="2025-04-25T08:03:00Z"/>
  <w16cex:commentExtensible w16cex:durableId="61E26AF3" w16cex:dateUtc="2025-04-25T08:26:00Z"/>
  <w16cex:commentExtensible w16cex:durableId="03725016" w16cex:dateUtc="2025-04-25T10:17:00Z"/>
  <w16cex:commentExtensible w16cex:durableId="00180CC2" w16cex:dateUtc="2025-04-25T11:23:00Z"/>
  <w16cex:commentExtensible w16cex:durableId="4658B3B7" w16cex:dateUtc="2025-04-27T12:30:00Z"/>
  <w16cex:commentExtensible w16cex:durableId="22BCB4C2" w16cex:dateUtc="2025-04-25T11:26:00Z"/>
  <w16cex:commentExtensible w16cex:durableId="7ECE9511" w16cex:dateUtc="2025-04-25T11:32:00Z"/>
  <w16cex:commentExtensible w16cex:durableId="62C40303" w16cex:dateUtc="2025-04-25T11:34:00Z"/>
  <w16cex:commentExtensible w16cex:durableId="470FF86F" w16cex:dateUtc="2025-04-25T11:36:00Z"/>
  <w16cex:commentExtensible w16cex:durableId="3EDE2B26" w16cex:dateUtc="2025-03-26T22:21:00Z"/>
  <w16cex:commentExtensible w16cex:durableId="7E5A6794" w16cex:dateUtc="2025-03-26T22:53:00Z"/>
  <w16cex:commentExtensible w16cex:durableId="620CCCDA" w16cex:dateUtc="2025-04-25T11:49:00Z"/>
  <w16cex:commentExtensible w16cex:durableId="5694F843" w16cex:dateUtc="2025-04-25T11:51:00Z"/>
  <w16cex:commentExtensible w16cex:durableId="5F96933D" w16cex:dateUtc="2025-04-25T11:59:00Z"/>
  <w16cex:commentExtensible w16cex:durableId="2A10D9A1" w16cex:dateUtc="2025-04-25T12:10:00Z"/>
  <w16cex:commentExtensible w16cex:durableId="253160BC" w16cex:dateUtc="2025-04-25T12:22:00Z"/>
  <w16cex:commentExtensible w16cex:durableId="2D0ED55F" w16cex:dateUtc="2025-04-25T12:25:00Z"/>
  <w16cex:commentExtensible w16cex:durableId="5EA3CBAF" w16cex:dateUtc="2025-02-04T16:42:00Z"/>
  <w16cex:commentExtensible w16cex:durableId="0BF42068" w16cex:dateUtc="2025-04-27T12:27:00Z"/>
  <w16cex:commentExtensible w16cex:durableId="06F8248C" w16cex:dateUtc="2025-04-25T12:30:00Z"/>
  <w16cex:commentExtensible w16cex:durableId="5290ECD4" w16cex:dateUtc="2025-04-25T12:31:00Z"/>
  <w16cex:commentExtensible w16cex:durableId="34EA6380" w16cex:dateUtc="2025-04-25T12:32:00Z"/>
  <w16cex:commentExtensible w16cex:durableId="4DD198D4" w16cex:dateUtc="2025-04-25T12:35:00Z"/>
  <w16cex:commentExtensible w16cex:durableId="4FB7AC10" w16cex:dateUtc="2025-04-25T12:36:00Z"/>
  <w16cex:commentExtensible w16cex:durableId="6C8CE9CE" w16cex:dateUtc="2025-04-25T14:16:00Z"/>
  <w16cex:commentExtensible w16cex:durableId="0AA5DFBB" w16cex:dateUtc="2025-04-25T14:18:00Z"/>
  <w16cex:commentExtensible w16cex:durableId="6DF3E5AE" w16cex:dateUtc="2025-04-26T17:34:00Z"/>
  <w16cex:commentExtensible w16cex:durableId="273D833C" w16cex:dateUtc="2025-04-26T17:41:00Z"/>
  <w16cex:commentExtensible w16cex:durableId="6EFCF8D3" w16cex:dateUtc="2025-04-26T18:42:00Z"/>
  <w16cex:commentExtensible w16cex:durableId="095491E4" w16cex:dateUtc="2025-02-04T18:09:00Z"/>
  <w16cex:commentExtensible w16cex:durableId="66CCD8EF" w16cex:dateUtc="2025-04-26T18:04:00Z"/>
  <w16cex:commentExtensible w16cex:durableId="5E7708B2" w16cex:dateUtc="2025-04-26T18:05:00Z"/>
  <w16cex:commentExtensible w16cex:durableId="43D44F1D" w16cex:dateUtc="2025-04-26T18:20:00Z"/>
  <w16cex:commentExtensible w16cex:durableId="761F1CB2" w16cex:dateUtc="2025-04-26T19:02:00Z"/>
  <w16cex:commentExtensible w16cex:durableId="1537509F" w16cex:dateUtc="2025-04-26T19:06:00Z"/>
  <w16cex:commentExtensible w16cex:durableId="70B04A5C" w16cex:dateUtc="2025-04-26T19:07:00Z"/>
  <w16cex:commentExtensible w16cex:durableId="59C1250E" w16cex:dateUtc="2025-02-04T18:10:00Z"/>
  <w16cex:commentExtensible w16cex:durableId="28D189D5" w16cex:dateUtc="2025-04-26T19:04:00Z"/>
  <w16cex:commentExtensible w16cex:durableId="3E82C2E8" w16cex:dateUtc="2025-04-26T19:37:00Z"/>
  <w16cex:commentExtensible w16cex:durableId="7E7E724C" w16cex:dateUtc="2025-04-26T19:41:00Z"/>
  <w16cex:commentExtensible w16cex:durableId="6219E954" w16cex:dateUtc="2025-04-27T12:40:00Z"/>
  <w16cex:commentExtensible w16cex:durableId="36177E0A" w16cex:dateUtc="2025-04-27T12:42:00Z"/>
  <w16cex:commentExtensible w16cex:durableId="690B29F2" w16cex:dateUtc="2025-04-25T11:42:00Z"/>
  <w16cex:commentExtensible w16cex:durableId="668DD553" w16cex:dateUtc="2025-04-27T12:45:00Z"/>
  <w16cex:commentExtensible w16cex:durableId="55DBF2F0" w16cex:dateUtc="2025-04-27T12:47:00Z"/>
  <w16cex:commentExtensible w16cex:durableId="7D096F03" w16cex:dateUtc="2025-04-27T12:48:00Z"/>
  <w16cex:commentExtensible w16cex:durableId="213818A6" w16cex:dateUtc="2025-04-25T11:58:00Z"/>
  <w16cex:commentExtensible w16cex:durableId="5CC2BECC" w16cex:dateUtc="2025-04-26T17:58:00Z"/>
  <w16cex:commentExtensible w16cex:durableId="2172184C" w16cex:dateUtc="2025-04-26T19:45:00Z"/>
  <w16cex:commentExtensible w16cex:durableId="3902C4E1" w16cex:dateUtc="2025-04-26T19:55:00Z"/>
  <w16cex:commentExtensible w16cex:durableId="48EE2AB0" w16cex:dateUtc="2025-04-26T19:53:00Z"/>
  <w16cex:commentExtensible w16cex:durableId="3DA78613" w16cex:dateUtc="2025-04-26T19:45:00Z"/>
  <w16cex:commentExtensible w16cex:durableId="487D877D" w16cex:dateUtc="2025-04-26T20:20:00Z"/>
  <w16cex:commentExtensible w16cex:durableId="131BFBB5" w16cex:dateUtc="2025-04-27T12:53:00Z"/>
  <w16cex:commentExtensible w16cex:durableId="21506E0C" w16cex:dateUtc="2025-04-27T12:58:00Z"/>
  <w16cex:commentExtensible w16cex:durableId="397740EA" w16cex:dateUtc="2025-04-27T12:57:00Z"/>
  <w16cex:commentExtensible w16cex:durableId="720D7C6F" w16cex:dateUtc="2025-04-27T12:58:00Z"/>
  <w16cex:commentExtensible w16cex:durableId="62540DA6" w16cex:dateUtc="2025-04-27T13:00:00Z"/>
  <w16cex:commentExtensible w16cex:durableId="1C54C361" w16cex:dateUtc="2025-04-27T13:00:00Z"/>
  <w16cex:commentExtensible w16cex:durableId="5007A236" w16cex:dateUtc="2025-04-27T12:56:00Z"/>
  <w16cex:commentExtensible w16cex:durableId="78CE1489" w16cex:dateUtc="2025-04-25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0BF024" w16cid:durableId="79C4BF69"/>
  <w16cid:commentId w16cid:paraId="777C0C83" w16cid:durableId="2370D83D"/>
  <w16cid:commentId w16cid:paraId="0E46D6FF" w16cid:durableId="67EE16D3"/>
  <w16cid:commentId w16cid:paraId="6C1802EC" w16cid:durableId="195968A8"/>
  <w16cid:commentId w16cid:paraId="3EE5E3C1" w16cid:durableId="6A9FB6BB"/>
  <w16cid:commentId w16cid:paraId="234A1676" w16cid:durableId="32340EE8"/>
  <w16cid:commentId w16cid:paraId="33616115" w16cid:durableId="1D3EEFA7"/>
  <w16cid:commentId w16cid:paraId="140A44CF" w16cid:durableId="353B5027"/>
  <w16cid:commentId w16cid:paraId="7D53C282" w16cid:durableId="18519C42"/>
  <w16cid:commentId w16cid:paraId="1836B1F3" w16cid:durableId="2B9E87AC"/>
  <w16cid:commentId w16cid:paraId="4DF98FE7" w16cid:durableId="61E26AF3"/>
  <w16cid:commentId w16cid:paraId="1DF72B50" w16cid:durableId="03725016"/>
  <w16cid:commentId w16cid:paraId="792079E0" w16cid:durableId="00180CC2"/>
  <w16cid:commentId w16cid:paraId="38B926F0" w16cid:durableId="4658B3B7"/>
  <w16cid:commentId w16cid:paraId="3678AB3C" w16cid:durableId="22BCB4C2"/>
  <w16cid:commentId w16cid:paraId="5F0BA5F4" w16cid:durableId="7ECE9511"/>
  <w16cid:commentId w16cid:paraId="2012F05D" w16cid:durableId="62C40303"/>
  <w16cid:commentId w16cid:paraId="66458DEE" w16cid:durableId="470FF86F"/>
  <w16cid:commentId w16cid:paraId="5C2C1AF8" w16cid:durableId="3EDE2B26"/>
  <w16cid:commentId w16cid:paraId="3981CC57" w16cid:durableId="7E5A6794"/>
  <w16cid:commentId w16cid:paraId="03606FB2" w16cid:durableId="620CCCDA"/>
  <w16cid:commentId w16cid:paraId="21414A39" w16cid:durableId="5694F843"/>
  <w16cid:commentId w16cid:paraId="4EED237F" w16cid:durableId="5F96933D"/>
  <w16cid:commentId w16cid:paraId="7444F067" w16cid:durableId="2A10D9A1"/>
  <w16cid:commentId w16cid:paraId="3C3CDEDA" w16cid:durableId="253160BC"/>
  <w16cid:commentId w16cid:paraId="7A4579D4" w16cid:durableId="2D0ED55F"/>
  <w16cid:commentId w16cid:paraId="6D23E174" w16cid:durableId="5EA3CBAF"/>
  <w16cid:commentId w16cid:paraId="1C3514C1" w16cid:durableId="0BF42068"/>
  <w16cid:commentId w16cid:paraId="79AEB132" w16cid:durableId="06F8248C"/>
  <w16cid:commentId w16cid:paraId="5D53A0DE" w16cid:durableId="5290ECD4"/>
  <w16cid:commentId w16cid:paraId="473DF657" w16cid:durableId="34EA6380"/>
  <w16cid:commentId w16cid:paraId="2D2C7ED4" w16cid:durableId="4DD198D4"/>
  <w16cid:commentId w16cid:paraId="0AF164AD" w16cid:durableId="4FB7AC10"/>
  <w16cid:commentId w16cid:paraId="6E18CB2A" w16cid:durableId="6C8CE9CE"/>
  <w16cid:commentId w16cid:paraId="3D1BCC3E" w16cid:durableId="0AA5DFBB"/>
  <w16cid:commentId w16cid:paraId="071CBC0F" w16cid:durableId="6DF3E5AE"/>
  <w16cid:commentId w16cid:paraId="0B27DD7D" w16cid:durableId="2B4D2555"/>
  <w16cid:commentId w16cid:paraId="087BADC0" w16cid:durableId="273D833C"/>
  <w16cid:commentId w16cid:paraId="58FEBF18" w16cid:durableId="6EFCF8D3"/>
  <w16cid:commentId w16cid:paraId="391BF742" w16cid:durableId="095491E4"/>
  <w16cid:commentId w16cid:paraId="4111C76C" w16cid:durableId="66CCD8EF"/>
  <w16cid:commentId w16cid:paraId="42D819B1" w16cid:durableId="5E7708B2"/>
  <w16cid:commentId w16cid:paraId="4DD259AB" w16cid:durableId="43D44F1D"/>
  <w16cid:commentId w16cid:paraId="4453DB78" w16cid:durableId="761F1CB2"/>
  <w16cid:commentId w16cid:paraId="609A935B" w16cid:durableId="1537509F"/>
  <w16cid:commentId w16cid:paraId="21E20C9D" w16cid:durableId="70B04A5C"/>
  <w16cid:commentId w16cid:paraId="24A54B78" w16cid:durableId="59C1250E"/>
  <w16cid:commentId w16cid:paraId="6D4684CD" w16cid:durableId="28D189D5"/>
  <w16cid:commentId w16cid:paraId="65E18789" w16cid:durableId="3E82C2E8"/>
  <w16cid:commentId w16cid:paraId="5CCB65A4" w16cid:durableId="7E7E724C"/>
  <w16cid:commentId w16cid:paraId="1869B5CE" w16cid:durableId="2BA3AD75"/>
  <w16cid:commentId w16cid:paraId="2BCEBADB" w16cid:durableId="6219E954"/>
  <w16cid:commentId w16cid:paraId="26AD0D84" w16cid:durableId="36177E0A"/>
  <w16cid:commentId w16cid:paraId="78EC42F4" w16cid:durableId="690B29F2"/>
  <w16cid:commentId w16cid:paraId="5565478D" w16cid:durableId="668DD553"/>
  <w16cid:commentId w16cid:paraId="53A4920D" w16cid:durableId="55DBF2F0"/>
  <w16cid:commentId w16cid:paraId="18ED77F8" w16cid:durableId="2BA3ADE5"/>
  <w16cid:commentId w16cid:paraId="2C7B8EF9" w16cid:durableId="7D096F03"/>
  <w16cid:commentId w16cid:paraId="67DB3B5F" w16cid:durableId="2BA3AE17"/>
  <w16cid:commentId w16cid:paraId="633A9702" w16cid:durableId="213818A6"/>
  <w16cid:commentId w16cid:paraId="1983E0E3" w16cid:durableId="5CC2BECC"/>
  <w16cid:commentId w16cid:paraId="2ECDAC22" w16cid:durableId="2172184C"/>
  <w16cid:commentId w16cid:paraId="354CADC1" w16cid:durableId="3902C4E1"/>
  <w16cid:commentId w16cid:paraId="47F8E248" w16cid:durableId="48EE2AB0"/>
  <w16cid:commentId w16cid:paraId="5108B8D6" w16cid:durableId="3DA78613"/>
  <w16cid:commentId w16cid:paraId="518687D0" w16cid:durableId="487D877D"/>
  <w16cid:commentId w16cid:paraId="5450CAA8" w16cid:durableId="131BFBB5"/>
  <w16cid:commentId w16cid:paraId="561B3BBF" w16cid:durableId="21506E0C"/>
  <w16cid:commentId w16cid:paraId="3B677983" w16cid:durableId="397740EA"/>
  <w16cid:commentId w16cid:paraId="4A7ECE16" w16cid:durableId="720D7C6F"/>
  <w16cid:commentId w16cid:paraId="2C36C8E2" w16cid:durableId="62540DA6"/>
  <w16cid:commentId w16cid:paraId="1501B1C5" w16cid:durableId="1C54C361"/>
  <w16cid:commentId w16cid:paraId="236D76D7" w16cid:durableId="5007A236"/>
  <w16cid:commentId w16cid:paraId="2D2D129A" w16cid:durableId="78CE14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319CB" w14:textId="77777777" w:rsidR="00F176DF" w:rsidRDefault="00F176DF" w:rsidP="006F58A8">
      <w:pPr>
        <w:spacing w:after="0" w:line="240" w:lineRule="auto"/>
      </w:pPr>
      <w:r>
        <w:separator/>
      </w:r>
    </w:p>
  </w:endnote>
  <w:endnote w:type="continuationSeparator" w:id="0">
    <w:p w14:paraId="4E5965ED" w14:textId="77777777" w:rsidR="00F176DF" w:rsidRDefault="00F176DF" w:rsidP="006F58A8">
      <w:pPr>
        <w:spacing w:after="0" w:line="240" w:lineRule="auto"/>
      </w:pPr>
      <w:r>
        <w:continuationSeparator/>
      </w:r>
    </w:p>
  </w:endnote>
  <w:endnote w:type="continuationNotice" w:id="1">
    <w:p w14:paraId="082C808B" w14:textId="77777777" w:rsidR="00F176DF" w:rsidRDefault="00F176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420372"/>
      <w:docPartObj>
        <w:docPartGallery w:val="Page Numbers (Bottom of Page)"/>
        <w:docPartUnique/>
      </w:docPartObj>
    </w:sdtPr>
    <w:sdtEndPr/>
    <w:sdtContent>
      <w:p w14:paraId="34FAC805" w14:textId="6B640FCE" w:rsidR="00817AC1" w:rsidRDefault="00817AC1">
        <w:pPr>
          <w:pStyle w:val="Fuzeile"/>
          <w:jc w:val="right"/>
        </w:pPr>
        <w:r>
          <w:fldChar w:fldCharType="begin"/>
        </w:r>
        <w:r>
          <w:instrText>PAGE   \* MERGEFORMAT</w:instrText>
        </w:r>
        <w:r>
          <w:fldChar w:fldCharType="separate"/>
        </w:r>
        <w:r>
          <w:rPr>
            <w:lang w:val="de-DE"/>
          </w:rPr>
          <w:t>2</w:t>
        </w:r>
        <w:r>
          <w:fldChar w:fldCharType="end"/>
        </w:r>
      </w:p>
    </w:sdtContent>
  </w:sdt>
  <w:p w14:paraId="54F06AF3" w14:textId="78FC145E" w:rsidR="00817AC1" w:rsidRDefault="00817A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CBC53" w14:textId="77777777" w:rsidR="00F176DF" w:rsidRDefault="00F176DF" w:rsidP="006F58A8">
      <w:pPr>
        <w:spacing w:after="0" w:line="240" w:lineRule="auto"/>
      </w:pPr>
      <w:r>
        <w:separator/>
      </w:r>
    </w:p>
  </w:footnote>
  <w:footnote w:type="continuationSeparator" w:id="0">
    <w:p w14:paraId="247C623F" w14:textId="77777777" w:rsidR="00F176DF" w:rsidRDefault="00F176DF" w:rsidP="006F58A8">
      <w:pPr>
        <w:spacing w:after="0" w:line="240" w:lineRule="auto"/>
      </w:pPr>
      <w:r>
        <w:continuationSeparator/>
      </w:r>
    </w:p>
  </w:footnote>
  <w:footnote w:type="continuationNotice" w:id="1">
    <w:p w14:paraId="5369C87E" w14:textId="77777777" w:rsidR="00F176DF" w:rsidRDefault="00F176DF">
      <w:pPr>
        <w:spacing w:after="0" w:line="240" w:lineRule="auto"/>
      </w:pPr>
    </w:p>
  </w:footnote>
  <w:footnote w:id="2">
    <w:p w14:paraId="699CE7CC" w14:textId="3B2B3F8D" w:rsidR="00817AC1" w:rsidRPr="00895A61" w:rsidRDefault="00817AC1">
      <w:pPr>
        <w:pStyle w:val="Funotentext"/>
        <w:rPr>
          <w:lang w:val="en-US"/>
        </w:rPr>
      </w:pPr>
      <w:r>
        <w:rPr>
          <w:rStyle w:val="Funotenzeichen"/>
        </w:rPr>
        <w:footnoteRef/>
      </w:r>
      <w:r w:rsidRPr="00895A61">
        <w:rPr>
          <w:lang w:val="en-US"/>
        </w:rPr>
        <w:t xml:space="preserve"> Computed as </w:t>
      </w:r>
      <m:oMath>
        <m:r>
          <w:rPr>
            <w:rFonts w:ascii="Cambria Math" w:hAnsi="Cambria Math"/>
            <w:lang w:val="de-DE"/>
          </w:rPr>
          <m:t>NRMSE</m:t>
        </m:r>
        <m:r>
          <w:rPr>
            <w:rFonts w:ascii="Cambria Math" w:hAnsi="Cambria Math"/>
            <w:lang w:val="en-US"/>
          </w:rPr>
          <m:t>(</m:t>
        </m:r>
        <m:r>
          <w:rPr>
            <w:rFonts w:ascii="Cambria Math" w:hAnsi="Cambria Math"/>
            <w:lang w:val="de-DE"/>
          </w:rPr>
          <m:t>x</m:t>
        </m:r>
        <m:r>
          <w:rPr>
            <w:rFonts w:ascii="Cambria Math" w:hAnsi="Cambria Math"/>
            <w:lang w:val="en-US"/>
          </w:rPr>
          <m:t>,</m:t>
        </m:r>
        <m:r>
          <w:rPr>
            <w:rFonts w:ascii="Cambria Math" w:hAnsi="Cambria Math"/>
            <w:lang w:val="de-DE"/>
          </w:rPr>
          <m:t>y</m:t>
        </m:r>
        <m:r>
          <w:rPr>
            <w:rFonts w:ascii="Cambria Math" w:hAnsi="Cambria Math"/>
            <w:lang w:val="en-US"/>
          </w:rPr>
          <m:t>)=</m:t>
        </m:r>
        <m:f>
          <m:fPr>
            <m:ctrlPr>
              <w:rPr>
                <w:rFonts w:ascii="Cambria Math" w:hAnsi="Cambria Math"/>
                <w:i/>
                <w:lang w:val="en-US"/>
              </w:rPr>
            </m:ctrlPr>
          </m:fPr>
          <m:num>
            <m:rad>
              <m:radPr>
                <m:degHide m:val="1"/>
                <m:ctrlPr>
                  <w:rPr>
                    <w:rFonts w:ascii="Cambria Math" w:hAnsi="Cambria Math"/>
                    <w:i/>
                    <w:lang w:val="en-US"/>
                  </w:rPr>
                </m:ctrlPr>
              </m:radPr>
              <m:deg/>
              <m:e>
                <m:f>
                  <m:fPr>
                    <m:ctrlPr>
                      <w:rPr>
                        <w:rFonts w:ascii="Cambria Math" w:hAnsi="Cambria Math"/>
                        <w:i/>
                        <w:lang w:val="de-DE"/>
                      </w:rPr>
                    </m:ctrlPr>
                  </m:fPr>
                  <m:num>
                    <m:r>
                      <w:rPr>
                        <w:rFonts w:ascii="Cambria Math" w:hAnsi="Cambria Math"/>
                        <w:lang w:val="en-US"/>
                      </w:rPr>
                      <m:t>1</m:t>
                    </m:r>
                  </m:num>
                  <m:den>
                    <m:r>
                      <w:rPr>
                        <w:rFonts w:ascii="Cambria Math" w:hAnsi="Cambria Math"/>
                        <w:lang w:val="de-DE"/>
                      </w:rPr>
                      <m:t>N</m:t>
                    </m:r>
                  </m:den>
                </m:f>
                <m:nary>
                  <m:naryPr>
                    <m:chr m:val="∑"/>
                    <m:limLoc m:val="subSup"/>
                    <m:ctrlPr>
                      <w:rPr>
                        <w:rFonts w:ascii="Cambria Math" w:hAnsi="Cambria Math"/>
                        <w:i/>
                        <w:lang w:val="de-DE"/>
                      </w:rPr>
                    </m:ctrlPr>
                  </m:naryPr>
                  <m:sub>
                    <m:r>
                      <w:rPr>
                        <w:rFonts w:ascii="Cambria Math" w:hAnsi="Cambria Math"/>
                        <w:lang w:val="de-DE"/>
                      </w:rPr>
                      <m:t>i</m:t>
                    </m:r>
                    <m:r>
                      <w:rPr>
                        <w:rFonts w:ascii="Cambria Math" w:hAnsi="Cambria Math"/>
                        <w:lang w:val="en-US"/>
                      </w:rPr>
                      <m:t>=1</m:t>
                    </m:r>
                  </m:sub>
                  <m:sup>
                    <m:r>
                      <w:rPr>
                        <w:rFonts w:ascii="Cambria Math" w:hAnsi="Cambria Math"/>
                        <w:lang w:val="de-DE"/>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e>
            </m:rad>
          </m:num>
          <m:den>
            <m:bar>
              <m:barPr>
                <m:pos m:val="top"/>
                <m:ctrlPr>
                  <w:rPr>
                    <w:rFonts w:ascii="Cambria Math" w:hAnsi="Cambria Math"/>
                    <w:i/>
                    <w:lang w:val="en-US"/>
                  </w:rPr>
                </m:ctrlPr>
              </m:barPr>
              <m:e>
                <m:r>
                  <w:rPr>
                    <w:rFonts w:ascii="Cambria Math" w:hAnsi="Cambria Math"/>
                    <w:lang w:val="en-US"/>
                  </w:rPr>
                  <m:t>x</m:t>
                </m:r>
              </m:e>
            </m:bar>
          </m:den>
        </m:f>
      </m:oMath>
      <w:r>
        <w:rPr>
          <w:lang w:val="en-US"/>
        </w:rPr>
        <w:t xml:space="preserve"> with mean operator </w:t>
      </w:r>
      <m:oMath>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m:t>
                </m:r>
              </m:e>
            </m:d>
          </m:e>
        </m:ba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FF6" w14:textId="5BDE8F55" w:rsidR="00817AC1" w:rsidRPr="00CF5B9B" w:rsidRDefault="00817AC1" w:rsidP="00CF5B9B">
    <w:pPr>
      <w:tabs>
        <w:tab w:val="right" w:pos="8547"/>
      </w:tabs>
      <w:spacing w:after="0" w:line="259" w:lineRule="auto"/>
      <w:ind w:right="0" w:firstLine="0"/>
      <w:jc w:val="left"/>
      <w:rPr>
        <w:rFonts w:ascii="Cambria" w:eastAsia="Cambria" w:hAnsi="Cambria" w:cs="Cambria"/>
        <w:color w:val="000000"/>
        <w:lang w:val="en-GB"/>
      </w:rPr>
    </w:pPr>
    <w:r w:rsidRPr="00CF5B9B">
      <w:rPr>
        <w:rFonts w:ascii="Cambria" w:eastAsia="Cambria" w:hAnsi="Cambria" w:cs="Cambria"/>
        <w:i/>
        <w:color w:val="000000"/>
        <w:sz w:val="20"/>
        <w:lang w:val="en-GB"/>
      </w:rPr>
      <w:t>Manuscript submitted to Bioresource Technology</w:t>
    </w:r>
    <w:r w:rsidRPr="00CF5B9B">
      <w:rPr>
        <w:rFonts w:ascii="Cambria" w:eastAsia="Cambria" w:hAnsi="Cambria" w:cs="Cambria"/>
        <w:i/>
        <w:color w:val="000000"/>
        <w:sz w:val="20"/>
        <w:lang w:val="en-GB"/>
      </w:rPr>
      <w:tab/>
    </w:r>
    <w:r>
      <w:rPr>
        <w:rFonts w:ascii="Cambria" w:eastAsia="Cambria" w:hAnsi="Cambria" w:cs="Cambria"/>
        <w:i/>
        <w:color w:val="000000"/>
        <w:sz w:val="20"/>
        <w:lang w:val="en-GB"/>
      </w:rPr>
      <w:t>April 19</w:t>
    </w:r>
    <w:r w:rsidRPr="00CF5B9B">
      <w:rPr>
        <w:rFonts w:ascii="Cambria" w:eastAsia="Cambria" w:hAnsi="Cambria" w:cs="Cambria"/>
        <w:i/>
        <w:color w:val="000000"/>
        <w:sz w:val="20"/>
        <w:lang w:val="en-GB"/>
      </w:rPr>
      <w:t>, 202</w:t>
    </w:r>
    <w:r>
      <w:rPr>
        <w:rFonts w:ascii="Cambria" w:eastAsia="Cambria" w:hAnsi="Cambria" w:cs="Cambria"/>
        <w:i/>
        <w:color w:val="000000"/>
        <w:sz w:val="20"/>
        <w:lang w:val="en-GB"/>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42077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EBAE21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6A8F65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D80D59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C083B1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C8E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E2950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B6685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C4413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D72D5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851A2A"/>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076C5BB5"/>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11FD4882"/>
    <w:multiLevelType w:val="hybridMultilevel"/>
    <w:tmpl w:val="D4D69356"/>
    <w:lvl w:ilvl="0" w:tplc="04070001">
      <w:start w:val="1"/>
      <w:numFmt w:val="bullet"/>
      <w:lvlText w:val=""/>
      <w:lvlJc w:val="left"/>
      <w:pPr>
        <w:ind w:left="1060" w:hanging="360"/>
      </w:pPr>
      <w:rPr>
        <w:rFonts w:ascii="Symbol" w:hAnsi="Symbol"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3" w15:restartNumberingAfterBreak="0">
    <w:nsid w:val="212532EF"/>
    <w:multiLevelType w:val="multilevel"/>
    <w:tmpl w:val="7018A29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BA4675E"/>
    <w:multiLevelType w:val="multilevel"/>
    <w:tmpl w:val="9BBE318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0202EA"/>
    <w:multiLevelType w:val="hybridMultilevel"/>
    <w:tmpl w:val="D2942F0A"/>
    <w:lvl w:ilvl="0" w:tplc="89FABB34">
      <w:start w:val="1"/>
      <w:numFmt w:val="decimal"/>
      <w:lvlText w:val="%1."/>
      <w:lvlJc w:val="left"/>
      <w:pPr>
        <w:ind w:left="1060" w:hanging="360"/>
      </w:p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16" w15:restartNumberingAfterBreak="0">
    <w:nsid w:val="4AA613E9"/>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4C9F4048"/>
    <w:multiLevelType w:val="multilevel"/>
    <w:tmpl w:val="73D895A2"/>
    <w:lvl w:ilvl="0">
      <w:start w:val="1"/>
      <w:numFmt w:val="decimal"/>
      <w:lvlText w:val="%1."/>
      <w:lvlJc w:val="left"/>
      <w:pPr>
        <w:ind w:left="360" w:hanging="360"/>
      </w:pPr>
      <w:rPr>
        <w:u w:val="none"/>
      </w:rPr>
    </w:lvl>
    <w:lvl w:ilvl="1">
      <w:start w:val="1"/>
      <w:numFmt w:val="lowerLetter"/>
      <w:lvlText w:val="%2."/>
      <w:lvlJc w:val="left"/>
      <w:pPr>
        <w:ind w:left="1095" w:hanging="360"/>
      </w:pPr>
      <w:rPr>
        <w:u w:val="none"/>
      </w:rPr>
    </w:lvl>
    <w:lvl w:ilvl="2">
      <w:start w:val="1"/>
      <w:numFmt w:val="lowerRoman"/>
      <w:lvlText w:val="%3."/>
      <w:lvlJc w:val="right"/>
      <w:pPr>
        <w:ind w:left="1815" w:hanging="180"/>
      </w:pPr>
      <w:rPr>
        <w:u w:val="none"/>
      </w:rPr>
    </w:lvl>
    <w:lvl w:ilvl="3">
      <w:start w:val="1"/>
      <w:numFmt w:val="decimal"/>
      <w:lvlText w:val="%4."/>
      <w:lvlJc w:val="left"/>
      <w:pPr>
        <w:ind w:left="2535" w:hanging="360"/>
      </w:pPr>
      <w:rPr>
        <w:u w:val="none"/>
      </w:rPr>
    </w:lvl>
    <w:lvl w:ilvl="4">
      <w:start w:val="1"/>
      <w:numFmt w:val="lowerLetter"/>
      <w:lvlText w:val="%5."/>
      <w:lvlJc w:val="left"/>
      <w:pPr>
        <w:ind w:left="3255" w:hanging="360"/>
      </w:pPr>
      <w:rPr>
        <w:u w:val="none"/>
      </w:rPr>
    </w:lvl>
    <w:lvl w:ilvl="5">
      <w:start w:val="1"/>
      <w:numFmt w:val="lowerRoman"/>
      <w:lvlText w:val="%6."/>
      <w:lvlJc w:val="right"/>
      <w:pPr>
        <w:ind w:left="3975" w:hanging="180"/>
      </w:pPr>
      <w:rPr>
        <w:u w:val="none"/>
      </w:rPr>
    </w:lvl>
    <w:lvl w:ilvl="6">
      <w:start w:val="1"/>
      <w:numFmt w:val="decimal"/>
      <w:lvlText w:val="%7."/>
      <w:lvlJc w:val="left"/>
      <w:pPr>
        <w:ind w:left="4695" w:hanging="360"/>
      </w:pPr>
      <w:rPr>
        <w:u w:val="none"/>
      </w:rPr>
    </w:lvl>
    <w:lvl w:ilvl="7">
      <w:start w:val="1"/>
      <w:numFmt w:val="lowerLetter"/>
      <w:lvlText w:val="%8."/>
      <w:lvlJc w:val="left"/>
      <w:pPr>
        <w:ind w:left="5415" w:hanging="360"/>
      </w:pPr>
      <w:rPr>
        <w:u w:val="none"/>
      </w:rPr>
    </w:lvl>
    <w:lvl w:ilvl="8">
      <w:start w:val="1"/>
      <w:numFmt w:val="lowerRoman"/>
      <w:lvlText w:val="%9."/>
      <w:lvlJc w:val="right"/>
      <w:pPr>
        <w:ind w:left="6135" w:hanging="180"/>
      </w:pPr>
      <w:rPr>
        <w:u w:val="none"/>
      </w:rPr>
    </w:lvl>
  </w:abstractNum>
  <w:abstractNum w:abstractNumId="18" w15:restartNumberingAfterBreak="0">
    <w:nsid w:val="4F1364AC"/>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51E34A95"/>
    <w:multiLevelType w:val="multilevel"/>
    <w:tmpl w:val="0E926C5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7A6D1B"/>
    <w:multiLevelType w:val="multilevel"/>
    <w:tmpl w:val="D5965DE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C781ECD"/>
    <w:multiLevelType w:val="hybridMultilevel"/>
    <w:tmpl w:val="643A641E"/>
    <w:lvl w:ilvl="0" w:tplc="1000000F">
      <w:start w:val="1"/>
      <w:numFmt w:val="decimal"/>
      <w:lvlText w:val="%1."/>
      <w:lvlJc w:val="left"/>
      <w:pPr>
        <w:ind w:left="360" w:hanging="360"/>
      </w:pPr>
    </w:lvl>
    <w:lvl w:ilvl="1" w:tplc="10000019" w:tentative="1">
      <w:start w:val="1"/>
      <w:numFmt w:val="lowerLetter"/>
      <w:lvlText w:val="%2."/>
      <w:lvlJc w:val="left"/>
      <w:pPr>
        <w:ind w:left="1095" w:hanging="360"/>
      </w:pPr>
    </w:lvl>
    <w:lvl w:ilvl="2" w:tplc="1000001B" w:tentative="1">
      <w:start w:val="1"/>
      <w:numFmt w:val="lowerRoman"/>
      <w:lvlText w:val="%3."/>
      <w:lvlJc w:val="right"/>
      <w:pPr>
        <w:ind w:left="1815" w:hanging="180"/>
      </w:pPr>
    </w:lvl>
    <w:lvl w:ilvl="3" w:tplc="1000000F" w:tentative="1">
      <w:start w:val="1"/>
      <w:numFmt w:val="decimal"/>
      <w:lvlText w:val="%4."/>
      <w:lvlJc w:val="left"/>
      <w:pPr>
        <w:ind w:left="2535" w:hanging="360"/>
      </w:pPr>
    </w:lvl>
    <w:lvl w:ilvl="4" w:tplc="10000019" w:tentative="1">
      <w:start w:val="1"/>
      <w:numFmt w:val="lowerLetter"/>
      <w:lvlText w:val="%5."/>
      <w:lvlJc w:val="left"/>
      <w:pPr>
        <w:ind w:left="3255" w:hanging="360"/>
      </w:pPr>
    </w:lvl>
    <w:lvl w:ilvl="5" w:tplc="1000001B" w:tentative="1">
      <w:start w:val="1"/>
      <w:numFmt w:val="lowerRoman"/>
      <w:lvlText w:val="%6."/>
      <w:lvlJc w:val="right"/>
      <w:pPr>
        <w:ind w:left="3975" w:hanging="180"/>
      </w:pPr>
    </w:lvl>
    <w:lvl w:ilvl="6" w:tplc="1000000F" w:tentative="1">
      <w:start w:val="1"/>
      <w:numFmt w:val="decimal"/>
      <w:lvlText w:val="%7."/>
      <w:lvlJc w:val="left"/>
      <w:pPr>
        <w:ind w:left="4695" w:hanging="360"/>
      </w:pPr>
    </w:lvl>
    <w:lvl w:ilvl="7" w:tplc="10000019" w:tentative="1">
      <w:start w:val="1"/>
      <w:numFmt w:val="lowerLetter"/>
      <w:lvlText w:val="%8."/>
      <w:lvlJc w:val="left"/>
      <w:pPr>
        <w:ind w:left="5415" w:hanging="360"/>
      </w:pPr>
    </w:lvl>
    <w:lvl w:ilvl="8" w:tplc="1000001B" w:tentative="1">
      <w:start w:val="1"/>
      <w:numFmt w:val="lowerRoman"/>
      <w:lvlText w:val="%9."/>
      <w:lvlJc w:val="right"/>
      <w:pPr>
        <w:ind w:left="6135" w:hanging="180"/>
      </w:pPr>
    </w:lvl>
  </w:abstractNum>
  <w:abstractNum w:abstractNumId="22" w15:restartNumberingAfterBreak="0">
    <w:nsid w:val="5D8F120B"/>
    <w:multiLevelType w:val="hybridMultilevel"/>
    <w:tmpl w:val="42703438"/>
    <w:lvl w:ilvl="0" w:tplc="CD586932">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23" w15:restartNumberingAfterBreak="0">
    <w:nsid w:val="7EEF674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22"/>
  </w:num>
  <w:num w:numId="4">
    <w:abstractNumId w:val="15"/>
  </w:num>
  <w:num w:numId="5">
    <w:abstractNumId w:val="21"/>
  </w:num>
  <w:num w:numId="6">
    <w:abstractNumId w:val="23"/>
  </w:num>
  <w:num w:numId="7">
    <w:abstractNumId w:val="10"/>
  </w:num>
  <w:num w:numId="8">
    <w:abstractNumId w:val="11"/>
  </w:num>
  <w:num w:numId="9">
    <w:abstractNumId w:val="18"/>
  </w:num>
  <w:num w:numId="10">
    <w:abstractNumId w:val="16"/>
  </w:num>
  <w:num w:numId="11">
    <w:abstractNumId w:val="14"/>
  </w:num>
  <w:num w:numId="12">
    <w:abstractNumId w:val="13"/>
  </w:num>
  <w:num w:numId="13">
    <w:abstractNumId w:val="19"/>
  </w:num>
  <w:num w:numId="14">
    <w:abstractNumId w:val="20"/>
  </w:num>
  <w:num w:numId="15">
    <w:abstractNumId w:val="0"/>
  </w:num>
  <w:num w:numId="16">
    <w:abstractNumId w:val="1"/>
  </w:num>
  <w:num w:numId="17">
    <w:abstractNumId w:val="2"/>
  </w:num>
  <w:num w:numId="18">
    <w:abstractNumId w:val="3"/>
  </w:num>
  <w:num w:numId="19">
    <w:abstractNumId w:val="4"/>
  </w:num>
  <w:num w:numId="20">
    <w:abstractNumId w:val="5"/>
  </w:num>
  <w:num w:numId="21">
    <w:abstractNumId w:val="6"/>
  </w:num>
  <w:num w:numId="22">
    <w:abstractNumId w:val="7"/>
  </w:num>
  <w:num w:numId="23">
    <w:abstractNumId w:val="8"/>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ören Weinrich">
    <w15:presenceInfo w15:providerId="Windows Live" w15:userId="50347d047b69f213"/>
  </w15:person>
  <w15:person w15:author="Hellmann, Simon">
    <w15:presenceInfo w15:providerId="None" w15:userId="Hellmann, Simon"/>
  </w15:person>
  <w15:person w15:author="Simon Hellmann">
    <w15:presenceInfo w15:providerId="Windows Live" w15:userId="a0ed1b90fe8f7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161"/>
    <w:rsid w:val="0000038E"/>
    <w:rsid w:val="00000C0A"/>
    <w:rsid w:val="00000EC7"/>
    <w:rsid w:val="00000F7B"/>
    <w:rsid w:val="00001D79"/>
    <w:rsid w:val="00003BB1"/>
    <w:rsid w:val="00004225"/>
    <w:rsid w:val="0000434B"/>
    <w:rsid w:val="0000435F"/>
    <w:rsid w:val="00004689"/>
    <w:rsid w:val="00004913"/>
    <w:rsid w:val="00004A00"/>
    <w:rsid w:val="00007A43"/>
    <w:rsid w:val="00007C39"/>
    <w:rsid w:val="00007F1A"/>
    <w:rsid w:val="00010898"/>
    <w:rsid w:val="0001158E"/>
    <w:rsid w:val="0001161F"/>
    <w:rsid w:val="00011F1D"/>
    <w:rsid w:val="00012246"/>
    <w:rsid w:val="00012C85"/>
    <w:rsid w:val="00013365"/>
    <w:rsid w:val="00013454"/>
    <w:rsid w:val="000135C7"/>
    <w:rsid w:val="00014F61"/>
    <w:rsid w:val="000155B0"/>
    <w:rsid w:val="00016385"/>
    <w:rsid w:val="000163FD"/>
    <w:rsid w:val="00016FAC"/>
    <w:rsid w:val="0001708C"/>
    <w:rsid w:val="000207E6"/>
    <w:rsid w:val="00020BD8"/>
    <w:rsid w:val="000214CE"/>
    <w:rsid w:val="00021C95"/>
    <w:rsid w:val="000220F0"/>
    <w:rsid w:val="00022375"/>
    <w:rsid w:val="00025D55"/>
    <w:rsid w:val="00025F08"/>
    <w:rsid w:val="000263CA"/>
    <w:rsid w:val="000267F9"/>
    <w:rsid w:val="00026B30"/>
    <w:rsid w:val="00026DB8"/>
    <w:rsid w:val="00026F10"/>
    <w:rsid w:val="000306BF"/>
    <w:rsid w:val="00030A0C"/>
    <w:rsid w:val="00030A0F"/>
    <w:rsid w:val="00031101"/>
    <w:rsid w:val="00032177"/>
    <w:rsid w:val="0003345E"/>
    <w:rsid w:val="0003394D"/>
    <w:rsid w:val="000350AC"/>
    <w:rsid w:val="00035A8D"/>
    <w:rsid w:val="000362CD"/>
    <w:rsid w:val="000363C0"/>
    <w:rsid w:val="000365CC"/>
    <w:rsid w:val="00036D75"/>
    <w:rsid w:val="000371F5"/>
    <w:rsid w:val="0003750A"/>
    <w:rsid w:val="000378A5"/>
    <w:rsid w:val="00037F5D"/>
    <w:rsid w:val="0004008F"/>
    <w:rsid w:val="0004014C"/>
    <w:rsid w:val="00043406"/>
    <w:rsid w:val="00043C36"/>
    <w:rsid w:val="00043E37"/>
    <w:rsid w:val="00044E4B"/>
    <w:rsid w:val="00045433"/>
    <w:rsid w:val="000463EB"/>
    <w:rsid w:val="00046EEC"/>
    <w:rsid w:val="00046F5C"/>
    <w:rsid w:val="0004717B"/>
    <w:rsid w:val="00050DE3"/>
    <w:rsid w:val="00051A42"/>
    <w:rsid w:val="000531BB"/>
    <w:rsid w:val="00053E71"/>
    <w:rsid w:val="0005587B"/>
    <w:rsid w:val="00055D10"/>
    <w:rsid w:val="00055F91"/>
    <w:rsid w:val="0005624F"/>
    <w:rsid w:val="00056BB7"/>
    <w:rsid w:val="00056C66"/>
    <w:rsid w:val="00057059"/>
    <w:rsid w:val="0005772A"/>
    <w:rsid w:val="00060C25"/>
    <w:rsid w:val="00060F5C"/>
    <w:rsid w:val="000612B8"/>
    <w:rsid w:val="000614A7"/>
    <w:rsid w:val="00061A31"/>
    <w:rsid w:val="00062D76"/>
    <w:rsid w:val="00062F6C"/>
    <w:rsid w:val="00063CB6"/>
    <w:rsid w:val="000658D2"/>
    <w:rsid w:val="000661E0"/>
    <w:rsid w:val="0006678A"/>
    <w:rsid w:val="00066AC9"/>
    <w:rsid w:val="0006775F"/>
    <w:rsid w:val="00070475"/>
    <w:rsid w:val="000718F3"/>
    <w:rsid w:val="00071E91"/>
    <w:rsid w:val="00072A2C"/>
    <w:rsid w:val="00073647"/>
    <w:rsid w:val="000745C5"/>
    <w:rsid w:val="000753D6"/>
    <w:rsid w:val="00075524"/>
    <w:rsid w:val="0007564A"/>
    <w:rsid w:val="0007666F"/>
    <w:rsid w:val="000775F8"/>
    <w:rsid w:val="00077BE7"/>
    <w:rsid w:val="00080016"/>
    <w:rsid w:val="000805ED"/>
    <w:rsid w:val="00080CC7"/>
    <w:rsid w:val="00080F17"/>
    <w:rsid w:val="00082721"/>
    <w:rsid w:val="00082833"/>
    <w:rsid w:val="000828D8"/>
    <w:rsid w:val="000835A6"/>
    <w:rsid w:val="0008369D"/>
    <w:rsid w:val="00084A2D"/>
    <w:rsid w:val="00084D55"/>
    <w:rsid w:val="00084E17"/>
    <w:rsid w:val="00085399"/>
    <w:rsid w:val="000857A2"/>
    <w:rsid w:val="0008598C"/>
    <w:rsid w:val="00085BEF"/>
    <w:rsid w:val="00085D60"/>
    <w:rsid w:val="000863C2"/>
    <w:rsid w:val="0008651D"/>
    <w:rsid w:val="0008682E"/>
    <w:rsid w:val="00086ACA"/>
    <w:rsid w:val="00086C77"/>
    <w:rsid w:val="00086F5C"/>
    <w:rsid w:val="00087B78"/>
    <w:rsid w:val="00087ECB"/>
    <w:rsid w:val="00090A4A"/>
    <w:rsid w:val="0009130B"/>
    <w:rsid w:val="00091EAA"/>
    <w:rsid w:val="00092C2E"/>
    <w:rsid w:val="00096A57"/>
    <w:rsid w:val="0009714C"/>
    <w:rsid w:val="000A0482"/>
    <w:rsid w:val="000A0F53"/>
    <w:rsid w:val="000A15A2"/>
    <w:rsid w:val="000A1B22"/>
    <w:rsid w:val="000A2596"/>
    <w:rsid w:val="000A288F"/>
    <w:rsid w:val="000A29E3"/>
    <w:rsid w:val="000A353F"/>
    <w:rsid w:val="000A366B"/>
    <w:rsid w:val="000A3F27"/>
    <w:rsid w:val="000A4677"/>
    <w:rsid w:val="000A4852"/>
    <w:rsid w:val="000A4B1B"/>
    <w:rsid w:val="000A4B66"/>
    <w:rsid w:val="000A53B1"/>
    <w:rsid w:val="000A635E"/>
    <w:rsid w:val="000A7432"/>
    <w:rsid w:val="000B02E8"/>
    <w:rsid w:val="000B0C85"/>
    <w:rsid w:val="000B137B"/>
    <w:rsid w:val="000B1ACB"/>
    <w:rsid w:val="000B1AE1"/>
    <w:rsid w:val="000B233E"/>
    <w:rsid w:val="000B25D8"/>
    <w:rsid w:val="000B2873"/>
    <w:rsid w:val="000B359A"/>
    <w:rsid w:val="000B35C0"/>
    <w:rsid w:val="000B43CA"/>
    <w:rsid w:val="000B4655"/>
    <w:rsid w:val="000B4895"/>
    <w:rsid w:val="000B4C2A"/>
    <w:rsid w:val="000B521F"/>
    <w:rsid w:val="000B52AC"/>
    <w:rsid w:val="000B78CD"/>
    <w:rsid w:val="000B7C01"/>
    <w:rsid w:val="000B7D61"/>
    <w:rsid w:val="000C03F1"/>
    <w:rsid w:val="000C1ABB"/>
    <w:rsid w:val="000C1FA6"/>
    <w:rsid w:val="000C2076"/>
    <w:rsid w:val="000C2622"/>
    <w:rsid w:val="000C51FF"/>
    <w:rsid w:val="000C6A4E"/>
    <w:rsid w:val="000D011E"/>
    <w:rsid w:val="000D0F4D"/>
    <w:rsid w:val="000D1125"/>
    <w:rsid w:val="000D12DC"/>
    <w:rsid w:val="000D227B"/>
    <w:rsid w:val="000D262D"/>
    <w:rsid w:val="000D315C"/>
    <w:rsid w:val="000D3F10"/>
    <w:rsid w:val="000D4F02"/>
    <w:rsid w:val="000D520C"/>
    <w:rsid w:val="000D54C7"/>
    <w:rsid w:val="000D566B"/>
    <w:rsid w:val="000D7355"/>
    <w:rsid w:val="000D765D"/>
    <w:rsid w:val="000D7F78"/>
    <w:rsid w:val="000E0187"/>
    <w:rsid w:val="000E01B7"/>
    <w:rsid w:val="000E0C2B"/>
    <w:rsid w:val="000E1957"/>
    <w:rsid w:val="000E1ABA"/>
    <w:rsid w:val="000E4D46"/>
    <w:rsid w:val="000E4EEB"/>
    <w:rsid w:val="000E54AC"/>
    <w:rsid w:val="000E54FA"/>
    <w:rsid w:val="000E5631"/>
    <w:rsid w:val="000E66A2"/>
    <w:rsid w:val="000E7218"/>
    <w:rsid w:val="000E74F8"/>
    <w:rsid w:val="000E7ECC"/>
    <w:rsid w:val="000F05FD"/>
    <w:rsid w:val="000F08F9"/>
    <w:rsid w:val="000F1A5D"/>
    <w:rsid w:val="000F3322"/>
    <w:rsid w:val="000F45F7"/>
    <w:rsid w:val="000F4AAE"/>
    <w:rsid w:val="000F52F0"/>
    <w:rsid w:val="000F5430"/>
    <w:rsid w:val="000F5F44"/>
    <w:rsid w:val="000F7128"/>
    <w:rsid w:val="00100CA1"/>
    <w:rsid w:val="00100F1D"/>
    <w:rsid w:val="001013C4"/>
    <w:rsid w:val="0010259F"/>
    <w:rsid w:val="00102EB3"/>
    <w:rsid w:val="0010330A"/>
    <w:rsid w:val="001042A5"/>
    <w:rsid w:val="00104594"/>
    <w:rsid w:val="001046F1"/>
    <w:rsid w:val="001046F6"/>
    <w:rsid w:val="00105CDC"/>
    <w:rsid w:val="00105D08"/>
    <w:rsid w:val="001062A1"/>
    <w:rsid w:val="00106489"/>
    <w:rsid w:val="001069CE"/>
    <w:rsid w:val="001069EE"/>
    <w:rsid w:val="0010741B"/>
    <w:rsid w:val="00107984"/>
    <w:rsid w:val="00107B5D"/>
    <w:rsid w:val="00107D44"/>
    <w:rsid w:val="00107ED1"/>
    <w:rsid w:val="00107FF1"/>
    <w:rsid w:val="00110DAC"/>
    <w:rsid w:val="00111301"/>
    <w:rsid w:val="0011252F"/>
    <w:rsid w:val="001130FD"/>
    <w:rsid w:val="00113ECF"/>
    <w:rsid w:val="0011430F"/>
    <w:rsid w:val="00114320"/>
    <w:rsid w:val="001144D4"/>
    <w:rsid w:val="0011558E"/>
    <w:rsid w:val="00115734"/>
    <w:rsid w:val="00115DC0"/>
    <w:rsid w:val="00115E14"/>
    <w:rsid w:val="00116394"/>
    <w:rsid w:val="00116423"/>
    <w:rsid w:val="00116D1A"/>
    <w:rsid w:val="00117CCF"/>
    <w:rsid w:val="001200A3"/>
    <w:rsid w:val="00120520"/>
    <w:rsid w:val="00120A83"/>
    <w:rsid w:val="00121201"/>
    <w:rsid w:val="00121AED"/>
    <w:rsid w:val="00122A2C"/>
    <w:rsid w:val="00124B3A"/>
    <w:rsid w:val="00124D0A"/>
    <w:rsid w:val="00124F7E"/>
    <w:rsid w:val="00125769"/>
    <w:rsid w:val="0012598E"/>
    <w:rsid w:val="00125DDF"/>
    <w:rsid w:val="001262C1"/>
    <w:rsid w:val="00126867"/>
    <w:rsid w:val="0012761D"/>
    <w:rsid w:val="00127B0A"/>
    <w:rsid w:val="00127B71"/>
    <w:rsid w:val="00127BD2"/>
    <w:rsid w:val="00130362"/>
    <w:rsid w:val="001308D9"/>
    <w:rsid w:val="001319B2"/>
    <w:rsid w:val="00131A01"/>
    <w:rsid w:val="00131CC0"/>
    <w:rsid w:val="00132597"/>
    <w:rsid w:val="0013275A"/>
    <w:rsid w:val="001348A6"/>
    <w:rsid w:val="00134FE9"/>
    <w:rsid w:val="0013593C"/>
    <w:rsid w:val="00135AB1"/>
    <w:rsid w:val="00136E3B"/>
    <w:rsid w:val="001370F3"/>
    <w:rsid w:val="0013773F"/>
    <w:rsid w:val="00137ABB"/>
    <w:rsid w:val="001406C7"/>
    <w:rsid w:val="00141213"/>
    <w:rsid w:val="001412A5"/>
    <w:rsid w:val="001419D6"/>
    <w:rsid w:val="00142C7D"/>
    <w:rsid w:val="00143BFF"/>
    <w:rsid w:val="0014458F"/>
    <w:rsid w:val="00144F34"/>
    <w:rsid w:val="00146279"/>
    <w:rsid w:val="00147828"/>
    <w:rsid w:val="00147BD4"/>
    <w:rsid w:val="00151162"/>
    <w:rsid w:val="001516E3"/>
    <w:rsid w:val="001528AC"/>
    <w:rsid w:val="00153ADD"/>
    <w:rsid w:val="00153F49"/>
    <w:rsid w:val="001544F2"/>
    <w:rsid w:val="001547F6"/>
    <w:rsid w:val="00154A8E"/>
    <w:rsid w:val="00154DC9"/>
    <w:rsid w:val="00155B5A"/>
    <w:rsid w:val="00155E22"/>
    <w:rsid w:val="0015657E"/>
    <w:rsid w:val="00156CCE"/>
    <w:rsid w:val="001570EE"/>
    <w:rsid w:val="001573D2"/>
    <w:rsid w:val="0015794F"/>
    <w:rsid w:val="00157B47"/>
    <w:rsid w:val="001602BB"/>
    <w:rsid w:val="0016171B"/>
    <w:rsid w:val="00161766"/>
    <w:rsid w:val="001620BB"/>
    <w:rsid w:val="0016215A"/>
    <w:rsid w:val="00162296"/>
    <w:rsid w:val="00162E37"/>
    <w:rsid w:val="00162E9E"/>
    <w:rsid w:val="00163338"/>
    <w:rsid w:val="00163A52"/>
    <w:rsid w:val="00163C2F"/>
    <w:rsid w:val="00164282"/>
    <w:rsid w:val="001652F2"/>
    <w:rsid w:val="00165623"/>
    <w:rsid w:val="00165847"/>
    <w:rsid w:val="0016584A"/>
    <w:rsid w:val="00166587"/>
    <w:rsid w:val="001667C0"/>
    <w:rsid w:val="00166A6C"/>
    <w:rsid w:val="00167B1A"/>
    <w:rsid w:val="00167F28"/>
    <w:rsid w:val="00170069"/>
    <w:rsid w:val="00171157"/>
    <w:rsid w:val="0017183E"/>
    <w:rsid w:val="00171E56"/>
    <w:rsid w:val="0017264A"/>
    <w:rsid w:val="001727BE"/>
    <w:rsid w:val="00172871"/>
    <w:rsid w:val="00172F23"/>
    <w:rsid w:val="001732CC"/>
    <w:rsid w:val="00173CFC"/>
    <w:rsid w:val="00173DA1"/>
    <w:rsid w:val="00175563"/>
    <w:rsid w:val="00175F06"/>
    <w:rsid w:val="001763DC"/>
    <w:rsid w:val="001763F0"/>
    <w:rsid w:val="00176FC8"/>
    <w:rsid w:val="00177C0F"/>
    <w:rsid w:val="00182926"/>
    <w:rsid w:val="001829FA"/>
    <w:rsid w:val="00183B41"/>
    <w:rsid w:val="00183DF1"/>
    <w:rsid w:val="00184019"/>
    <w:rsid w:val="00184A1A"/>
    <w:rsid w:val="0018535E"/>
    <w:rsid w:val="0018594C"/>
    <w:rsid w:val="0018629C"/>
    <w:rsid w:val="001867A1"/>
    <w:rsid w:val="00187767"/>
    <w:rsid w:val="00187F72"/>
    <w:rsid w:val="00191BB4"/>
    <w:rsid w:val="00191EFA"/>
    <w:rsid w:val="00194B2F"/>
    <w:rsid w:val="001951C4"/>
    <w:rsid w:val="001955BD"/>
    <w:rsid w:val="0019575E"/>
    <w:rsid w:val="00195BE7"/>
    <w:rsid w:val="00196E7D"/>
    <w:rsid w:val="00196F4E"/>
    <w:rsid w:val="00197520"/>
    <w:rsid w:val="00197679"/>
    <w:rsid w:val="001A2017"/>
    <w:rsid w:val="001A2377"/>
    <w:rsid w:val="001A26A2"/>
    <w:rsid w:val="001A2AD6"/>
    <w:rsid w:val="001A36C9"/>
    <w:rsid w:val="001A45BE"/>
    <w:rsid w:val="001A5B1B"/>
    <w:rsid w:val="001A5F3A"/>
    <w:rsid w:val="001A6565"/>
    <w:rsid w:val="001A66D9"/>
    <w:rsid w:val="001A6A1E"/>
    <w:rsid w:val="001A7730"/>
    <w:rsid w:val="001A794B"/>
    <w:rsid w:val="001B01BF"/>
    <w:rsid w:val="001B0CF1"/>
    <w:rsid w:val="001B10E5"/>
    <w:rsid w:val="001B13C4"/>
    <w:rsid w:val="001B19D3"/>
    <w:rsid w:val="001B1D3E"/>
    <w:rsid w:val="001B1DB0"/>
    <w:rsid w:val="001B253C"/>
    <w:rsid w:val="001B324E"/>
    <w:rsid w:val="001B3587"/>
    <w:rsid w:val="001B3A02"/>
    <w:rsid w:val="001B40B4"/>
    <w:rsid w:val="001B4563"/>
    <w:rsid w:val="001B469F"/>
    <w:rsid w:val="001B48F9"/>
    <w:rsid w:val="001B4E6A"/>
    <w:rsid w:val="001B5E55"/>
    <w:rsid w:val="001B65BA"/>
    <w:rsid w:val="001B6EBF"/>
    <w:rsid w:val="001B7DD1"/>
    <w:rsid w:val="001C1A0E"/>
    <w:rsid w:val="001C22BD"/>
    <w:rsid w:val="001C2527"/>
    <w:rsid w:val="001C25BA"/>
    <w:rsid w:val="001C2ABF"/>
    <w:rsid w:val="001C3ED5"/>
    <w:rsid w:val="001C45A1"/>
    <w:rsid w:val="001C4B53"/>
    <w:rsid w:val="001C5FD8"/>
    <w:rsid w:val="001C6062"/>
    <w:rsid w:val="001C6830"/>
    <w:rsid w:val="001C7D46"/>
    <w:rsid w:val="001D086B"/>
    <w:rsid w:val="001D0D42"/>
    <w:rsid w:val="001D1640"/>
    <w:rsid w:val="001D16C9"/>
    <w:rsid w:val="001D1BE6"/>
    <w:rsid w:val="001D1C76"/>
    <w:rsid w:val="001D24C9"/>
    <w:rsid w:val="001D2E0C"/>
    <w:rsid w:val="001D34DE"/>
    <w:rsid w:val="001D3BAC"/>
    <w:rsid w:val="001D44EC"/>
    <w:rsid w:val="001D5676"/>
    <w:rsid w:val="001D56BF"/>
    <w:rsid w:val="001D6692"/>
    <w:rsid w:val="001D6EAE"/>
    <w:rsid w:val="001D6EB5"/>
    <w:rsid w:val="001D7167"/>
    <w:rsid w:val="001D765B"/>
    <w:rsid w:val="001D782F"/>
    <w:rsid w:val="001D7BB8"/>
    <w:rsid w:val="001E0958"/>
    <w:rsid w:val="001E1404"/>
    <w:rsid w:val="001E26BF"/>
    <w:rsid w:val="001E29A0"/>
    <w:rsid w:val="001E3521"/>
    <w:rsid w:val="001E4158"/>
    <w:rsid w:val="001E47DE"/>
    <w:rsid w:val="001E5308"/>
    <w:rsid w:val="001E5695"/>
    <w:rsid w:val="001E57CE"/>
    <w:rsid w:val="001E5B27"/>
    <w:rsid w:val="001E7466"/>
    <w:rsid w:val="001E772A"/>
    <w:rsid w:val="001F032F"/>
    <w:rsid w:val="001F19C2"/>
    <w:rsid w:val="001F1C88"/>
    <w:rsid w:val="001F2218"/>
    <w:rsid w:val="001F292F"/>
    <w:rsid w:val="001F3324"/>
    <w:rsid w:val="001F3FFC"/>
    <w:rsid w:val="001F4FEB"/>
    <w:rsid w:val="001F59E8"/>
    <w:rsid w:val="001F5A01"/>
    <w:rsid w:val="001F6025"/>
    <w:rsid w:val="001F720B"/>
    <w:rsid w:val="001F725C"/>
    <w:rsid w:val="001F78BA"/>
    <w:rsid w:val="002009C3"/>
    <w:rsid w:val="0020212E"/>
    <w:rsid w:val="00202443"/>
    <w:rsid w:val="00203DE4"/>
    <w:rsid w:val="00204311"/>
    <w:rsid w:val="00204CBE"/>
    <w:rsid w:val="00204D92"/>
    <w:rsid w:val="00205C73"/>
    <w:rsid w:val="00206D1D"/>
    <w:rsid w:val="00207934"/>
    <w:rsid w:val="00207A69"/>
    <w:rsid w:val="002104A8"/>
    <w:rsid w:val="00210A81"/>
    <w:rsid w:val="00211913"/>
    <w:rsid w:val="002132D7"/>
    <w:rsid w:val="002137DA"/>
    <w:rsid w:val="0021592B"/>
    <w:rsid w:val="00216420"/>
    <w:rsid w:val="00216476"/>
    <w:rsid w:val="00216848"/>
    <w:rsid w:val="0021716E"/>
    <w:rsid w:val="00217DBF"/>
    <w:rsid w:val="00217F76"/>
    <w:rsid w:val="00220152"/>
    <w:rsid w:val="00220D24"/>
    <w:rsid w:val="0022183F"/>
    <w:rsid w:val="00222335"/>
    <w:rsid w:val="0022239E"/>
    <w:rsid w:val="00223408"/>
    <w:rsid w:val="00223D6A"/>
    <w:rsid w:val="00223EA8"/>
    <w:rsid w:val="002242FE"/>
    <w:rsid w:val="00225200"/>
    <w:rsid w:val="00225AF4"/>
    <w:rsid w:val="00225E55"/>
    <w:rsid w:val="00225F4E"/>
    <w:rsid w:val="0022651B"/>
    <w:rsid w:val="00226BAB"/>
    <w:rsid w:val="002277EE"/>
    <w:rsid w:val="00227A4C"/>
    <w:rsid w:val="00227AA3"/>
    <w:rsid w:val="00230A76"/>
    <w:rsid w:val="00231E08"/>
    <w:rsid w:val="00232762"/>
    <w:rsid w:val="00232B6D"/>
    <w:rsid w:val="00233FFC"/>
    <w:rsid w:val="002342D4"/>
    <w:rsid w:val="00235103"/>
    <w:rsid w:val="0023578D"/>
    <w:rsid w:val="002359DB"/>
    <w:rsid w:val="00235A0A"/>
    <w:rsid w:val="00235FDE"/>
    <w:rsid w:val="00236090"/>
    <w:rsid w:val="00236722"/>
    <w:rsid w:val="002371D1"/>
    <w:rsid w:val="002376D5"/>
    <w:rsid w:val="00237E48"/>
    <w:rsid w:val="0024034E"/>
    <w:rsid w:val="00240C12"/>
    <w:rsid w:val="002430EF"/>
    <w:rsid w:val="002431F3"/>
    <w:rsid w:val="002435D2"/>
    <w:rsid w:val="0024409D"/>
    <w:rsid w:val="002452E4"/>
    <w:rsid w:val="002478D0"/>
    <w:rsid w:val="00247C12"/>
    <w:rsid w:val="00247EFB"/>
    <w:rsid w:val="002515BD"/>
    <w:rsid w:val="0025188F"/>
    <w:rsid w:val="002531BD"/>
    <w:rsid w:val="00254497"/>
    <w:rsid w:val="00255047"/>
    <w:rsid w:val="002554AE"/>
    <w:rsid w:val="002556AC"/>
    <w:rsid w:val="00255E78"/>
    <w:rsid w:val="00256485"/>
    <w:rsid w:val="00256D53"/>
    <w:rsid w:val="00256E7D"/>
    <w:rsid w:val="0025752D"/>
    <w:rsid w:val="00257F1B"/>
    <w:rsid w:val="00260B0E"/>
    <w:rsid w:val="0026164F"/>
    <w:rsid w:val="00261717"/>
    <w:rsid w:val="002617D2"/>
    <w:rsid w:val="00261A85"/>
    <w:rsid w:val="00262D56"/>
    <w:rsid w:val="0026355D"/>
    <w:rsid w:val="00263663"/>
    <w:rsid w:val="00263CBE"/>
    <w:rsid w:val="00264365"/>
    <w:rsid w:val="00264723"/>
    <w:rsid w:val="002647C6"/>
    <w:rsid w:val="00264F6C"/>
    <w:rsid w:val="00265BA0"/>
    <w:rsid w:val="00265E90"/>
    <w:rsid w:val="00266FAF"/>
    <w:rsid w:val="002676FF"/>
    <w:rsid w:val="00267E77"/>
    <w:rsid w:val="002706B8"/>
    <w:rsid w:val="002724A3"/>
    <w:rsid w:val="00274575"/>
    <w:rsid w:val="00274F6C"/>
    <w:rsid w:val="00275D5A"/>
    <w:rsid w:val="00275FD6"/>
    <w:rsid w:val="002763E3"/>
    <w:rsid w:val="002765FD"/>
    <w:rsid w:val="00277034"/>
    <w:rsid w:val="002770BD"/>
    <w:rsid w:val="002772DE"/>
    <w:rsid w:val="00277EB7"/>
    <w:rsid w:val="00280421"/>
    <w:rsid w:val="00280BFF"/>
    <w:rsid w:val="00280EF5"/>
    <w:rsid w:val="00282392"/>
    <w:rsid w:val="00282398"/>
    <w:rsid w:val="0028244E"/>
    <w:rsid w:val="00282DF0"/>
    <w:rsid w:val="00283864"/>
    <w:rsid w:val="00283B3B"/>
    <w:rsid w:val="00283BB4"/>
    <w:rsid w:val="0028486E"/>
    <w:rsid w:val="002849A8"/>
    <w:rsid w:val="00285FB7"/>
    <w:rsid w:val="002864C9"/>
    <w:rsid w:val="002875A8"/>
    <w:rsid w:val="002876C4"/>
    <w:rsid w:val="00287C33"/>
    <w:rsid w:val="00290927"/>
    <w:rsid w:val="00290CBD"/>
    <w:rsid w:val="00290F80"/>
    <w:rsid w:val="00291873"/>
    <w:rsid w:val="00291BEA"/>
    <w:rsid w:val="00292554"/>
    <w:rsid w:val="00292724"/>
    <w:rsid w:val="00292A13"/>
    <w:rsid w:val="00294589"/>
    <w:rsid w:val="00294B0A"/>
    <w:rsid w:val="00295374"/>
    <w:rsid w:val="00295589"/>
    <w:rsid w:val="0029586A"/>
    <w:rsid w:val="002958B5"/>
    <w:rsid w:val="00297BC7"/>
    <w:rsid w:val="002A061B"/>
    <w:rsid w:val="002A3669"/>
    <w:rsid w:val="002A3781"/>
    <w:rsid w:val="002A39A4"/>
    <w:rsid w:val="002A3C85"/>
    <w:rsid w:val="002A3E99"/>
    <w:rsid w:val="002A4361"/>
    <w:rsid w:val="002A449F"/>
    <w:rsid w:val="002A4755"/>
    <w:rsid w:val="002A4C53"/>
    <w:rsid w:val="002A5891"/>
    <w:rsid w:val="002A58B2"/>
    <w:rsid w:val="002A5929"/>
    <w:rsid w:val="002A5982"/>
    <w:rsid w:val="002A5AF8"/>
    <w:rsid w:val="002A751C"/>
    <w:rsid w:val="002A7E16"/>
    <w:rsid w:val="002A7E61"/>
    <w:rsid w:val="002A7F8F"/>
    <w:rsid w:val="002B172E"/>
    <w:rsid w:val="002B2C82"/>
    <w:rsid w:val="002B369D"/>
    <w:rsid w:val="002B398F"/>
    <w:rsid w:val="002B4032"/>
    <w:rsid w:val="002B488F"/>
    <w:rsid w:val="002B5390"/>
    <w:rsid w:val="002B58BA"/>
    <w:rsid w:val="002B6062"/>
    <w:rsid w:val="002B695B"/>
    <w:rsid w:val="002B6EA8"/>
    <w:rsid w:val="002B7727"/>
    <w:rsid w:val="002B7C16"/>
    <w:rsid w:val="002C0C52"/>
    <w:rsid w:val="002C0DB1"/>
    <w:rsid w:val="002C1B40"/>
    <w:rsid w:val="002C2012"/>
    <w:rsid w:val="002C29F0"/>
    <w:rsid w:val="002C3B40"/>
    <w:rsid w:val="002C3C4D"/>
    <w:rsid w:val="002C3F2E"/>
    <w:rsid w:val="002C4321"/>
    <w:rsid w:val="002C708D"/>
    <w:rsid w:val="002C7409"/>
    <w:rsid w:val="002D06DE"/>
    <w:rsid w:val="002D0E56"/>
    <w:rsid w:val="002D148E"/>
    <w:rsid w:val="002D18FD"/>
    <w:rsid w:val="002D1FB9"/>
    <w:rsid w:val="002D3756"/>
    <w:rsid w:val="002D39F5"/>
    <w:rsid w:val="002D3E86"/>
    <w:rsid w:val="002D40C6"/>
    <w:rsid w:val="002D43B3"/>
    <w:rsid w:val="002D48A4"/>
    <w:rsid w:val="002D4E2E"/>
    <w:rsid w:val="002D756E"/>
    <w:rsid w:val="002D76B4"/>
    <w:rsid w:val="002D7A14"/>
    <w:rsid w:val="002E089C"/>
    <w:rsid w:val="002E0A5B"/>
    <w:rsid w:val="002E14BB"/>
    <w:rsid w:val="002E154C"/>
    <w:rsid w:val="002E1E9E"/>
    <w:rsid w:val="002E2155"/>
    <w:rsid w:val="002E2C76"/>
    <w:rsid w:val="002E3881"/>
    <w:rsid w:val="002E3951"/>
    <w:rsid w:val="002E73D6"/>
    <w:rsid w:val="002E7629"/>
    <w:rsid w:val="002E7FEA"/>
    <w:rsid w:val="002F01F9"/>
    <w:rsid w:val="002F05A9"/>
    <w:rsid w:val="002F0E87"/>
    <w:rsid w:val="002F11C8"/>
    <w:rsid w:val="002F1325"/>
    <w:rsid w:val="002F1EA5"/>
    <w:rsid w:val="002F1EBF"/>
    <w:rsid w:val="002F44CC"/>
    <w:rsid w:val="002F456A"/>
    <w:rsid w:val="002F4B5F"/>
    <w:rsid w:val="002F4C0B"/>
    <w:rsid w:val="002F55E0"/>
    <w:rsid w:val="002F5712"/>
    <w:rsid w:val="002F6394"/>
    <w:rsid w:val="002F718A"/>
    <w:rsid w:val="002F7480"/>
    <w:rsid w:val="002F760C"/>
    <w:rsid w:val="003002F4"/>
    <w:rsid w:val="0030043D"/>
    <w:rsid w:val="00300A86"/>
    <w:rsid w:val="00300CF6"/>
    <w:rsid w:val="0030121D"/>
    <w:rsid w:val="003012D1"/>
    <w:rsid w:val="003015AB"/>
    <w:rsid w:val="003024D1"/>
    <w:rsid w:val="003039FB"/>
    <w:rsid w:val="003045AC"/>
    <w:rsid w:val="003047E7"/>
    <w:rsid w:val="003047E8"/>
    <w:rsid w:val="00304CE4"/>
    <w:rsid w:val="00305162"/>
    <w:rsid w:val="00307DE8"/>
    <w:rsid w:val="003114E1"/>
    <w:rsid w:val="00311ADE"/>
    <w:rsid w:val="0031275A"/>
    <w:rsid w:val="0031300D"/>
    <w:rsid w:val="00315008"/>
    <w:rsid w:val="00315EF6"/>
    <w:rsid w:val="00317687"/>
    <w:rsid w:val="00317EF7"/>
    <w:rsid w:val="003206C3"/>
    <w:rsid w:val="003209E3"/>
    <w:rsid w:val="00320B1A"/>
    <w:rsid w:val="00320E05"/>
    <w:rsid w:val="003214AA"/>
    <w:rsid w:val="00322E68"/>
    <w:rsid w:val="00322F00"/>
    <w:rsid w:val="00323428"/>
    <w:rsid w:val="003243BB"/>
    <w:rsid w:val="003246AD"/>
    <w:rsid w:val="003266EA"/>
    <w:rsid w:val="00327329"/>
    <w:rsid w:val="003277B2"/>
    <w:rsid w:val="00327A6F"/>
    <w:rsid w:val="003317AA"/>
    <w:rsid w:val="00331849"/>
    <w:rsid w:val="00332188"/>
    <w:rsid w:val="003328E2"/>
    <w:rsid w:val="00332D23"/>
    <w:rsid w:val="00333C53"/>
    <w:rsid w:val="003341F4"/>
    <w:rsid w:val="00335085"/>
    <w:rsid w:val="003358CA"/>
    <w:rsid w:val="0033667B"/>
    <w:rsid w:val="00336D11"/>
    <w:rsid w:val="00337043"/>
    <w:rsid w:val="00337096"/>
    <w:rsid w:val="00337666"/>
    <w:rsid w:val="003402D9"/>
    <w:rsid w:val="003403DC"/>
    <w:rsid w:val="00340A2B"/>
    <w:rsid w:val="00340C70"/>
    <w:rsid w:val="00340C71"/>
    <w:rsid w:val="00341399"/>
    <w:rsid w:val="00341D1A"/>
    <w:rsid w:val="003421BB"/>
    <w:rsid w:val="0034439B"/>
    <w:rsid w:val="0034526F"/>
    <w:rsid w:val="00346BE1"/>
    <w:rsid w:val="0035010A"/>
    <w:rsid w:val="0035025A"/>
    <w:rsid w:val="003512BC"/>
    <w:rsid w:val="003523C2"/>
    <w:rsid w:val="003528A5"/>
    <w:rsid w:val="003528C9"/>
    <w:rsid w:val="00353F9F"/>
    <w:rsid w:val="003546F8"/>
    <w:rsid w:val="00354B4E"/>
    <w:rsid w:val="00354D93"/>
    <w:rsid w:val="00355C50"/>
    <w:rsid w:val="003560A3"/>
    <w:rsid w:val="00356497"/>
    <w:rsid w:val="00357256"/>
    <w:rsid w:val="00357549"/>
    <w:rsid w:val="00357C14"/>
    <w:rsid w:val="003605D9"/>
    <w:rsid w:val="00360EBC"/>
    <w:rsid w:val="00360F88"/>
    <w:rsid w:val="00361623"/>
    <w:rsid w:val="0036368C"/>
    <w:rsid w:val="00363A4F"/>
    <w:rsid w:val="0036404A"/>
    <w:rsid w:val="00364255"/>
    <w:rsid w:val="00364E84"/>
    <w:rsid w:val="003653F5"/>
    <w:rsid w:val="00366258"/>
    <w:rsid w:val="00366ACA"/>
    <w:rsid w:val="00366FF6"/>
    <w:rsid w:val="00370953"/>
    <w:rsid w:val="00370E59"/>
    <w:rsid w:val="00371D3A"/>
    <w:rsid w:val="003733C4"/>
    <w:rsid w:val="00373C27"/>
    <w:rsid w:val="0037499D"/>
    <w:rsid w:val="00375272"/>
    <w:rsid w:val="003755CF"/>
    <w:rsid w:val="00375765"/>
    <w:rsid w:val="0037586F"/>
    <w:rsid w:val="00375B11"/>
    <w:rsid w:val="00376334"/>
    <w:rsid w:val="00376927"/>
    <w:rsid w:val="00376D8A"/>
    <w:rsid w:val="00376F3C"/>
    <w:rsid w:val="003813C3"/>
    <w:rsid w:val="003818C0"/>
    <w:rsid w:val="00381E99"/>
    <w:rsid w:val="00382BA7"/>
    <w:rsid w:val="00382CC7"/>
    <w:rsid w:val="00382E47"/>
    <w:rsid w:val="00385082"/>
    <w:rsid w:val="003858A9"/>
    <w:rsid w:val="0038634F"/>
    <w:rsid w:val="00386421"/>
    <w:rsid w:val="00386EC4"/>
    <w:rsid w:val="003909A3"/>
    <w:rsid w:val="00391E2E"/>
    <w:rsid w:val="0039294A"/>
    <w:rsid w:val="00393913"/>
    <w:rsid w:val="0039423A"/>
    <w:rsid w:val="0039507F"/>
    <w:rsid w:val="00395650"/>
    <w:rsid w:val="0039601E"/>
    <w:rsid w:val="0039603A"/>
    <w:rsid w:val="00396551"/>
    <w:rsid w:val="00396557"/>
    <w:rsid w:val="00396CC0"/>
    <w:rsid w:val="00397B16"/>
    <w:rsid w:val="003A0291"/>
    <w:rsid w:val="003A0427"/>
    <w:rsid w:val="003A1817"/>
    <w:rsid w:val="003A27DC"/>
    <w:rsid w:val="003A2968"/>
    <w:rsid w:val="003A3FB3"/>
    <w:rsid w:val="003A4932"/>
    <w:rsid w:val="003A5031"/>
    <w:rsid w:val="003A517B"/>
    <w:rsid w:val="003A5475"/>
    <w:rsid w:val="003A56F3"/>
    <w:rsid w:val="003A585A"/>
    <w:rsid w:val="003A6892"/>
    <w:rsid w:val="003A714D"/>
    <w:rsid w:val="003B00DA"/>
    <w:rsid w:val="003B0CA6"/>
    <w:rsid w:val="003B0DB9"/>
    <w:rsid w:val="003B1000"/>
    <w:rsid w:val="003B19B3"/>
    <w:rsid w:val="003B1C94"/>
    <w:rsid w:val="003B3166"/>
    <w:rsid w:val="003B4DF2"/>
    <w:rsid w:val="003B587A"/>
    <w:rsid w:val="003B5946"/>
    <w:rsid w:val="003B5AF8"/>
    <w:rsid w:val="003B6658"/>
    <w:rsid w:val="003B6C99"/>
    <w:rsid w:val="003B70E4"/>
    <w:rsid w:val="003B73B3"/>
    <w:rsid w:val="003B7687"/>
    <w:rsid w:val="003C0C50"/>
    <w:rsid w:val="003C0ED0"/>
    <w:rsid w:val="003C192A"/>
    <w:rsid w:val="003C1DD5"/>
    <w:rsid w:val="003C233C"/>
    <w:rsid w:val="003C2E14"/>
    <w:rsid w:val="003C3DE0"/>
    <w:rsid w:val="003C42C1"/>
    <w:rsid w:val="003C5F11"/>
    <w:rsid w:val="003C6971"/>
    <w:rsid w:val="003C6984"/>
    <w:rsid w:val="003C6C72"/>
    <w:rsid w:val="003D033D"/>
    <w:rsid w:val="003D083C"/>
    <w:rsid w:val="003D1CAB"/>
    <w:rsid w:val="003D4190"/>
    <w:rsid w:val="003D43C0"/>
    <w:rsid w:val="003D4550"/>
    <w:rsid w:val="003D4AD8"/>
    <w:rsid w:val="003D4BF2"/>
    <w:rsid w:val="003D5648"/>
    <w:rsid w:val="003D5F71"/>
    <w:rsid w:val="003D6B71"/>
    <w:rsid w:val="003D7074"/>
    <w:rsid w:val="003D7B68"/>
    <w:rsid w:val="003D7CEF"/>
    <w:rsid w:val="003E0CF2"/>
    <w:rsid w:val="003E1FDB"/>
    <w:rsid w:val="003E2641"/>
    <w:rsid w:val="003E27C7"/>
    <w:rsid w:val="003E2976"/>
    <w:rsid w:val="003E34C0"/>
    <w:rsid w:val="003E36BB"/>
    <w:rsid w:val="003E3BE9"/>
    <w:rsid w:val="003E4033"/>
    <w:rsid w:val="003E41C7"/>
    <w:rsid w:val="003E41DE"/>
    <w:rsid w:val="003E48FC"/>
    <w:rsid w:val="003E6529"/>
    <w:rsid w:val="003E7D78"/>
    <w:rsid w:val="003F0C1F"/>
    <w:rsid w:val="003F1C94"/>
    <w:rsid w:val="003F1E42"/>
    <w:rsid w:val="003F1EF9"/>
    <w:rsid w:val="003F2565"/>
    <w:rsid w:val="003F25AC"/>
    <w:rsid w:val="003F2C93"/>
    <w:rsid w:val="003F3A3C"/>
    <w:rsid w:val="003F3C4F"/>
    <w:rsid w:val="003F3E5F"/>
    <w:rsid w:val="003F50A4"/>
    <w:rsid w:val="003F5638"/>
    <w:rsid w:val="003F675A"/>
    <w:rsid w:val="003F676E"/>
    <w:rsid w:val="003F69AA"/>
    <w:rsid w:val="003F6CA2"/>
    <w:rsid w:val="003F6CF9"/>
    <w:rsid w:val="003F720E"/>
    <w:rsid w:val="003F7B6B"/>
    <w:rsid w:val="0040094A"/>
    <w:rsid w:val="00400AD0"/>
    <w:rsid w:val="00401853"/>
    <w:rsid w:val="00401FD5"/>
    <w:rsid w:val="00402227"/>
    <w:rsid w:val="00402397"/>
    <w:rsid w:val="004033CC"/>
    <w:rsid w:val="00403E4E"/>
    <w:rsid w:val="0040451B"/>
    <w:rsid w:val="004053CC"/>
    <w:rsid w:val="00405B75"/>
    <w:rsid w:val="00406302"/>
    <w:rsid w:val="004064DF"/>
    <w:rsid w:val="0040734F"/>
    <w:rsid w:val="00407536"/>
    <w:rsid w:val="0040758B"/>
    <w:rsid w:val="00410126"/>
    <w:rsid w:val="00410232"/>
    <w:rsid w:val="00410AB5"/>
    <w:rsid w:val="00410FBD"/>
    <w:rsid w:val="004117EA"/>
    <w:rsid w:val="00411D5B"/>
    <w:rsid w:val="00412406"/>
    <w:rsid w:val="004135BC"/>
    <w:rsid w:val="004137EC"/>
    <w:rsid w:val="00413C39"/>
    <w:rsid w:val="00414173"/>
    <w:rsid w:val="00414FFA"/>
    <w:rsid w:val="00416AD1"/>
    <w:rsid w:val="00416F86"/>
    <w:rsid w:val="004176E1"/>
    <w:rsid w:val="00420E64"/>
    <w:rsid w:val="00420F7B"/>
    <w:rsid w:val="0042109F"/>
    <w:rsid w:val="00423345"/>
    <w:rsid w:val="004246B5"/>
    <w:rsid w:val="00424D6C"/>
    <w:rsid w:val="00424FB7"/>
    <w:rsid w:val="00426888"/>
    <w:rsid w:val="00426BC2"/>
    <w:rsid w:val="00427750"/>
    <w:rsid w:val="00427776"/>
    <w:rsid w:val="00427A79"/>
    <w:rsid w:val="004309AA"/>
    <w:rsid w:val="00430E40"/>
    <w:rsid w:val="00431704"/>
    <w:rsid w:val="004324EF"/>
    <w:rsid w:val="00432CC7"/>
    <w:rsid w:val="00433661"/>
    <w:rsid w:val="0043400C"/>
    <w:rsid w:val="004349A2"/>
    <w:rsid w:val="00434B0C"/>
    <w:rsid w:val="004374DD"/>
    <w:rsid w:val="004403A0"/>
    <w:rsid w:val="00440BE7"/>
    <w:rsid w:val="0044151D"/>
    <w:rsid w:val="00441766"/>
    <w:rsid w:val="00443F43"/>
    <w:rsid w:val="00446553"/>
    <w:rsid w:val="00446A5E"/>
    <w:rsid w:val="00447324"/>
    <w:rsid w:val="00447B99"/>
    <w:rsid w:val="004506B2"/>
    <w:rsid w:val="004514C7"/>
    <w:rsid w:val="00452C60"/>
    <w:rsid w:val="0045374D"/>
    <w:rsid w:val="00453ECF"/>
    <w:rsid w:val="00454062"/>
    <w:rsid w:val="00454C5E"/>
    <w:rsid w:val="00454D9E"/>
    <w:rsid w:val="00454DEF"/>
    <w:rsid w:val="00455111"/>
    <w:rsid w:val="004559D7"/>
    <w:rsid w:val="00456010"/>
    <w:rsid w:val="0045620C"/>
    <w:rsid w:val="00457272"/>
    <w:rsid w:val="004574DA"/>
    <w:rsid w:val="0045757C"/>
    <w:rsid w:val="004576D8"/>
    <w:rsid w:val="00457791"/>
    <w:rsid w:val="00457AA0"/>
    <w:rsid w:val="00460111"/>
    <w:rsid w:val="0046028F"/>
    <w:rsid w:val="0046212E"/>
    <w:rsid w:val="00462140"/>
    <w:rsid w:val="00464192"/>
    <w:rsid w:val="0046495E"/>
    <w:rsid w:val="0046498A"/>
    <w:rsid w:val="004651A3"/>
    <w:rsid w:val="00465443"/>
    <w:rsid w:val="00465826"/>
    <w:rsid w:val="00465BAB"/>
    <w:rsid w:val="0046639E"/>
    <w:rsid w:val="004673E6"/>
    <w:rsid w:val="00467477"/>
    <w:rsid w:val="00470AC7"/>
    <w:rsid w:val="00470DA4"/>
    <w:rsid w:val="0047114B"/>
    <w:rsid w:val="004711C0"/>
    <w:rsid w:val="00471F89"/>
    <w:rsid w:val="004721A1"/>
    <w:rsid w:val="004730AC"/>
    <w:rsid w:val="00473677"/>
    <w:rsid w:val="00473AC9"/>
    <w:rsid w:val="004741CA"/>
    <w:rsid w:val="00474410"/>
    <w:rsid w:val="00475132"/>
    <w:rsid w:val="0047625A"/>
    <w:rsid w:val="0047679B"/>
    <w:rsid w:val="00476810"/>
    <w:rsid w:val="00476C22"/>
    <w:rsid w:val="00477998"/>
    <w:rsid w:val="004814A7"/>
    <w:rsid w:val="004816FC"/>
    <w:rsid w:val="0048176D"/>
    <w:rsid w:val="00482430"/>
    <w:rsid w:val="00482482"/>
    <w:rsid w:val="00482720"/>
    <w:rsid w:val="00483D67"/>
    <w:rsid w:val="004847F8"/>
    <w:rsid w:val="004850D9"/>
    <w:rsid w:val="00485240"/>
    <w:rsid w:val="004867B4"/>
    <w:rsid w:val="00486BC8"/>
    <w:rsid w:val="0049026A"/>
    <w:rsid w:val="004911F3"/>
    <w:rsid w:val="00491B44"/>
    <w:rsid w:val="00492526"/>
    <w:rsid w:val="004938FA"/>
    <w:rsid w:val="00493CCC"/>
    <w:rsid w:val="0049434E"/>
    <w:rsid w:val="00495C98"/>
    <w:rsid w:val="004A0044"/>
    <w:rsid w:val="004A00CE"/>
    <w:rsid w:val="004A0116"/>
    <w:rsid w:val="004A01D7"/>
    <w:rsid w:val="004A0766"/>
    <w:rsid w:val="004A0C2A"/>
    <w:rsid w:val="004A0CDF"/>
    <w:rsid w:val="004A14EC"/>
    <w:rsid w:val="004A1D76"/>
    <w:rsid w:val="004A1F2D"/>
    <w:rsid w:val="004A267B"/>
    <w:rsid w:val="004A3540"/>
    <w:rsid w:val="004A4AB3"/>
    <w:rsid w:val="004A554B"/>
    <w:rsid w:val="004A6E3B"/>
    <w:rsid w:val="004A7369"/>
    <w:rsid w:val="004A7601"/>
    <w:rsid w:val="004A7CAE"/>
    <w:rsid w:val="004B04C6"/>
    <w:rsid w:val="004B0A6F"/>
    <w:rsid w:val="004B0D9B"/>
    <w:rsid w:val="004B1FF0"/>
    <w:rsid w:val="004B2D0D"/>
    <w:rsid w:val="004B2E26"/>
    <w:rsid w:val="004B301E"/>
    <w:rsid w:val="004B3280"/>
    <w:rsid w:val="004B432E"/>
    <w:rsid w:val="004B4F95"/>
    <w:rsid w:val="004B57F0"/>
    <w:rsid w:val="004B5AB9"/>
    <w:rsid w:val="004B5AC1"/>
    <w:rsid w:val="004B5ADF"/>
    <w:rsid w:val="004B5D89"/>
    <w:rsid w:val="004B67B6"/>
    <w:rsid w:val="004C071D"/>
    <w:rsid w:val="004C0C42"/>
    <w:rsid w:val="004C0E2C"/>
    <w:rsid w:val="004C109D"/>
    <w:rsid w:val="004C18D4"/>
    <w:rsid w:val="004C2FC4"/>
    <w:rsid w:val="004C304E"/>
    <w:rsid w:val="004C329A"/>
    <w:rsid w:val="004C34D6"/>
    <w:rsid w:val="004C4BD9"/>
    <w:rsid w:val="004C6617"/>
    <w:rsid w:val="004C6777"/>
    <w:rsid w:val="004C777A"/>
    <w:rsid w:val="004C7B66"/>
    <w:rsid w:val="004D0AF2"/>
    <w:rsid w:val="004D0D09"/>
    <w:rsid w:val="004D190E"/>
    <w:rsid w:val="004D2239"/>
    <w:rsid w:val="004D291A"/>
    <w:rsid w:val="004D2DCE"/>
    <w:rsid w:val="004D34B1"/>
    <w:rsid w:val="004D45AE"/>
    <w:rsid w:val="004D4846"/>
    <w:rsid w:val="004D4904"/>
    <w:rsid w:val="004D5201"/>
    <w:rsid w:val="004D529E"/>
    <w:rsid w:val="004D58B1"/>
    <w:rsid w:val="004D7353"/>
    <w:rsid w:val="004E1361"/>
    <w:rsid w:val="004E2D9A"/>
    <w:rsid w:val="004E3598"/>
    <w:rsid w:val="004E3AF5"/>
    <w:rsid w:val="004E3F26"/>
    <w:rsid w:val="004E488C"/>
    <w:rsid w:val="004E5635"/>
    <w:rsid w:val="004E5797"/>
    <w:rsid w:val="004E5960"/>
    <w:rsid w:val="004E66FC"/>
    <w:rsid w:val="004E6921"/>
    <w:rsid w:val="004E738A"/>
    <w:rsid w:val="004E78CD"/>
    <w:rsid w:val="004F015C"/>
    <w:rsid w:val="004F024E"/>
    <w:rsid w:val="004F0A3A"/>
    <w:rsid w:val="004F0AF4"/>
    <w:rsid w:val="004F1228"/>
    <w:rsid w:val="004F171E"/>
    <w:rsid w:val="004F1C8F"/>
    <w:rsid w:val="004F2D6E"/>
    <w:rsid w:val="004F3254"/>
    <w:rsid w:val="004F38AD"/>
    <w:rsid w:val="004F3E1D"/>
    <w:rsid w:val="004F4282"/>
    <w:rsid w:val="004F447E"/>
    <w:rsid w:val="004F484B"/>
    <w:rsid w:val="004F4E29"/>
    <w:rsid w:val="004F575C"/>
    <w:rsid w:val="004F62A0"/>
    <w:rsid w:val="004F65C3"/>
    <w:rsid w:val="004F7AFF"/>
    <w:rsid w:val="005002D9"/>
    <w:rsid w:val="005010B3"/>
    <w:rsid w:val="00501930"/>
    <w:rsid w:val="00502365"/>
    <w:rsid w:val="005023EE"/>
    <w:rsid w:val="005040F7"/>
    <w:rsid w:val="00504F83"/>
    <w:rsid w:val="005051A5"/>
    <w:rsid w:val="00505847"/>
    <w:rsid w:val="005060BD"/>
    <w:rsid w:val="005061AD"/>
    <w:rsid w:val="00507297"/>
    <w:rsid w:val="0050764D"/>
    <w:rsid w:val="00507E35"/>
    <w:rsid w:val="005105A3"/>
    <w:rsid w:val="00510AB0"/>
    <w:rsid w:val="00510C9E"/>
    <w:rsid w:val="00513B31"/>
    <w:rsid w:val="005141A7"/>
    <w:rsid w:val="005141C4"/>
    <w:rsid w:val="0051426C"/>
    <w:rsid w:val="00515C5F"/>
    <w:rsid w:val="00516B06"/>
    <w:rsid w:val="00520193"/>
    <w:rsid w:val="005209F6"/>
    <w:rsid w:val="00521731"/>
    <w:rsid w:val="00522105"/>
    <w:rsid w:val="00523B27"/>
    <w:rsid w:val="00523CBF"/>
    <w:rsid w:val="005241C3"/>
    <w:rsid w:val="00524429"/>
    <w:rsid w:val="0052570F"/>
    <w:rsid w:val="00525DD3"/>
    <w:rsid w:val="00525F49"/>
    <w:rsid w:val="005267AE"/>
    <w:rsid w:val="005269A2"/>
    <w:rsid w:val="00527123"/>
    <w:rsid w:val="0052718F"/>
    <w:rsid w:val="005273FC"/>
    <w:rsid w:val="00527B97"/>
    <w:rsid w:val="00530D4B"/>
    <w:rsid w:val="00530FDE"/>
    <w:rsid w:val="005313E8"/>
    <w:rsid w:val="00531490"/>
    <w:rsid w:val="00531DBF"/>
    <w:rsid w:val="00531DEA"/>
    <w:rsid w:val="0053220E"/>
    <w:rsid w:val="005322F8"/>
    <w:rsid w:val="005337F7"/>
    <w:rsid w:val="00533DA7"/>
    <w:rsid w:val="00534AA2"/>
    <w:rsid w:val="00535EAB"/>
    <w:rsid w:val="00535F85"/>
    <w:rsid w:val="0053727C"/>
    <w:rsid w:val="00541861"/>
    <w:rsid w:val="00541C39"/>
    <w:rsid w:val="00541C6B"/>
    <w:rsid w:val="00541F01"/>
    <w:rsid w:val="00541FDD"/>
    <w:rsid w:val="0054267A"/>
    <w:rsid w:val="005427F9"/>
    <w:rsid w:val="00542B90"/>
    <w:rsid w:val="00542C41"/>
    <w:rsid w:val="00543F42"/>
    <w:rsid w:val="00544A5F"/>
    <w:rsid w:val="00545349"/>
    <w:rsid w:val="00545535"/>
    <w:rsid w:val="0054585D"/>
    <w:rsid w:val="00545F30"/>
    <w:rsid w:val="0054630B"/>
    <w:rsid w:val="00546B98"/>
    <w:rsid w:val="005473F0"/>
    <w:rsid w:val="0054785C"/>
    <w:rsid w:val="00550542"/>
    <w:rsid w:val="00550573"/>
    <w:rsid w:val="00550693"/>
    <w:rsid w:val="00551C96"/>
    <w:rsid w:val="00552DB3"/>
    <w:rsid w:val="00552ED8"/>
    <w:rsid w:val="00553312"/>
    <w:rsid w:val="00553B30"/>
    <w:rsid w:val="00553DD2"/>
    <w:rsid w:val="005544B4"/>
    <w:rsid w:val="005549EF"/>
    <w:rsid w:val="00554F01"/>
    <w:rsid w:val="00554F81"/>
    <w:rsid w:val="00554FA3"/>
    <w:rsid w:val="00555C14"/>
    <w:rsid w:val="005563C3"/>
    <w:rsid w:val="005565CA"/>
    <w:rsid w:val="00557164"/>
    <w:rsid w:val="005573DE"/>
    <w:rsid w:val="00560340"/>
    <w:rsid w:val="0056039A"/>
    <w:rsid w:val="00560C06"/>
    <w:rsid w:val="0056126C"/>
    <w:rsid w:val="00562B9C"/>
    <w:rsid w:val="00562BD5"/>
    <w:rsid w:val="005636C5"/>
    <w:rsid w:val="005636E9"/>
    <w:rsid w:val="0056419C"/>
    <w:rsid w:val="00564D2A"/>
    <w:rsid w:val="00566AB6"/>
    <w:rsid w:val="005670CB"/>
    <w:rsid w:val="00567CA6"/>
    <w:rsid w:val="00570CDB"/>
    <w:rsid w:val="005712F4"/>
    <w:rsid w:val="0057192C"/>
    <w:rsid w:val="0057445B"/>
    <w:rsid w:val="005750BC"/>
    <w:rsid w:val="00576220"/>
    <w:rsid w:val="00576269"/>
    <w:rsid w:val="005765B4"/>
    <w:rsid w:val="00576E3F"/>
    <w:rsid w:val="005805AC"/>
    <w:rsid w:val="00581509"/>
    <w:rsid w:val="00581BC7"/>
    <w:rsid w:val="00581E93"/>
    <w:rsid w:val="00582B42"/>
    <w:rsid w:val="00582FD0"/>
    <w:rsid w:val="005840AD"/>
    <w:rsid w:val="00584944"/>
    <w:rsid w:val="00584AFA"/>
    <w:rsid w:val="00584F8E"/>
    <w:rsid w:val="00585079"/>
    <w:rsid w:val="005850F5"/>
    <w:rsid w:val="0058568D"/>
    <w:rsid w:val="00585CD4"/>
    <w:rsid w:val="00586016"/>
    <w:rsid w:val="00586B8F"/>
    <w:rsid w:val="00591064"/>
    <w:rsid w:val="00591235"/>
    <w:rsid w:val="0059174C"/>
    <w:rsid w:val="00594B4B"/>
    <w:rsid w:val="00594FEF"/>
    <w:rsid w:val="00595A0D"/>
    <w:rsid w:val="00595CC6"/>
    <w:rsid w:val="00596F81"/>
    <w:rsid w:val="00597B51"/>
    <w:rsid w:val="00597EE4"/>
    <w:rsid w:val="005A091B"/>
    <w:rsid w:val="005A091D"/>
    <w:rsid w:val="005A0F4D"/>
    <w:rsid w:val="005A100C"/>
    <w:rsid w:val="005A1075"/>
    <w:rsid w:val="005A16DD"/>
    <w:rsid w:val="005A248D"/>
    <w:rsid w:val="005A36F5"/>
    <w:rsid w:val="005A38E4"/>
    <w:rsid w:val="005A3FE0"/>
    <w:rsid w:val="005A4F83"/>
    <w:rsid w:val="005A5251"/>
    <w:rsid w:val="005A5B0C"/>
    <w:rsid w:val="005A652C"/>
    <w:rsid w:val="005A6740"/>
    <w:rsid w:val="005A6E5C"/>
    <w:rsid w:val="005A797B"/>
    <w:rsid w:val="005B073A"/>
    <w:rsid w:val="005B0898"/>
    <w:rsid w:val="005B0D33"/>
    <w:rsid w:val="005B198F"/>
    <w:rsid w:val="005B1E57"/>
    <w:rsid w:val="005B2847"/>
    <w:rsid w:val="005B4364"/>
    <w:rsid w:val="005B5B34"/>
    <w:rsid w:val="005B5B98"/>
    <w:rsid w:val="005B6B9A"/>
    <w:rsid w:val="005B6DB8"/>
    <w:rsid w:val="005B7A37"/>
    <w:rsid w:val="005C0056"/>
    <w:rsid w:val="005C00C1"/>
    <w:rsid w:val="005C0F4B"/>
    <w:rsid w:val="005C1626"/>
    <w:rsid w:val="005C23FD"/>
    <w:rsid w:val="005C4072"/>
    <w:rsid w:val="005C4618"/>
    <w:rsid w:val="005C4821"/>
    <w:rsid w:val="005C4C9C"/>
    <w:rsid w:val="005C4E7B"/>
    <w:rsid w:val="005C61CF"/>
    <w:rsid w:val="005C6BB5"/>
    <w:rsid w:val="005C6DF5"/>
    <w:rsid w:val="005C6F27"/>
    <w:rsid w:val="005C6F30"/>
    <w:rsid w:val="005C72D5"/>
    <w:rsid w:val="005D0023"/>
    <w:rsid w:val="005D088A"/>
    <w:rsid w:val="005D09FB"/>
    <w:rsid w:val="005D271F"/>
    <w:rsid w:val="005D2FA3"/>
    <w:rsid w:val="005D308E"/>
    <w:rsid w:val="005D3247"/>
    <w:rsid w:val="005D337B"/>
    <w:rsid w:val="005D3B95"/>
    <w:rsid w:val="005D5231"/>
    <w:rsid w:val="005D553F"/>
    <w:rsid w:val="005D5D2A"/>
    <w:rsid w:val="005D603B"/>
    <w:rsid w:val="005D604E"/>
    <w:rsid w:val="005D66F9"/>
    <w:rsid w:val="005D6D81"/>
    <w:rsid w:val="005D7132"/>
    <w:rsid w:val="005D7FFB"/>
    <w:rsid w:val="005E1476"/>
    <w:rsid w:val="005E18D0"/>
    <w:rsid w:val="005E1E58"/>
    <w:rsid w:val="005E3700"/>
    <w:rsid w:val="005E43D4"/>
    <w:rsid w:val="005E4F0B"/>
    <w:rsid w:val="005E5FC8"/>
    <w:rsid w:val="005E6111"/>
    <w:rsid w:val="005E61ED"/>
    <w:rsid w:val="005E6BC3"/>
    <w:rsid w:val="005E6C5D"/>
    <w:rsid w:val="005E7FE8"/>
    <w:rsid w:val="005F011A"/>
    <w:rsid w:val="005F0641"/>
    <w:rsid w:val="005F0788"/>
    <w:rsid w:val="005F117D"/>
    <w:rsid w:val="005F2096"/>
    <w:rsid w:val="005F3A6D"/>
    <w:rsid w:val="005F3EDA"/>
    <w:rsid w:val="005F43CF"/>
    <w:rsid w:val="005F4A3A"/>
    <w:rsid w:val="005F4CCA"/>
    <w:rsid w:val="005F4D52"/>
    <w:rsid w:val="005F6B38"/>
    <w:rsid w:val="005F6D3B"/>
    <w:rsid w:val="005F6EEE"/>
    <w:rsid w:val="005F6F3B"/>
    <w:rsid w:val="005F72DB"/>
    <w:rsid w:val="006008FF"/>
    <w:rsid w:val="00601131"/>
    <w:rsid w:val="006018D9"/>
    <w:rsid w:val="006019F5"/>
    <w:rsid w:val="00601F96"/>
    <w:rsid w:val="0060273E"/>
    <w:rsid w:val="00603C1A"/>
    <w:rsid w:val="00604599"/>
    <w:rsid w:val="0060499C"/>
    <w:rsid w:val="00604D96"/>
    <w:rsid w:val="0060515D"/>
    <w:rsid w:val="00606155"/>
    <w:rsid w:val="006061E3"/>
    <w:rsid w:val="00610F2F"/>
    <w:rsid w:val="00611A89"/>
    <w:rsid w:val="00612493"/>
    <w:rsid w:val="00612B37"/>
    <w:rsid w:val="00613247"/>
    <w:rsid w:val="00613615"/>
    <w:rsid w:val="0061396A"/>
    <w:rsid w:val="0061458A"/>
    <w:rsid w:val="00614AE1"/>
    <w:rsid w:val="00614E79"/>
    <w:rsid w:val="00614FCA"/>
    <w:rsid w:val="00614FD3"/>
    <w:rsid w:val="00615766"/>
    <w:rsid w:val="006160EF"/>
    <w:rsid w:val="00616333"/>
    <w:rsid w:val="006166C0"/>
    <w:rsid w:val="00617723"/>
    <w:rsid w:val="00617989"/>
    <w:rsid w:val="00617BA1"/>
    <w:rsid w:val="006202AD"/>
    <w:rsid w:val="00621B6D"/>
    <w:rsid w:val="00623004"/>
    <w:rsid w:val="00623FC8"/>
    <w:rsid w:val="00624285"/>
    <w:rsid w:val="00624730"/>
    <w:rsid w:val="00624ED6"/>
    <w:rsid w:val="006251E8"/>
    <w:rsid w:val="006253D5"/>
    <w:rsid w:val="00625A85"/>
    <w:rsid w:val="00625F6A"/>
    <w:rsid w:val="00626F06"/>
    <w:rsid w:val="00627AA7"/>
    <w:rsid w:val="006302C9"/>
    <w:rsid w:val="00630AC3"/>
    <w:rsid w:val="00630EDF"/>
    <w:rsid w:val="00632138"/>
    <w:rsid w:val="00632D5E"/>
    <w:rsid w:val="0063352B"/>
    <w:rsid w:val="00633D2F"/>
    <w:rsid w:val="00634574"/>
    <w:rsid w:val="00635822"/>
    <w:rsid w:val="00636913"/>
    <w:rsid w:val="0063754B"/>
    <w:rsid w:val="00637935"/>
    <w:rsid w:val="00641440"/>
    <w:rsid w:val="006416C8"/>
    <w:rsid w:val="00641A78"/>
    <w:rsid w:val="0064202E"/>
    <w:rsid w:val="00643063"/>
    <w:rsid w:val="006462FE"/>
    <w:rsid w:val="00646683"/>
    <w:rsid w:val="006471C0"/>
    <w:rsid w:val="006471D0"/>
    <w:rsid w:val="00647B86"/>
    <w:rsid w:val="0065134C"/>
    <w:rsid w:val="006515F4"/>
    <w:rsid w:val="00651FDD"/>
    <w:rsid w:val="006526D8"/>
    <w:rsid w:val="006533E6"/>
    <w:rsid w:val="006537DA"/>
    <w:rsid w:val="00653CFD"/>
    <w:rsid w:val="006553BC"/>
    <w:rsid w:val="00655735"/>
    <w:rsid w:val="00655B69"/>
    <w:rsid w:val="00656EB5"/>
    <w:rsid w:val="00657614"/>
    <w:rsid w:val="00657AA1"/>
    <w:rsid w:val="00660CBC"/>
    <w:rsid w:val="00661DAE"/>
    <w:rsid w:val="00661F85"/>
    <w:rsid w:val="006620BC"/>
    <w:rsid w:val="006628C7"/>
    <w:rsid w:val="00662CB7"/>
    <w:rsid w:val="00663841"/>
    <w:rsid w:val="00663BEC"/>
    <w:rsid w:val="006649D3"/>
    <w:rsid w:val="00665080"/>
    <w:rsid w:val="00665E54"/>
    <w:rsid w:val="00666B92"/>
    <w:rsid w:val="0066727C"/>
    <w:rsid w:val="00667BDC"/>
    <w:rsid w:val="006709BA"/>
    <w:rsid w:val="00670AF8"/>
    <w:rsid w:val="00670FDD"/>
    <w:rsid w:val="00671074"/>
    <w:rsid w:val="006739C8"/>
    <w:rsid w:val="006746F7"/>
    <w:rsid w:val="0067560D"/>
    <w:rsid w:val="00677CF7"/>
    <w:rsid w:val="00677E32"/>
    <w:rsid w:val="00680C27"/>
    <w:rsid w:val="00680DD2"/>
    <w:rsid w:val="0068140F"/>
    <w:rsid w:val="0068262E"/>
    <w:rsid w:val="00682748"/>
    <w:rsid w:val="00682889"/>
    <w:rsid w:val="00682E6D"/>
    <w:rsid w:val="006831EC"/>
    <w:rsid w:val="006836EF"/>
    <w:rsid w:val="0068399A"/>
    <w:rsid w:val="00683C2C"/>
    <w:rsid w:val="00683EED"/>
    <w:rsid w:val="006840AE"/>
    <w:rsid w:val="006844E2"/>
    <w:rsid w:val="006848C6"/>
    <w:rsid w:val="00684D23"/>
    <w:rsid w:val="00684D6E"/>
    <w:rsid w:val="00685D3E"/>
    <w:rsid w:val="00686688"/>
    <w:rsid w:val="0068684F"/>
    <w:rsid w:val="00686E9E"/>
    <w:rsid w:val="00687082"/>
    <w:rsid w:val="006878F9"/>
    <w:rsid w:val="0069004A"/>
    <w:rsid w:val="00692A81"/>
    <w:rsid w:val="006943BA"/>
    <w:rsid w:val="00694A5A"/>
    <w:rsid w:val="00695B08"/>
    <w:rsid w:val="00696869"/>
    <w:rsid w:val="00696F1B"/>
    <w:rsid w:val="0069781D"/>
    <w:rsid w:val="006A0C36"/>
    <w:rsid w:val="006A0ED8"/>
    <w:rsid w:val="006A0FCD"/>
    <w:rsid w:val="006A1155"/>
    <w:rsid w:val="006A244A"/>
    <w:rsid w:val="006A274E"/>
    <w:rsid w:val="006A3002"/>
    <w:rsid w:val="006A37B6"/>
    <w:rsid w:val="006A3D8C"/>
    <w:rsid w:val="006A44B3"/>
    <w:rsid w:val="006A50C7"/>
    <w:rsid w:val="006A575A"/>
    <w:rsid w:val="006A5B79"/>
    <w:rsid w:val="006A702E"/>
    <w:rsid w:val="006A7439"/>
    <w:rsid w:val="006B01B7"/>
    <w:rsid w:val="006B0581"/>
    <w:rsid w:val="006B0EB6"/>
    <w:rsid w:val="006B15BF"/>
    <w:rsid w:val="006B1AF1"/>
    <w:rsid w:val="006B2FDF"/>
    <w:rsid w:val="006B3F01"/>
    <w:rsid w:val="006B4E8C"/>
    <w:rsid w:val="006B4EAF"/>
    <w:rsid w:val="006B52BA"/>
    <w:rsid w:val="006B5790"/>
    <w:rsid w:val="006B5C01"/>
    <w:rsid w:val="006B6021"/>
    <w:rsid w:val="006B6350"/>
    <w:rsid w:val="006B66C1"/>
    <w:rsid w:val="006B7E08"/>
    <w:rsid w:val="006C0AE4"/>
    <w:rsid w:val="006C0F70"/>
    <w:rsid w:val="006C18F0"/>
    <w:rsid w:val="006C29C3"/>
    <w:rsid w:val="006C2AA2"/>
    <w:rsid w:val="006C41E9"/>
    <w:rsid w:val="006C4984"/>
    <w:rsid w:val="006C4F89"/>
    <w:rsid w:val="006C5122"/>
    <w:rsid w:val="006C5854"/>
    <w:rsid w:val="006C5BFE"/>
    <w:rsid w:val="006C5D30"/>
    <w:rsid w:val="006C5F5C"/>
    <w:rsid w:val="006C6BE8"/>
    <w:rsid w:val="006C739D"/>
    <w:rsid w:val="006C7E5A"/>
    <w:rsid w:val="006D0082"/>
    <w:rsid w:val="006D2250"/>
    <w:rsid w:val="006D23E1"/>
    <w:rsid w:val="006D2C9E"/>
    <w:rsid w:val="006D3068"/>
    <w:rsid w:val="006D312D"/>
    <w:rsid w:val="006D3A55"/>
    <w:rsid w:val="006D3E7B"/>
    <w:rsid w:val="006D47B1"/>
    <w:rsid w:val="006D498E"/>
    <w:rsid w:val="006D51A6"/>
    <w:rsid w:val="006D52DF"/>
    <w:rsid w:val="006D555D"/>
    <w:rsid w:val="006D5905"/>
    <w:rsid w:val="006D6334"/>
    <w:rsid w:val="006E06BF"/>
    <w:rsid w:val="006E0969"/>
    <w:rsid w:val="006E0C41"/>
    <w:rsid w:val="006E0E05"/>
    <w:rsid w:val="006E107B"/>
    <w:rsid w:val="006E1367"/>
    <w:rsid w:val="006E1B70"/>
    <w:rsid w:val="006E1E4A"/>
    <w:rsid w:val="006E24C5"/>
    <w:rsid w:val="006E2944"/>
    <w:rsid w:val="006E33C5"/>
    <w:rsid w:val="006E37CD"/>
    <w:rsid w:val="006E3F6E"/>
    <w:rsid w:val="006E490B"/>
    <w:rsid w:val="006E55F9"/>
    <w:rsid w:val="006E6208"/>
    <w:rsid w:val="006E62E2"/>
    <w:rsid w:val="006E71CB"/>
    <w:rsid w:val="006F16E3"/>
    <w:rsid w:val="006F2344"/>
    <w:rsid w:val="006F291A"/>
    <w:rsid w:val="006F2D32"/>
    <w:rsid w:val="006F2F75"/>
    <w:rsid w:val="006F30DF"/>
    <w:rsid w:val="006F35B0"/>
    <w:rsid w:val="006F3DB8"/>
    <w:rsid w:val="006F44AD"/>
    <w:rsid w:val="006F49F0"/>
    <w:rsid w:val="006F5382"/>
    <w:rsid w:val="006F53C9"/>
    <w:rsid w:val="006F5828"/>
    <w:rsid w:val="006F58A8"/>
    <w:rsid w:val="006F682D"/>
    <w:rsid w:val="006F73EB"/>
    <w:rsid w:val="00700CA3"/>
    <w:rsid w:val="00700D1F"/>
    <w:rsid w:val="007015E3"/>
    <w:rsid w:val="00701720"/>
    <w:rsid w:val="007019B9"/>
    <w:rsid w:val="00701A07"/>
    <w:rsid w:val="00703194"/>
    <w:rsid w:val="00703344"/>
    <w:rsid w:val="00703AD8"/>
    <w:rsid w:val="00703BAA"/>
    <w:rsid w:val="00703F99"/>
    <w:rsid w:val="007044B4"/>
    <w:rsid w:val="007050B4"/>
    <w:rsid w:val="0070513E"/>
    <w:rsid w:val="007053B9"/>
    <w:rsid w:val="007055D6"/>
    <w:rsid w:val="00706774"/>
    <w:rsid w:val="00710484"/>
    <w:rsid w:val="007104AE"/>
    <w:rsid w:val="00711F0D"/>
    <w:rsid w:val="00712922"/>
    <w:rsid w:val="007139DF"/>
    <w:rsid w:val="00713BAE"/>
    <w:rsid w:val="00714DFD"/>
    <w:rsid w:val="00716153"/>
    <w:rsid w:val="00716CB9"/>
    <w:rsid w:val="00716F42"/>
    <w:rsid w:val="0072136C"/>
    <w:rsid w:val="00721782"/>
    <w:rsid w:val="00721A32"/>
    <w:rsid w:val="00721AC4"/>
    <w:rsid w:val="00722886"/>
    <w:rsid w:val="00722E2E"/>
    <w:rsid w:val="00723370"/>
    <w:rsid w:val="007239AF"/>
    <w:rsid w:val="00723AE3"/>
    <w:rsid w:val="007244B3"/>
    <w:rsid w:val="007249CE"/>
    <w:rsid w:val="00724A4F"/>
    <w:rsid w:val="00725000"/>
    <w:rsid w:val="00726564"/>
    <w:rsid w:val="007267CB"/>
    <w:rsid w:val="00726EF6"/>
    <w:rsid w:val="007273B4"/>
    <w:rsid w:val="0072747A"/>
    <w:rsid w:val="00727A50"/>
    <w:rsid w:val="00730227"/>
    <w:rsid w:val="00730FD8"/>
    <w:rsid w:val="00731782"/>
    <w:rsid w:val="00731F6D"/>
    <w:rsid w:val="00732446"/>
    <w:rsid w:val="00732A3D"/>
    <w:rsid w:val="007334C3"/>
    <w:rsid w:val="007337B5"/>
    <w:rsid w:val="007338B8"/>
    <w:rsid w:val="00734173"/>
    <w:rsid w:val="0073654E"/>
    <w:rsid w:val="00736FD8"/>
    <w:rsid w:val="007403A2"/>
    <w:rsid w:val="007406D3"/>
    <w:rsid w:val="0074072E"/>
    <w:rsid w:val="00742078"/>
    <w:rsid w:val="00742246"/>
    <w:rsid w:val="00742CEB"/>
    <w:rsid w:val="007435B1"/>
    <w:rsid w:val="00744468"/>
    <w:rsid w:val="00744C87"/>
    <w:rsid w:val="00745A19"/>
    <w:rsid w:val="00745E9A"/>
    <w:rsid w:val="00746C24"/>
    <w:rsid w:val="00751F6C"/>
    <w:rsid w:val="00752160"/>
    <w:rsid w:val="00752508"/>
    <w:rsid w:val="00753609"/>
    <w:rsid w:val="0075447B"/>
    <w:rsid w:val="00754F5B"/>
    <w:rsid w:val="00755089"/>
    <w:rsid w:val="007551FD"/>
    <w:rsid w:val="0075550F"/>
    <w:rsid w:val="0075571F"/>
    <w:rsid w:val="00756048"/>
    <w:rsid w:val="00756C01"/>
    <w:rsid w:val="00757165"/>
    <w:rsid w:val="007616E0"/>
    <w:rsid w:val="00761FF0"/>
    <w:rsid w:val="0076251F"/>
    <w:rsid w:val="00762534"/>
    <w:rsid w:val="00762D35"/>
    <w:rsid w:val="00762DAB"/>
    <w:rsid w:val="0076309C"/>
    <w:rsid w:val="00764E32"/>
    <w:rsid w:val="0076538F"/>
    <w:rsid w:val="007658B7"/>
    <w:rsid w:val="007669CD"/>
    <w:rsid w:val="00766CC1"/>
    <w:rsid w:val="00767A46"/>
    <w:rsid w:val="00767CB3"/>
    <w:rsid w:val="00770191"/>
    <w:rsid w:val="00772987"/>
    <w:rsid w:val="007733B5"/>
    <w:rsid w:val="0077435B"/>
    <w:rsid w:val="00775EB8"/>
    <w:rsid w:val="00776080"/>
    <w:rsid w:val="007760A4"/>
    <w:rsid w:val="0077637B"/>
    <w:rsid w:val="007768E5"/>
    <w:rsid w:val="0077703F"/>
    <w:rsid w:val="00777248"/>
    <w:rsid w:val="00777BEF"/>
    <w:rsid w:val="00780AB6"/>
    <w:rsid w:val="00781824"/>
    <w:rsid w:val="00781AFC"/>
    <w:rsid w:val="00781C3B"/>
    <w:rsid w:val="00781E89"/>
    <w:rsid w:val="007824FD"/>
    <w:rsid w:val="007828F4"/>
    <w:rsid w:val="00782A3B"/>
    <w:rsid w:val="007846C5"/>
    <w:rsid w:val="00784743"/>
    <w:rsid w:val="0078518D"/>
    <w:rsid w:val="00786011"/>
    <w:rsid w:val="00787336"/>
    <w:rsid w:val="0079098D"/>
    <w:rsid w:val="00790F49"/>
    <w:rsid w:val="0079153F"/>
    <w:rsid w:val="00791E08"/>
    <w:rsid w:val="00792077"/>
    <w:rsid w:val="0079290F"/>
    <w:rsid w:val="00792C2F"/>
    <w:rsid w:val="007931FC"/>
    <w:rsid w:val="00793ED6"/>
    <w:rsid w:val="00793F7B"/>
    <w:rsid w:val="007941D5"/>
    <w:rsid w:val="007943B9"/>
    <w:rsid w:val="007954B9"/>
    <w:rsid w:val="00795900"/>
    <w:rsid w:val="00795CAF"/>
    <w:rsid w:val="007962BB"/>
    <w:rsid w:val="007962ED"/>
    <w:rsid w:val="00796CF9"/>
    <w:rsid w:val="007976C5"/>
    <w:rsid w:val="007A04A2"/>
    <w:rsid w:val="007A0A51"/>
    <w:rsid w:val="007A0A96"/>
    <w:rsid w:val="007A0DED"/>
    <w:rsid w:val="007A0F38"/>
    <w:rsid w:val="007A1605"/>
    <w:rsid w:val="007A165D"/>
    <w:rsid w:val="007A1A70"/>
    <w:rsid w:val="007A1D31"/>
    <w:rsid w:val="007A24C5"/>
    <w:rsid w:val="007A2D0C"/>
    <w:rsid w:val="007A36B2"/>
    <w:rsid w:val="007A380F"/>
    <w:rsid w:val="007A3C5F"/>
    <w:rsid w:val="007A41EE"/>
    <w:rsid w:val="007A48D3"/>
    <w:rsid w:val="007A5852"/>
    <w:rsid w:val="007A6857"/>
    <w:rsid w:val="007A6BAF"/>
    <w:rsid w:val="007A7451"/>
    <w:rsid w:val="007A7A9F"/>
    <w:rsid w:val="007B06B4"/>
    <w:rsid w:val="007B0CB3"/>
    <w:rsid w:val="007B108C"/>
    <w:rsid w:val="007B1858"/>
    <w:rsid w:val="007B1EC6"/>
    <w:rsid w:val="007B2008"/>
    <w:rsid w:val="007B21D6"/>
    <w:rsid w:val="007B2FC3"/>
    <w:rsid w:val="007B3400"/>
    <w:rsid w:val="007B34E7"/>
    <w:rsid w:val="007B3D92"/>
    <w:rsid w:val="007B645C"/>
    <w:rsid w:val="007B71A7"/>
    <w:rsid w:val="007B7828"/>
    <w:rsid w:val="007B7B5B"/>
    <w:rsid w:val="007B7C48"/>
    <w:rsid w:val="007C0C66"/>
    <w:rsid w:val="007C262B"/>
    <w:rsid w:val="007C27FF"/>
    <w:rsid w:val="007C2FAC"/>
    <w:rsid w:val="007C3B17"/>
    <w:rsid w:val="007C43E0"/>
    <w:rsid w:val="007C4BEA"/>
    <w:rsid w:val="007C4D0B"/>
    <w:rsid w:val="007C5307"/>
    <w:rsid w:val="007C5769"/>
    <w:rsid w:val="007C6191"/>
    <w:rsid w:val="007C67BC"/>
    <w:rsid w:val="007C783F"/>
    <w:rsid w:val="007D0470"/>
    <w:rsid w:val="007D05B1"/>
    <w:rsid w:val="007D103D"/>
    <w:rsid w:val="007D1975"/>
    <w:rsid w:val="007D19EC"/>
    <w:rsid w:val="007D1DA5"/>
    <w:rsid w:val="007D21DC"/>
    <w:rsid w:val="007D243F"/>
    <w:rsid w:val="007D248D"/>
    <w:rsid w:val="007D260E"/>
    <w:rsid w:val="007D2981"/>
    <w:rsid w:val="007D2E0D"/>
    <w:rsid w:val="007D38EA"/>
    <w:rsid w:val="007D3A02"/>
    <w:rsid w:val="007D4853"/>
    <w:rsid w:val="007D6134"/>
    <w:rsid w:val="007D6872"/>
    <w:rsid w:val="007D6FB0"/>
    <w:rsid w:val="007D7452"/>
    <w:rsid w:val="007D7C47"/>
    <w:rsid w:val="007D7CAC"/>
    <w:rsid w:val="007E0B7B"/>
    <w:rsid w:val="007E148A"/>
    <w:rsid w:val="007E1FBB"/>
    <w:rsid w:val="007E21E0"/>
    <w:rsid w:val="007E3AF0"/>
    <w:rsid w:val="007E4275"/>
    <w:rsid w:val="007E499E"/>
    <w:rsid w:val="007E4C6E"/>
    <w:rsid w:val="007E54F5"/>
    <w:rsid w:val="007E5BB6"/>
    <w:rsid w:val="007E5EBA"/>
    <w:rsid w:val="007E600A"/>
    <w:rsid w:val="007E795C"/>
    <w:rsid w:val="007E7AF9"/>
    <w:rsid w:val="007E7E49"/>
    <w:rsid w:val="007F0184"/>
    <w:rsid w:val="007F07F1"/>
    <w:rsid w:val="007F0941"/>
    <w:rsid w:val="007F1E92"/>
    <w:rsid w:val="007F2D52"/>
    <w:rsid w:val="007F2F67"/>
    <w:rsid w:val="007F3001"/>
    <w:rsid w:val="007F307F"/>
    <w:rsid w:val="007F3236"/>
    <w:rsid w:val="007F33DF"/>
    <w:rsid w:val="007F36EA"/>
    <w:rsid w:val="007F47E9"/>
    <w:rsid w:val="007F5215"/>
    <w:rsid w:val="007F5596"/>
    <w:rsid w:val="007F56E0"/>
    <w:rsid w:val="007F6CFD"/>
    <w:rsid w:val="007F75BC"/>
    <w:rsid w:val="007F773F"/>
    <w:rsid w:val="007F7D0A"/>
    <w:rsid w:val="00801A16"/>
    <w:rsid w:val="0080223C"/>
    <w:rsid w:val="00802BE2"/>
    <w:rsid w:val="0080311C"/>
    <w:rsid w:val="008036C1"/>
    <w:rsid w:val="008043C0"/>
    <w:rsid w:val="0080466C"/>
    <w:rsid w:val="0080473B"/>
    <w:rsid w:val="00805840"/>
    <w:rsid w:val="00805A86"/>
    <w:rsid w:val="00805B9D"/>
    <w:rsid w:val="008061BC"/>
    <w:rsid w:val="00806D22"/>
    <w:rsid w:val="00807254"/>
    <w:rsid w:val="00807CF6"/>
    <w:rsid w:val="008102D3"/>
    <w:rsid w:val="008104FC"/>
    <w:rsid w:val="00810EE6"/>
    <w:rsid w:val="00811424"/>
    <w:rsid w:val="00812ED8"/>
    <w:rsid w:val="008131AB"/>
    <w:rsid w:val="00813707"/>
    <w:rsid w:val="00813807"/>
    <w:rsid w:val="00814E40"/>
    <w:rsid w:val="008150F1"/>
    <w:rsid w:val="008153E1"/>
    <w:rsid w:val="00815F5C"/>
    <w:rsid w:val="0081645F"/>
    <w:rsid w:val="00816FEA"/>
    <w:rsid w:val="00817740"/>
    <w:rsid w:val="008177C5"/>
    <w:rsid w:val="00817AC1"/>
    <w:rsid w:val="00820147"/>
    <w:rsid w:val="00821205"/>
    <w:rsid w:val="00821D0F"/>
    <w:rsid w:val="00822351"/>
    <w:rsid w:val="00822D7A"/>
    <w:rsid w:val="008241F2"/>
    <w:rsid w:val="00824D2B"/>
    <w:rsid w:val="00825F29"/>
    <w:rsid w:val="00826729"/>
    <w:rsid w:val="008268DB"/>
    <w:rsid w:val="008278E9"/>
    <w:rsid w:val="00827AF4"/>
    <w:rsid w:val="00830D6D"/>
    <w:rsid w:val="0083110F"/>
    <w:rsid w:val="0083148F"/>
    <w:rsid w:val="008317F1"/>
    <w:rsid w:val="008317F7"/>
    <w:rsid w:val="00832359"/>
    <w:rsid w:val="00833053"/>
    <w:rsid w:val="008334E1"/>
    <w:rsid w:val="00833A83"/>
    <w:rsid w:val="00837919"/>
    <w:rsid w:val="00840678"/>
    <w:rsid w:val="008409C4"/>
    <w:rsid w:val="00840FF9"/>
    <w:rsid w:val="00843719"/>
    <w:rsid w:val="00843FBE"/>
    <w:rsid w:val="00844463"/>
    <w:rsid w:val="008445E4"/>
    <w:rsid w:val="00845013"/>
    <w:rsid w:val="008455E8"/>
    <w:rsid w:val="008456EA"/>
    <w:rsid w:val="00845EA2"/>
    <w:rsid w:val="00846927"/>
    <w:rsid w:val="008475F2"/>
    <w:rsid w:val="00847EB3"/>
    <w:rsid w:val="008514B4"/>
    <w:rsid w:val="00851833"/>
    <w:rsid w:val="008522F4"/>
    <w:rsid w:val="008542FC"/>
    <w:rsid w:val="00854416"/>
    <w:rsid w:val="00854B06"/>
    <w:rsid w:val="0085587C"/>
    <w:rsid w:val="008560C0"/>
    <w:rsid w:val="00856291"/>
    <w:rsid w:val="0085734D"/>
    <w:rsid w:val="008605C6"/>
    <w:rsid w:val="00860BE2"/>
    <w:rsid w:val="00861383"/>
    <w:rsid w:val="0086230A"/>
    <w:rsid w:val="00862CF7"/>
    <w:rsid w:val="00862EB9"/>
    <w:rsid w:val="00862FB9"/>
    <w:rsid w:val="008639DA"/>
    <w:rsid w:val="008641C3"/>
    <w:rsid w:val="00864B62"/>
    <w:rsid w:val="00864BFE"/>
    <w:rsid w:val="00865750"/>
    <w:rsid w:val="008659A0"/>
    <w:rsid w:val="008659CC"/>
    <w:rsid w:val="00866329"/>
    <w:rsid w:val="00867B88"/>
    <w:rsid w:val="00867B9F"/>
    <w:rsid w:val="00870421"/>
    <w:rsid w:val="00870D06"/>
    <w:rsid w:val="00870E05"/>
    <w:rsid w:val="00871028"/>
    <w:rsid w:val="00871B09"/>
    <w:rsid w:val="008722D3"/>
    <w:rsid w:val="008726BF"/>
    <w:rsid w:val="00873A79"/>
    <w:rsid w:val="00873C55"/>
    <w:rsid w:val="008743D5"/>
    <w:rsid w:val="00874490"/>
    <w:rsid w:val="008748EE"/>
    <w:rsid w:val="00874ACC"/>
    <w:rsid w:val="00874DE8"/>
    <w:rsid w:val="00875807"/>
    <w:rsid w:val="008761F0"/>
    <w:rsid w:val="00876450"/>
    <w:rsid w:val="00876EE2"/>
    <w:rsid w:val="00877227"/>
    <w:rsid w:val="00877858"/>
    <w:rsid w:val="008778A8"/>
    <w:rsid w:val="00881CE4"/>
    <w:rsid w:val="00881D2C"/>
    <w:rsid w:val="00882435"/>
    <w:rsid w:val="00883265"/>
    <w:rsid w:val="00883538"/>
    <w:rsid w:val="00883993"/>
    <w:rsid w:val="00884E1F"/>
    <w:rsid w:val="008851C1"/>
    <w:rsid w:val="008864EF"/>
    <w:rsid w:val="008879B5"/>
    <w:rsid w:val="00890376"/>
    <w:rsid w:val="0089096D"/>
    <w:rsid w:val="00890D2E"/>
    <w:rsid w:val="00890EB0"/>
    <w:rsid w:val="00892683"/>
    <w:rsid w:val="00892849"/>
    <w:rsid w:val="00893923"/>
    <w:rsid w:val="00894871"/>
    <w:rsid w:val="00894BEA"/>
    <w:rsid w:val="008950CF"/>
    <w:rsid w:val="00895A61"/>
    <w:rsid w:val="00895FC4"/>
    <w:rsid w:val="008968DD"/>
    <w:rsid w:val="00897864"/>
    <w:rsid w:val="008A0170"/>
    <w:rsid w:val="008A0775"/>
    <w:rsid w:val="008A14BC"/>
    <w:rsid w:val="008A356C"/>
    <w:rsid w:val="008A3A2E"/>
    <w:rsid w:val="008A3ABF"/>
    <w:rsid w:val="008A41F4"/>
    <w:rsid w:val="008A43DF"/>
    <w:rsid w:val="008A6529"/>
    <w:rsid w:val="008A6887"/>
    <w:rsid w:val="008A7104"/>
    <w:rsid w:val="008B08C2"/>
    <w:rsid w:val="008B16C7"/>
    <w:rsid w:val="008B1A5F"/>
    <w:rsid w:val="008B1A84"/>
    <w:rsid w:val="008B21A5"/>
    <w:rsid w:val="008B28B2"/>
    <w:rsid w:val="008B28B6"/>
    <w:rsid w:val="008B2B9C"/>
    <w:rsid w:val="008B3379"/>
    <w:rsid w:val="008B3546"/>
    <w:rsid w:val="008B387F"/>
    <w:rsid w:val="008B3DE0"/>
    <w:rsid w:val="008B4395"/>
    <w:rsid w:val="008B463E"/>
    <w:rsid w:val="008B5275"/>
    <w:rsid w:val="008B622F"/>
    <w:rsid w:val="008B62BD"/>
    <w:rsid w:val="008B6E95"/>
    <w:rsid w:val="008B72E0"/>
    <w:rsid w:val="008B73EE"/>
    <w:rsid w:val="008C076D"/>
    <w:rsid w:val="008C0E68"/>
    <w:rsid w:val="008C14BD"/>
    <w:rsid w:val="008C190E"/>
    <w:rsid w:val="008C2194"/>
    <w:rsid w:val="008C24A0"/>
    <w:rsid w:val="008C2C8F"/>
    <w:rsid w:val="008C2CBC"/>
    <w:rsid w:val="008C3956"/>
    <w:rsid w:val="008C3E1D"/>
    <w:rsid w:val="008C4AD2"/>
    <w:rsid w:val="008C4CA5"/>
    <w:rsid w:val="008C5528"/>
    <w:rsid w:val="008C5ACD"/>
    <w:rsid w:val="008C79F6"/>
    <w:rsid w:val="008D15AB"/>
    <w:rsid w:val="008D3273"/>
    <w:rsid w:val="008D381A"/>
    <w:rsid w:val="008D383F"/>
    <w:rsid w:val="008D55AA"/>
    <w:rsid w:val="008D6B0D"/>
    <w:rsid w:val="008D6D9F"/>
    <w:rsid w:val="008D720F"/>
    <w:rsid w:val="008E0D89"/>
    <w:rsid w:val="008E15D6"/>
    <w:rsid w:val="008E2756"/>
    <w:rsid w:val="008E3175"/>
    <w:rsid w:val="008E32FF"/>
    <w:rsid w:val="008E460B"/>
    <w:rsid w:val="008E4854"/>
    <w:rsid w:val="008E5441"/>
    <w:rsid w:val="008E55E9"/>
    <w:rsid w:val="008E5862"/>
    <w:rsid w:val="008E5A73"/>
    <w:rsid w:val="008E627E"/>
    <w:rsid w:val="008E7AFF"/>
    <w:rsid w:val="008F017D"/>
    <w:rsid w:val="008F02F7"/>
    <w:rsid w:val="008F0722"/>
    <w:rsid w:val="008F0B49"/>
    <w:rsid w:val="008F0D68"/>
    <w:rsid w:val="008F27CF"/>
    <w:rsid w:val="008F2829"/>
    <w:rsid w:val="008F2D16"/>
    <w:rsid w:val="008F4299"/>
    <w:rsid w:val="008F4496"/>
    <w:rsid w:val="008F4B0D"/>
    <w:rsid w:val="008F5309"/>
    <w:rsid w:val="008F6359"/>
    <w:rsid w:val="008F6B14"/>
    <w:rsid w:val="008F7295"/>
    <w:rsid w:val="008F7B1B"/>
    <w:rsid w:val="0090066F"/>
    <w:rsid w:val="00900C74"/>
    <w:rsid w:val="009013E2"/>
    <w:rsid w:val="009022CA"/>
    <w:rsid w:val="0090273D"/>
    <w:rsid w:val="0090288D"/>
    <w:rsid w:val="00903EE2"/>
    <w:rsid w:val="0090464A"/>
    <w:rsid w:val="009050D1"/>
    <w:rsid w:val="00905BA9"/>
    <w:rsid w:val="00905E2A"/>
    <w:rsid w:val="009077B1"/>
    <w:rsid w:val="009078F0"/>
    <w:rsid w:val="009118A9"/>
    <w:rsid w:val="00912A9B"/>
    <w:rsid w:val="0091345B"/>
    <w:rsid w:val="0091382D"/>
    <w:rsid w:val="00913A04"/>
    <w:rsid w:val="009146E6"/>
    <w:rsid w:val="009152AC"/>
    <w:rsid w:val="00915D49"/>
    <w:rsid w:val="00915FDA"/>
    <w:rsid w:val="00917089"/>
    <w:rsid w:val="00917D50"/>
    <w:rsid w:val="009206B0"/>
    <w:rsid w:val="00920A0D"/>
    <w:rsid w:val="00920CB4"/>
    <w:rsid w:val="00922163"/>
    <w:rsid w:val="0092238C"/>
    <w:rsid w:val="009234FC"/>
    <w:rsid w:val="00923761"/>
    <w:rsid w:val="0092656A"/>
    <w:rsid w:val="00926C9A"/>
    <w:rsid w:val="009276CC"/>
    <w:rsid w:val="00927E7D"/>
    <w:rsid w:val="00930303"/>
    <w:rsid w:val="009306DC"/>
    <w:rsid w:val="00933651"/>
    <w:rsid w:val="009337A3"/>
    <w:rsid w:val="00933E0A"/>
    <w:rsid w:val="009345B0"/>
    <w:rsid w:val="00934749"/>
    <w:rsid w:val="00935D8F"/>
    <w:rsid w:val="009360F2"/>
    <w:rsid w:val="0093659F"/>
    <w:rsid w:val="009371D4"/>
    <w:rsid w:val="00937B8C"/>
    <w:rsid w:val="00937FF1"/>
    <w:rsid w:val="00942FD9"/>
    <w:rsid w:val="0094491C"/>
    <w:rsid w:val="0094492C"/>
    <w:rsid w:val="0094497B"/>
    <w:rsid w:val="009449C4"/>
    <w:rsid w:val="00944A3A"/>
    <w:rsid w:val="00945213"/>
    <w:rsid w:val="0094548C"/>
    <w:rsid w:val="00946186"/>
    <w:rsid w:val="009464FF"/>
    <w:rsid w:val="00947489"/>
    <w:rsid w:val="0094749E"/>
    <w:rsid w:val="00950E10"/>
    <w:rsid w:val="00951213"/>
    <w:rsid w:val="0095169D"/>
    <w:rsid w:val="009525F6"/>
    <w:rsid w:val="009535E3"/>
    <w:rsid w:val="00953A2D"/>
    <w:rsid w:val="00953BCF"/>
    <w:rsid w:val="00954393"/>
    <w:rsid w:val="00954797"/>
    <w:rsid w:val="0095514B"/>
    <w:rsid w:val="009554AA"/>
    <w:rsid w:val="00956907"/>
    <w:rsid w:val="00956F7F"/>
    <w:rsid w:val="00957178"/>
    <w:rsid w:val="00957382"/>
    <w:rsid w:val="009573A8"/>
    <w:rsid w:val="00957D7D"/>
    <w:rsid w:val="00957DF2"/>
    <w:rsid w:val="00957E51"/>
    <w:rsid w:val="00960078"/>
    <w:rsid w:val="009602BB"/>
    <w:rsid w:val="009606EC"/>
    <w:rsid w:val="00961E4E"/>
    <w:rsid w:val="00962209"/>
    <w:rsid w:val="0096272D"/>
    <w:rsid w:val="00962893"/>
    <w:rsid w:val="00962CA6"/>
    <w:rsid w:val="00962CF7"/>
    <w:rsid w:val="009633EB"/>
    <w:rsid w:val="00964375"/>
    <w:rsid w:val="00965031"/>
    <w:rsid w:val="00966047"/>
    <w:rsid w:val="00966408"/>
    <w:rsid w:val="009676EC"/>
    <w:rsid w:val="00967775"/>
    <w:rsid w:val="00970C8B"/>
    <w:rsid w:val="00970C8F"/>
    <w:rsid w:val="0097120E"/>
    <w:rsid w:val="0097178E"/>
    <w:rsid w:val="009751EE"/>
    <w:rsid w:val="0097554C"/>
    <w:rsid w:val="00975669"/>
    <w:rsid w:val="009756A0"/>
    <w:rsid w:val="00975EC5"/>
    <w:rsid w:val="00976277"/>
    <w:rsid w:val="00976BE5"/>
    <w:rsid w:val="009771FA"/>
    <w:rsid w:val="009772DB"/>
    <w:rsid w:val="0097747C"/>
    <w:rsid w:val="00977D02"/>
    <w:rsid w:val="00980504"/>
    <w:rsid w:val="00981142"/>
    <w:rsid w:val="009819C5"/>
    <w:rsid w:val="0098246E"/>
    <w:rsid w:val="009827A3"/>
    <w:rsid w:val="0098346A"/>
    <w:rsid w:val="00984522"/>
    <w:rsid w:val="00984D22"/>
    <w:rsid w:val="00985B8D"/>
    <w:rsid w:val="0098634F"/>
    <w:rsid w:val="00986BB6"/>
    <w:rsid w:val="00986FC5"/>
    <w:rsid w:val="009900CE"/>
    <w:rsid w:val="00990741"/>
    <w:rsid w:val="009917CE"/>
    <w:rsid w:val="00991C7D"/>
    <w:rsid w:val="0099276A"/>
    <w:rsid w:val="00992E3A"/>
    <w:rsid w:val="009955E1"/>
    <w:rsid w:val="009966AD"/>
    <w:rsid w:val="009A1037"/>
    <w:rsid w:val="009A1856"/>
    <w:rsid w:val="009A1DF2"/>
    <w:rsid w:val="009A2C69"/>
    <w:rsid w:val="009A2C8E"/>
    <w:rsid w:val="009A31D6"/>
    <w:rsid w:val="009A39B5"/>
    <w:rsid w:val="009A739A"/>
    <w:rsid w:val="009A78F9"/>
    <w:rsid w:val="009A7934"/>
    <w:rsid w:val="009A7C91"/>
    <w:rsid w:val="009B279B"/>
    <w:rsid w:val="009B32EA"/>
    <w:rsid w:val="009B3538"/>
    <w:rsid w:val="009B38BF"/>
    <w:rsid w:val="009B3EA7"/>
    <w:rsid w:val="009B4897"/>
    <w:rsid w:val="009B5B64"/>
    <w:rsid w:val="009B61BD"/>
    <w:rsid w:val="009B729F"/>
    <w:rsid w:val="009B78BA"/>
    <w:rsid w:val="009B7F27"/>
    <w:rsid w:val="009B7FAF"/>
    <w:rsid w:val="009C030B"/>
    <w:rsid w:val="009C1D4A"/>
    <w:rsid w:val="009C2534"/>
    <w:rsid w:val="009C2DA8"/>
    <w:rsid w:val="009C3383"/>
    <w:rsid w:val="009C3B56"/>
    <w:rsid w:val="009C51BF"/>
    <w:rsid w:val="009C605F"/>
    <w:rsid w:val="009C6B13"/>
    <w:rsid w:val="009C7582"/>
    <w:rsid w:val="009D04DB"/>
    <w:rsid w:val="009D273C"/>
    <w:rsid w:val="009D2BBB"/>
    <w:rsid w:val="009D31AB"/>
    <w:rsid w:val="009D4C17"/>
    <w:rsid w:val="009D57E5"/>
    <w:rsid w:val="009D7304"/>
    <w:rsid w:val="009D7D94"/>
    <w:rsid w:val="009D7E47"/>
    <w:rsid w:val="009E0049"/>
    <w:rsid w:val="009E0550"/>
    <w:rsid w:val="009E0E91"/>
    <w:rsid w:val="009E251E"/>
    <w:rsid w:val="009E2D52"/>
    <w:rsid w:val="009E324F"/>
    <w:rsid w:val="009E379B"/>
    <w:rsid w:val="009E37FC"/>
    <w:rsid w:val="009E4522"/>
    <w:rsid w:val="009E45B9"/>
    <w:rsid w:val="009E48B1"/>
    <w:rsid w:val="009E4916"/>
    <w:rsid w:val="009E4EAE"/>
    <w:rsid w:val="009E4F70"/>
    <w:rsid w:val="009E5792"/>
    <w:rsid w:val="009E5EBA"/>
    <w:rsid w:val="009E61BE"/>
    <w:rsid w:val="009E692A"/>
    <w:rsid w:val="009E6A4B"/>
    <w:rsid w:val="009E6CD3"/>
    <w:rsid w:val="009F025E"/>
    <w:rsid w:val="009F0ABF"/>
    <w:rsid w:val="009F1DBF"/>
    <w:rsid w:val="009F223E"/>
    <w:rsid w:val="009F2A87"/>
    <w:rsid w:val="009F3455"/>
    <w:rsid w:val="009F3875"/>
    <w:rsid w:val="009F4246"/>
    <w:rsid w:val="009F501A"/>
    <w:rsid w:val="009F5F0E"/>
    <w:rsid w:val="009F756A"/>
    <w:rsid w:val="00A00763"/>
    <w:rsid w:val="00A00B38"/>
    <w:rsid w:val="00A00C64"/>
    <w:rsid w:val="00A00E97"/>
    <w:rsid w:val="00A015A8"/>
    <w:rsid w:val="00A02B2B"/>
    <w:rsid w:val="00A04180"/>
    <w:rsid w:val="00A04679"/>
    <w:rsid w:val="00A04D7C"/>
    <w:rsid w:val="00A04F92"/>
    <w:rsid w:val="00A05757"/>
    <w:rsid w:val="00A070A4"/>
    <w:rsid w:val="00A0772F"/>
    <w:rsid w:val="00A1091B"/>
    <w:rsid w:val="00A10A25"/>
    <w:rsid w:val="00A11297"/>
    <w:rsid w:val="00A113F8"/>
    <w:rsid w:val="00A12C2B"/>
    <w:rsid w:val="00A1318C"/>
    <w:rsid w:val="00A13265"/>
    <w:rsid w:val="00A148EB"/>
    <w:rsid w:val="00A1492C"/>
    <w:rsid w:val="00A1609D"/>
    <w:rsid w:val="00A17632"/>
    <w:rsid w:val="00A17D6B"/>
    <w:rsid w:val="00A20213"/>
    <w:rsid w:val="00A212AA"/>
    <w:rsid w:val="00A21384"/>
    <w:rsid w:val="00A231BC"/>
    <w:rsid w:val="00A2399F"/>
    <w:rsid w:val="00A241AF"/>
    <w:rsid w:val="00A24264"/>
    <w:rsid w:val="00A257F5"/>
    <w:rsid w:val="00A25CCD"/>
    <w:rsid w:val="00A30199"/>
    <w:rsid w:val="00A302ED"/>
    <w:rsid w:val="00A30CFC"/>
    <w:rsid w:val="00A30E87"/>
    <w:rsid w:val="00A314AB"/>
    <w:rsid w:val="00A31E21"/>
    <w:rsid w:val="00A323CD"/>
    <w:rsid w:val="00A33654"/>
    <w:rsid w:val="00A33B85"/>
    <w:rsid w:val="00A33CD3"/>
    <w:rsid w:val="00A34C11"/>
    <w:rsid w:val="00A35A1E"/>
    <w:rsid w:val="00A363F7"/>
    <w:rsid w:val="00A372CF"/>
    <w:rsid w:val="00A375B6"/>
    <w:rsid w:val="00A3775B"/>
    <w:rsid w:val="00A40378"/>
    <w:rsid w:val="00A4039B"/>
    <w:rsid w:val="00A40CD4"/>
    <w:rsid w:val="00A41651"/>
    <w:rsid w:val="00A41D3E"/>
    <w:rsid w:val="00A4279C"/>
    <w:rsid w:val="00A42B30"/>
    <w:rsid w:val="00A436A4"/>
    <w:rsid w:val="00A43E53"/>
    <w:rsid w:val="00A45E08"/>
    <w:rsid w:val="00A4745A"/>
    <w:rsid w:val="00A478E1"/>
    <w:rsid w:val="00A514D2"/>
    <w:rsid w:val="00A51543"/>
    <w:rsid w:val="00A51CC1"/>
    <w:rsid w:val="00A51F0F"/>
    <w:rsid w:val="00A527BE"/>
    <w:rsid w:val="00A52F11"/>
    <w:rsid w:val="00A52F5B"/>
    <w:rsid w:val="00A5360A"/>
    <w:rsid w:val="00A5383C"/>
    <w:rsid w:val="00A548BD"/>
    <w:rsid w:val="00A54FA0"/>
    <w:rsid w:val="00A559B3"/>
    <w:rsid w:val="00A56DF6"/>
    <w:rsid w:val="00A57216"/>
    <w:rsid w:val="00A578D4"/>
    <w:rsid w:val="00A60AA0"/>
    <w:rsid w:val="00A60F17"/>
    <w:rsid w:val="00A6126B"/>
    <w:rsid w:val="00A6132B"/>
    <w:rsid w:val="00A61559"/>
    <w:rsid w:val="00A628F9"/>
    <w:rsid w:val="00A63381"/>
    <w:rsid w:val="00A63B13"/>
    <w:rsid w:val="00A64481"/>
    <w:rsid w:val="00A64C45"/>
    <w:rsid w:val="00A6692F"/>
    <w:rsid w:val="00A66D91"/>
    <w:rsid w:val="00A67B8F"/>
    <w:rsid w:val="00A70E49"/>
    <w:rsid w:val="00A717C9"/>
    <w:rsid w:val="00A71C4B"/>
    <w:rsid w:val="00A727CC"/>
    <w:rsid w:val="00A72984"/>
    <w:rsid w:val="00A737A4"/>
    <w:rsid w:val="00A737F5"/>
    <w:rsid w:val="00A75A76"/>
    <w:rsid w:val="00A7660C"/>
    <w:rsid w:val="00A766E7"/>
    <w:rsid w:val="00A7700F"/>
    <w:rsid w:val="00A77E4F"/>
    <w:rsid w:val="00A77EC5"/>
    <w:rsid w:val="00A80805"/>
    <w:rsid w:val="00A80D89"/>
    <w:rsid w:val="00A819A2"/>
    <w:rsid w:val="00A8321E"/>
    <w:rsid w:val="00A833E2"/>
    <w:rsid w:val="00A83720"/>
    <w:rsid w:val="00A84882"/>
    <w:rsid w:val="00A85550"/>
    <w:rsid w:val="00A85EF6"/>
    <w:rsid w:val="00A86077"/>
    <w:rsid w:val="00A8727F"/>
    <w:rsid w:val="00A878A5"/>
    <w:rsid w:val="00A903DB"/>
    <w:rsid w:val="00A90A2D"/>
    <w:rsid w:val="00A90D17"/>
    <w:rsid w:val="00A91E4F"/>
    <w:rsid w:val="00A927E1"/>
    <w:rsid w:val="00A92B50"/>
    <w:rsid w:val="00A92F0C"/>
    <w:rsid w:val="00A931BE"/>
    <w:rsid w:val="00A937A8"/>
    <w:rsid w:val="00A93F81"/>
    <w:rsid w:val="00A948DE"/>
    <w:rsid w:val="00A94BA6"/>
    <w:rsid w:val="00A9516E"/>
    <w:rsid w:val="00A9631D"/>
    <w:rsid w:val="00A966A5"/>
    <w:rsid w:val="00A96F95"/>
    <w:rsid w:val="00A96FBA"/>
    <w:rsid w:val="00A97A7D"/>
    <w:rsid w:val="00A97C7F"/>
    <w:rsid w:val="00AA0459"/>
    <w:rsid w:val="00AA0B53"/>
    <w:rsid w:val="00AA0E86"/>
    <w:rsid w:val="00AA10A7"/>
    <w:rsid w:val="00AA2098"/>
    <w:rsid w:val="00AA213E"/>
    <w:rsid w:val="00AA2B45"/>
    <w:rsid w:val="00AA3242"/>
    <w:rsid w:val="00AA365A"/>
    <w:rsid w:val="00AA383E"/>
    <w:rsid w:val="00AA3E48"/>
    <w:rsid w:val="00AA43C5"/>
    <w:rsid w:val="00AA4EFD"/>
    <w:rsid w:val="00AA53C3"/>
    <w:rsid w:val="00AA60FB"/>
    <w:rsid w:val="00AA61EE"/>
    <w:rsid w:val="00AA69AA"/>
    <w:rsid w:val="00AA6C9D"/>
    <w:rsid w:val="00AA72ED"/>
    <w:rsid w:val="00AB0CF4"/>
    <w:rsid w:val="00AB1356"/>
    <w:rsid w:val="00AB1416"/>
    <w:rsid w:val="00AB22E6"/>
    <w:rsid w:val="00AB38C5"/>
    <w:rsid w:val="00AB3B39"/>
    <w:rsid w:val="00AB4538"/>
    <w:rsid w:val="00AB5971"/>
    <w:rsid w:val="00AB67E7"/>
    <w:rsid w:val="00AB6EE1"/>
    <w:rsid w:val="00AB7287"/>
    <w:rsid w:val="00AB7749"/>
    <w:rsid w:val="00AB793D"/>
    <w:rsid w:val="00AB797E"/>
    <w:rsid w:val="00AB7B94"/>
    <w:rsid w:val="00AB7DCF"/>
    <w:rsid w:val="00AC0472"/>
    <w:rsid w:val="00AC056C"/>
    <w:rsid w:val="00AC1BD9"/>
    <w:rsid w:val="00AC28CE"/>
    <w:rsid w:val="00AC2F0A"/>
    <w:rsid w:val="00AC3E21"/>
    <w:rsid w:val="00AC5FF3"/>
    <w:rsid w:val="00AC6198"/>
    <w:rsid w:val="00AD0B98"/>
    <w:rsid w:val="00AD3BBF"/>
    <w:rsid w:val="00AD3E8C"/>
    <w:rsid w:val="00AD4F4A"/>
    <w:rsid w:val="00AD578F"/>
    <w:rsid w:val="00AD58EA"/>
    <w:rsid w:val="00AD5ACF"/>
    <w:rsid w:val="00AD5BD0"/>
    <w:rsid w:val="00AD668B"/>
    <w:rsid w:val="00AD710B"/>
    <w:rsid w:val="00AD7586"/>
    <w:rsid w:val="00AE030B"/>
    <w:rsid w:val="00AE0430"/>
    <w:rsid w:val="00AE063F"/>
    <w:rsid w:val="00AE0AE5"/>
    <w:rsid w:val="00AE0FC5"/>
    <w:rsid w:val="00AE2400"/>
    <w:rsid w:val="00AE2C5D"/>
    <w:rsid w:val="00AE343B"/>
    <w:rsid w:val="00AE3E87"/>
    <w:rsid w:val="00AE44FA"/>
    <w:rsid w:val="00AE45FC"/>
    <w:rsid w:val="00AE471D"/>
    <w:rsid w:val="00AE477F"/>
    <w:rsid w:val="00AE522F"/>
    <w:rsid w:val="00AE582A"/>
    <w:rsid w:val="00AE73BA"/>
    <w:rsid w:val="00AE7AC8"/>
    <w:rsid w:val="00AF0A67"/>
    <w:rsid w:val="00AF0C51"/>
    <w:rsid w:val="00AF14E8"/>
    <w:rsid w:val="00AF1C5E"/>
    <w:rsid w:val="00AF1E1A"/>
    <w:rsid w:val="00AF27B7"/>
    <w:rsid w:val="00AF2DA0"/>
    <w:rsid w:val="00AF3465"/>
    <w:rsid w:val="00AF3C62"/>
    <w:rsid w:val="00AF3D15"/>
    <w:rsid w:val="00AF3FF9"/>
    <w:rsid w:val="00AF4B2F"/>
    <w:rsid w:val="00AF51BF"/>
    <w:rsid w:val="00AF52AD"/>
    <w:rsid w:val="00AF5F34"/>
    <w:rsid w:val="00AF7FAA"/>
    <w:rsid w:val="00B00294"/>
    <w:rsid w:val="00B006F2"/>
    <w:rsid w:val="00B007BA"/>
    <w:rsid w:val="00B013EF"/>
    <w:rsid w:val="00B01C2F"/>
    <w:rsid w:val="00B02161"/>
    <w:rsid w:val="00B0226E"/>
    <w:rsid w:val="00B02B56"/>
    <w:rsid w:val="00B0403D"/>
    <w:rsid w:val="00B042AF"/>
    <w:rsid w:val="00B04FB9"/>
    <w:rsid w:val="00B0691C"/>
    <w:rsid w:val="00B06A7D"/>
    <w:rsid w:val="00B074CA"/>
    <w:rsid w:val="00B07F00"/>
    <w:rsid w:val="00B10A28"/>
    <w:rsid w:val="00B110BD"/>
    <w:rsid w:val="00B11C52"/>
    <w:rsid w:val="00B12D22"/>
    <w:rsid w:val="00B12E4C"/>
    <w:rsid w:val="00B12F70"/>
    <w:rsid w:val="00B1327E"/>
    <w:rsid w:val="00B15288"/>
    <w:rsid w:val="00B158B9"/>
    <w:rsid w:val="00B15EBF"/>
    <w:rsid w:val="00B1653B"/>
    <w:rsid w:val="00B1656E"/>
    <w:rsid w:val="00B166D2"/>
    <w:rsid w:val="00B2007C"/>
    <w:rsid w:val="00B2040B"/>
    <w:rsid w:val="00B218C3"/>
    <w:rsid w:val="00B218D9"/>
    <w:rsid w:val="00B222B4"/>
    <w:rsid w:val="00B2251B"/>
    <w:rsid w:val="00B23ADC"/>
    <w:rsid w:val="00B241ED"/>
    <w:rsid w:val="00B25378"/>
    <w:rsid w:val="00B255E1"/>
    <w:rsid w:val="00B2595E"/>
    <w:rsid w:val="00B25CF7"/>
    <w:rsid w:val="00B25E81"/>
    <w:rsid w:val="00B2686E"/>
    <w:rsid w:val="00B269D1"/>
    <w:rsid w:val="00B27088"/>
    <w:rsid w:val="00B31301"/>
    <w:rsid w:val="00B313F8"/>
    <w:rsid w:val="00B31B84"/>
    <w:rsid w:val="00B31F7F"/>
    <w:rsid w:val="00B3206C"/>
    <w:rsid w:val="00B3346A"/>
    <w:rsid w:val="00B33A76"/>
    <w:rsid w:val="00B340C4"/>
    <w:rsid w:val="00B348FD"/>
    <w:rsid w:val="00B34DFC"/>
    <w:rsid w:val="00B35924"/>
    <w:rsid w:val="00B361CE"/>
    <w:rsid w:val="00B3632E"/>
    <w:rsid w:val="00B3634B"/>
    <w:rsid w:val="00B3654B"/>
    <w:rsid w:val="00B36DC0"/>
    <w:rsid w:val="00B3793D"/>
    <w:rsid w:val="00B40DED"/>
    <w:rsid w:val="00B41707"/>
    <w:rsid w:val="00B419E8"/>
    <w:rsid w:val="00B4218C"/>
    <w:rsid w:val="00B43F8C"/>
    <w:rsid w:val="00B4406C"/>
    <w:rsid w:val="00B4488D"/>
    <w:rsid w:val="00B4505C"/>
    <w:rsid w:val="00B451C9"/>
    <w:rsid w:val="00B4581E"/>
    <w:rsid w:val="00B45E25"/>
    <w:rsid w:val="00B46DD7"/>
    <w:rsid w:val="00B51003"/>
    <w:rsid w:val="00B512BB"/>
    <w:rsid w:val="00B51580"/>
    <w:rsid w:val="00B51E82"/>
    <w:rsid w:val="00B52D87"/>
    <w:rsid w:val="00B52FE1"/>
    <w:rsid w:val="00B53A10"/>
    <w:rsid w:val="00B5401B"/>
    <w:rsid w:val="00B541DD"/>
    <w:rsid w:val="00B550C5"/>
    <w:rsid w:val="00B560E1"/>
    <w:rsid w:val="00B56504"/>
    <w:rsid w:val="00B56A1B"/>
    <w:rsid w:val="00B5712F"/>
    <w:rsid w:val="00B57332"/>
    <w:rsid w:val="00B57A8A"/>
    <w:rsid w:val="00B57C11"/>
    <w:rsid w:val="00B61406"/>
    <w:rsid w:val="00B6141B"/>
    <w:rsid w:val="00B61F20"/>
    <w:rsid w:val="00B62D17"/>
    <w:rsid w:val="00B62F99"/>
    <w:rsid w:val="00B6309A"/>
    <w:rsid w:val="00B63A32"/>
    <w:rsid w:val="00B64F68"/>
    <w:rsid w:val="00B6514B"/>
    <w:rsid w:val="00B65C7B"/>
    <w:rsid w:val="00B662F5"/>
    <w:rsid w:val="00B66AF6"/>
    <w:rsid w:val="00B66E19"/>
    <w:rsid w:val="00B66E2F"/>
    <w:rsid w:val="00B6716E"/>
    <w:rsid w:val="00B7023E"/>
    <w:rsid w:val="00B70648"/>
    <w:rsid w:val="00B706F5"/>
    <w:rsid w:val="00B708D7"/>
    <w:rsid w:val="00B71200"/>
    <w:rsid w:val="00B71921"/>
    <w:rsid w:val="00B71ADF"/>
    <w:rsid w:val="00B728D2"/>
    <w:rsid w:val="00B72AC7"/>
    <w:rsid w:val="00B72CF2"/>
    <w:rsid w:val="00B72E74"/>
    <w:rsid w:val="00B73576"/>
    <w:rsid w:val="00B73CA8"/>
    <w:rsid w:val="00B73F95"/>
    <w:rsid w:val="00B7429D"/>
    <w:rsid w:val="00B76A93"/>
    <w:rsid w:val="00B7711C"/>
    <w:rsid w:val="00B772AB"/>
    <w:rsid w:val="00B803F4"/>
    <w:rsid w:val="00B825DD"/>
    <w:rsid w:val="00B82B68"/>
    <w:rsid w:val="00B84A45"/>
    <w:rsid w:val="00B84CAD"/>
    <w:rsid w:val="00B84DF7"/>
    <w:rsid w:val="00B85BB8"/>
    <w:rsid w:val="00B861E6"/>
    <w:rsid w:val="00B864D2"/>
    <w:rsid w:val="00B87AEB"/>
    <w:rsid w:val="00B90501"/>
    <w:rsid w:val="00B90A00"/>
    <w:rsid w:val="00B9177E"/>
    <w:rsid w:val="00B91E4A"/>
    <w:rsid w:val="00B92B4F"/>
    <w:rsid w:val="00B93D30"/>
    <w:rsid w:val="00B946D8"/>
    <w:rsid w:val="00B9496C"/>
    <w:rsid w:val="00B94DB7"/>
    <w:rsid w:val="00B95A92"/>
    <w:rsid w:val="00B9632B"/>
    <w:rsid w:val="00B96E01"/>
    <w:rsid w:val="00B96EAA"/>
    <w:rsid w:val="00B96FB1"/>
    <w:rsid w:val="00B975D6"/>
    <w:rsid w:val="00BA1126"/>
    <w:rsid w:val="00BA1A59"/>
    <w:rsid w:val="00BA2DBC"/>
    <w:rsid w:val="00BA2E9E"/>
    <w:rsid w:val="00BA303B"/>
    <w:rsid w:val="00BA30A3"/>
    <w:rsid w:val="00BA37EC"/>
    <w:rsid w:val="00BA3A10"/>
    <w:rsid w:val="00BA3D66"/>
    <w:rsid w:val="00BA3E22"/>
    <w:rsid w:val="00BA3F45"/>
    <w:rsid w:val="00BA46BF"/>
    <w:rsid w:val="00BA60ED"/>
    <w:rsid w:val="00BA6C30"/>
    <w:rsid w:val="00BA6E9F"/>
    <w:rsid w:val="00BA71B8"/>
    <w:rsid w:val="00BA7297"/>
    <w:rsid w:val="00BB0D78"/>
    <w:rsid w:val="00BB117E"/>
    <w:rsid w:val="00BB1624"/>
    <w:rsid w:val="00BB1D8B"/>
    <w:rsid w:val="00BB1FC3"/>
    <w:rsid w:val="00BB347A"/>
    <w:rsid w:val="00BB444D"/>
    <w:rsid w:val="00BB57C8"/>
    <w:rsid w:val="00BB59D4"/>
    <w:rsid w:val="00BB611D"/>
    <w:rsid w:val="00BB7599"/>
    <w:rsid w:val="00BC0157"/>
    <w:rsid w:val="00BC0EF0"/>
    <w:rsid w:val="00BC1785"/>
    <w:rsid w:val="00BC1B1C"/>
    <w:rsid w:val="00BC1E05"/>
    <w:rsid w:val="00BC2A98"/>
    <w:rsid w:val="00BC2F81"/>
    <w:rsid w:val="00BC3910"/>
    <w:rsid w:val="00BC3BE3"/>
    <w:rsid w:val="00BC3C86"/>
    <w:rsid w:val="00BC48B2"/>
    <w:rsid w:val="00BC490D"/>
    <w:rsid w:val="00BC49A5"/>
    <w:rsid w:val="00BC52B0"/>
    <w:rsid w:val="00BC6856"/>
    <w:rsid w:val="00BC6BC4"/>
    <w:rsid w:val="00BC7012"/>
    <w:rsid w:val="00BC7346"/>
    <w:rsid w:val="00BC73E1"/>
    <w:rsid w:val="00BD0C35"/>
    <w:rsid w:val="00BD120B"/>
    <w:rsid w:val="00BD1D61"/>
    <w:rsid w:val="00BD2C5D"/>
    <w:rsid w:val="00BD2E90"/>
    <w:rsid w:val="00BD3CDD"/>
    <w:rsid w:val="00BD4889"/>
    <w:rsid w:val="00BD51D4"/>
    <w:rsid w:val="00BD540A"/>
    <w:rsid w:val="00BD5906"/>
    <w:rsid w:val="00BD5D24"/>
    <w:rsid w:val="00BD653C"/>
    <w:rsid w:val="00BE0444"/>
    <w:rsid w:val="00BE0499"/>
    <w:rsid w:val="00BE086A"/>
    <w:rsid w:val="00BE0895"/>
    <w:rsid w:val="00BE08FE"/>
    <w:rsid w:val="00BE1886"/>
    <w:rsid w:val="00BE2FEA"/>
    <w:rsid w:val="00BE3162"/>
    <w:rsid w:val="00BE3762"/>
    <w:rsid w:val="00BE38B3"/>
    <w:rsid w:val="00BE4472"/>
    <w:rsid w:val="00BE4BC3"/>
    <w:rsid w:val="00BE51E8"/>
    <w:rsid w:val="00BE63B7"/>
    <w:rsid w:val="00BE676A"/>
    <w:rsid w:val="00BE69BE"/>
    <w:rsid w:val="00BE6A18"/>
    <w:rsid w:val="00BE7F2D"/>
    <w:rsid w:val="00BF07EC"/>
    <w:rsid w:val="00BF1680"/>
    <w:rsid w:val="00BF2B39"/>
    <w:rsid w:val="00BF2C97"/>
    <w:rsid w:val="00BF32F0"/>
    <w:rsid w:val="00BF395F"/>
    <w:rsid w:val="00BF44C0"/>
    <w:rsid w:val="00BF5023"/>
    <w:rsid w:val="00BF514C"/>
    <w:rsid w:val="00BF5244"/>
    <w:rsid w:val="00BF55D4"/>
    <w:rsid w:val="00BF5816"/>
    <w:rsid w:val="00BF5F50"/>
    <w:rsid w:val="00BF60C8"/>
    <w:rsid w:val="00BF610D"/>
    <w:rsid w:val="00BF62C6"/>
    <w:rsid w:val="00BF6528"/>
    <w:rsid w:val="00BF67C8"/>
    <w:rsid w:val="00BF6DC7"/>
    <w:rsid w:val="00BF7007"/>
    <w:rsid w:val="00BF7877"/>
    <w:rsid w:val="00BF7C83"/>
    <w:rsid w:val="00C013A3"/>
    <w:rsid w:val="00C01805"/>
    <w:rsid w:val="00C0196E"/>
    <w:rsid w:val="00C02741"/>
    <w:rsid w:val="00C0276D"/>
    <w:rsid w:val="00C0436A"/>
    <w:rsid w:val="00C04372"/>
    <w:rsid w:val="00C043CA"/>
    <w:rsid w:val="00C04716"/>
    <w:rsid w:val="00C050D9"/>
    <w:rsid w:val="00C057B0"/>
    <w:rsid w:val="00C05FB7"/>
    <w:rsid w:val="00C06877"/>
    <w:rsid w:val="00C06B17"/>
    <w:rsid w:val="00C06EF2"/>
    <w:rsid w:val="00C0701B"/>
    <w:rsid w:val="00C07C74"/>
    <w:rsid w:val="00C10263"/>
    <w:rsid w:val="00C10618"/>
    <w:rsid w:val="00C10CC8"/>
    <w:rsid w:val="00C114BA"/>
    <w:rsid w:val="00C131C2"/>
    <w:rsid w:val="00C13F06"/>
    <w:rsid w:val="00C149AB"/>
    <w:rsid w:val="00C152A8"/>
    <w:rsid w:val="00C1649C"/>
    <w:rsid w:val="00C16940"/>
    <w:rsid w:val="00C16EAE"/>
    <w:rsid w:val="00C170AA"/>
    <w:rsid w:val="00C200AA"/>
    <w:rsid w:val="00C210C2"/>
    <w:rsid w:val="00C2149D"/>
    <w:rsid w:val="00C21B67"/>
    <w:rsid w:val="00C22D1A"/>
    <w:rsid w:val="00C261CB"/>
    <w:rsid w:val="00C2645B"/>
    <w:rsid w:val="00C26660"/>
    <w:rsid w:val="00C2668F"/>
    <w:rsid w:val="00C26CD3"/>
    <w:rsid w:val="00C27201"/>
    <w:rsid w:val="00C27677"/>
    <w:rsid w:val="00C308D6"/>
    <w:rsid w:val="00C30C0C"/>
    <w:rsid w:val="00C312F9"/>
    <w:rsid w:val="00C31778"/>
    <w:rsid w:val="00C31DBC"/>
    <w:rsid w:val="00C31F51"/>
    <w:rsid w:val="00C320E0"/>
    <w:rsid w:val="00C32D2B"/>
    <w:rsid w:val="00C32DC2"/>
    <w:rsid w:val="00C330F0"/>
    <w:rsid w:val="00C332B0"/>
    <w:rsid w:val="00C3378F"/>
    <w:rsid w:val="00C33C06"/>
    <w:rsid w:val="00C3404E"/>
    <w:rsid w:val="00C348A3"/>
    <w:rsid w:val="00C34970"/>
    <w:rsid w:val="00C35509"/>
    <w:rsid w:val="00C35AE1"/>
    <w:rsid w:val="00C35E39"/>
    <w:rsid w:val="00C3614F"/>
    <w:rsid w:val="00C371B5"/>
    <w:rsid w:val="00C41C78"/>
    <w:rsid w:val="00C426E1"/>
    <w:rsid w:val="00C43241"/>
    <w:rsid w:val="00C43755"/>
    <w:rsid w:val="00C46AA5"/>
    <w:rsid w:val="00C47442"/>
    <w:rsid w:val="00C51B93"/>
    <w:rsid w:val="00C523FA"/>
    <w:rsid w:val="00C5310F"/>
    <w:rsid w:val="00C5326E"/>
    <w:rsid w:val="00C53726"/>
    <w:rsid w:val="00C53F6B"/>
    <w:rsid w:val="00C563F1"/>
    <w:rsid w:val="00C56D4B"/>
    <w:rsid w:val="00C56E6B"/>
    <w:rsid w:val="00C61884"/>
    <w:rsid w:val="00C61A70"/>
    <w:rsid w:val="00C62FBB"/>
    <w:rsid w:val="00C6413C"/>
    <w:rsid w:val="00C65AFD"/>
    <w:rsid w:val="00C66127"/>
    <w:rsid w:val="00C6662D"/>
    <w:rsid w:val="00C66A81"/>
    <w:rsid w:val="00C67408"/>
    <w:rsid w:val="00C701D3"/>
    <w:rsid w:val="00C711BB"/>
    <w:rsid w:val="00C71489"/>
    <w:rsid w:val="00C753D2"/>
    <w:rsid w:val="00C75E71"/>
    <w:rsid w:val="00C76A30"/>
    <w:rsid w:val="00C77656"/>
    <w:rsid w:val="00C77788"/>
    <w:rsid w:val="00C77D65"/>
    <w:rsid w:val="00C8026B"/>
    <w:rsid w:val="00C80669"/>
    <w:rsid w:val="00C820FD"/>
    <w:rsid w:val="00C82337"/>
    <w:rsid w:val="00C82C7C"/>
    <w:rsid w:val="00C82E0C"/>
    <w:rsid w:val="00C83360"/>
    <w:rsid w:val="00C8361A"/>
    <w:rsid w:val="00C83D00"/>
    <w:rsid w:val="00C841C8"/>
    <w:rsid w:val="00C841F2"/>
    <w:rsid w:val="00C84BAD"/>
    <w:rsid w:val="00C85477"/>
    <w:rsid w:val="00C85553"/>
    <w:rsid w:val="00C85F34"/>
    <w:rsid w:val="00C862C3"/>
    <w:rsid w:val="00C869BC"/>
    <w:rsid w:val="00C878EC"/>
    <w:rsid w:val="00C87A9D"/>
    <w:rsid w:val="00C87CA2"/>
    <w:rsid w:val="00C87E76"/>
    <w:rsid w:val="00C905B1"/>
    <w:rsid w:val="00C9134A"/>
    <w:rsid w:val="00C919D8"/>
    <w:rsid w:val="00C91B09"/>
    <w:rsid w:val="00C92848"/>
    <w:rsid w:val="00C94357"/>
    <w:rsid w:val="00C94723"/>
    <w:rsid w:val="00C95C58"/>
    <w:rsid w:val="00C95E75"/>
    <w:rsid w:val="00C96700"/>
    <w:rsid w:val="00C97FE8"/>
    <w:rsid w:val="00CA079C"/>
    <w:rsid w:val="00CA1000"/>
    <w:rsid w:val="00CA1231"/>
    <w:rsid w:val="00CA2F3F"/>
    <w:rsid w:val="00CA42CA"/>
    <w:rsid w:val="00CA46A6"/>
    <w:rsid w:val="00CA4A2F"/>
    <w:rsid w:val="00CA4BB2"/>
    <w:rsid w:val="00CA539B"/>
    <w:rsid w:val="00CA540D"/>
    <w:rsid w:val="00CA5BA4"/>
    <w:rsid w:val="00CA60CF"/>
    <w:rsid w:val="00CA62E2"/>
    <w:rsid w:val="00CA71E2"/>
    <w:rsid w:val="00CA7618"/>
    <w:rsid w:val="00CA7FCF"/>
    <w:rsid w:val="00CB03DF"/>
    <w:rsid w:val="00CB0BEF"/>
    <w:rsid w:val="00CB15D6"/>
    <w:rsid w:val="00CB28A2"/>
    <w:rsid w:val="00CB3314"/>
    <w:rsid w:val="00CB39A8"/>
    <w:rsid w:val="00CB4449"/>
    <w:rsid w:val="00CB4FE1"/>
    <w:rsid w:val="00CB55E3"/>
    <w:rsid w:val="00CB5DDF"/>
    <w:rsid w:val="00CB6130"/>
    <w:rsid w:val="00CB628A"/>
    <w:rsid w:val="00CB653A"/>
    <w:rsid w:val="00CB6DBA"/>
    <w:rsid w:val="00CC0268"/>
    <w:rsid w:val="00CC09A4"/>
    <w:rsid w:val="00CC0D6C"/>
    <w:rsid w:val="00CC0E56"/>
    <w:rsid w:val="00CC1156"/>
    <w:rsid w:val="00CC12D7"/>
    <w:rsid w:val="00CC289C"/>
    <w:rsid w:val="00CC38F7"/>
    <w:rsid w:val="00CC3947"/>
    <w:rsid w:val="00CC46CC"/>
    <w:rsid w:val="00CC5208"/>
    <w:rsid w:val="00CC5C02"/>
    <w:rsid w:val="00CC6CC8"/>
    <w:rsid w:val="00CC6E31"/>
    <w:rsid w:val="00CC76C2"/>
    <w:rsid w:val="00CD014F"/>
    <w:rsid w:val="00CD06DE"/>
    <w:rsid w:val="00CD0D70"/>
    <w:rsid w:val="00CD0FE6"/>
    <w:rsid w:val="00CD3087"/>
    <w:rsid w:val="00CD59B1"/>
    <w:rsid w:val="00CD5B31"/>
    <w:rsid w:val="00CD5BB5"/>
    <w:rsid w:val="00CD5C6F"/>
    <w:rsid w:val="00CD6D5A"/>
    <w:rsid w:val="00CE1D60"/>
    <w:rsid w:val="00CE2D5C"/>
    <w:rsid w:val="00CE38B9"/>
    <w:rsid w:val="00CE4665"/>
    <w:rsid w:val="00CE4D24"/>
    <w:rsid w:val="00CE566A"/>
    <w:rsid w:val="00CE58F2"/>
    <w:rsid w:val="00CE5B21"/>
    <w:rsid w:val="00CE6F95"/>
    <w:rsid w:val="00CE744A"/>
    <w:rsid w:val="00CE757A"/>
    <w:rsid w:val="00CE79E2"/>
    <w:rsid w:val="00CF0421"/>
    <w:rsid w:val="00CF075C"/>
    <w:rsid w:val="00CF0BA7"/>
    <w:rsid w:val="00CF169A"/>
    <w:rsid w:val="00CF193E"/>
    <w:rsid w:val="00CF1BBF"/>
    <w:rsid w:val="00CF2517"/>
    <w:rsid w:val="00CF25C5"/>
    <w:rsid w:val="00CF276F"/>
    <w:rsid w:val="00CF2896"/>
    <w:rsid w:val="00CF2A64"/>
    <w:rsid w:val="00CF304D"/>
    <w:rsid w:val="00CF3313"/>
    <w:rsid w:val="00CF3380"/>
    <w:rsid w:val="00CF33C7"/>
    <w:rsid w:val="00CF3FE7"/>
    <w:rsid w:val="00CF4A12"/>
    <w:rsid w:val="00CF4ACC"/>
    <w:rsid w:val="00CF5B9B"/>
    <w:rsid w:val="00CF5C8B"/>
    <w:rsid w:val="00CF6219"/>
    <w:rsid w:val="00D00F61"/>
    <w:rsid w:val="00D015C3"/>
    <w:rsid w:val="00D0280A"/>
    <w:rsid w:val="00D031A0"/>
    <w:rsid w:val="00D04501"/>
    <w:rsid w:val="00D050D0"/>
    <w:rsid w:val="00D0560B"/>
    <w:rsid w:val="00D06012"/>
    <w:rsid w:val="00D0651A"/>
    <w:rsid w:val="00D06A2A"/>
    <w:rsid w:val="00D06CB8"/>
    <w:rsid w:val="00D10E51"/>
    <w:rsid w:val="00D140A2"/>
    <w:rsid w:val="00D14D0C"/>
    <w:rsid w:val="00D14DBD"/>
    <w:rsid w:val="00D15F25"/>
    <w:rsid w:val="00D170FB"/>
    <w:rsid w:val="00D2007C"/>
    <w:rsid w:val="00D20AD4"/>
    <w:rsid w:val="00D20CDB"/>
    <w:rsid w:val="00D218E4"/>
    <w:rsid w:val="00D229A3"/>
    <w:rsid w:val="00D22B11"/>
    <w:rsid w:val="00D23050"/>
    <w:rsid w:val="00D24281"/>
    <w:rsid w:val="00D25028"/>
    <w:rsid w:val="00D2698E"/>
    <w:rsid w:val="00D27363"/>
    <w:rsid w:val="00D2794B"/>
    <w:rsid w:val="00D2796B"/>
    <w:rsid w:val="00D27AAF"/>
    <w:rsid w:val="00D30080"/>
    <w:rsid w:val="00D304E0"/>
    <w:rsid w:val="00D30633"/>
    <w:rsid w:val="00D30AA4"/>
    <w:rsid w:val="00D31740"/>
    <w:rsid w:val="00D319EC"/>
    <w:rsid w:val="00D3358C"/>
    <w:rsid w:val="00D33873"/>
    <w:rsid w:val="00D344BD"/>
    <w:rsid w:val="00D34A1F"/>
    <w:rsid w:val="00D35384"/>
    <w:rsid w:val="00D358D1"/>
    <w:rsid w:val="00D363EF"/>
    <w:rsid w:val="00D3674A"/>
    <w:rsid w:val="00D36C08"/>
    <w:rsid w:val="00D3771C"/>
    <w:rsid w:val="00D37EE3"/>
    <w:rsid w:val="00D402EA"/>
    <w:rsid w:val="00D40950"/>
    <w:rsid w:val="00D40B25"/>
    <w:rsid w:val="00D40C9C"/>
    <w:rsid w:val="00D41DEA"/>
    <w:rsid w:val="00D41EA9"/>
    <w:rsid w:val="00D41EC8"/>
    <w:rsid w:val="00D427AE"/>
    <w:rsid w:val="00D44830"/>
    <w:rsid w:val="00D4507A"/>
    <w:rsid w:val="00D45862"/>
    <w:rsid w:val="00D45A1D"/>
    <w:rsid w:val="00D46B6A"/>
    <w:rsid w:val="00D46D93"/>
    <w:rsid w:val="00D5169A"/>
    <w:rsid w:val="00D517E6"/>
    <w:rsid w:val="00D520ED"/>
    <w:rsid w:val="00D5212E"/>
    <w:rsid w:val="00D52D04"/>
    <w:rsid w:val="00D53387"/>
    <w:rsid w:val="00D53489"/>
    <w:rsid w:val="00D5371C"/>
    <w:rsid w:val="00D53AF0"/>
    <w:rsid w:val="00D5484E"/>
    <w:rsid w:val="00D55BC5"/>
    <w:rsid w:val="00D5615E"/>
    <w:rsid w:val="00D57C0A"/>
    <w:rsid w:val="00D57E92"/>
    <w:rsid w:val="00D60B74"/>
    <w:rsid w:val="00D61CAA"/>
    <w:rsid w:val="00D6232D"/>
    <w:rsid w:val="00D623F3"/>
    <w:rsid w:val="00D63E04"/>
    <w:rsid w:val="00D65708"/>
    <w:rsid w:val="00D65EC8"/>
    <w:rsid w:val="00D664A6"/>
    <w:rsid w:val="00D67176"/>
    <w:rsid w:val="00D70188"/>
    <w:rsid w:val="00D70B08"/>
    <w:rsid w:val="00D71904"/>
    <w:rsid w:val="00D71B7D"/>
    <w:rsid w:val="00D727A2"/>
    <w:rsid w:val="00D72CCA"/>
    <w:rsid w:val="00D72D41"/>
    <w:rsid w:val="00D73335"/>
    <w:rsid w:val="00D73B40"/>
    <w:rsid w:val="00D7430F"/>
    <w:rsid w:val="00D74334"/>
    <w:rsid w:val="00D75CBB"/>
    <w:rsid w:val="00D75EBF"/>
    <w:rsid w:val="00D76742"/>
    <w:rsid w:val="00D76E04"/>
    <w:rsid w:val="00D76E85"/>
    <w:rsid w:val="00D76F86"/>
    <w:rsid w:val="00D77329"/>
    <w:rsid w:val="00D779B8"/>
    <w:rsid w:val="00D77A44"/>
    <w:rsid w:val="00D8006D"/>
    <w:rsid w:val="00D80631"/>
    <w:rsid w:val="00D80C99"/>
    <w:rsid w:val="00D81F53"/>
    <w:rsid w:val="00D82F76"/>
    <w:rsid w:val="00D83079"/>
    <w:rsid w:val="00D83677"/>
    <w:rsid w:val="00D848FF"/>
    <w:rsid w:val="00D856F1"/>
    <w:rsid w:val="00D85832"/>
    <w:rsid w:val="00D85906"/>
    <w:rsid w:val="00D85A76"/>
    <w:rsid w:val="00D85DC1"/>
    <w:rsid w:val="00D85EBD"/>
    <w:rsid w:val="00D86932"/>
    <w:rsid w:val="00D87E83"/>
    <w:rsid w:val="00D904F9"/>
    <w:rsid w:val="00D9083F"/>
    <w:rsid w:val="00D909ED"/>
    <w:rsid w:val="00D910B9"/>
    <w:rsid w:val="00D91329"/>
    <w:rsid w:val="00D9136D"/>
    <w:rsid w:val="00D915CA"/>
    <w:rsid w:val="00D92861"/>
    <w:rsid w:val="00D92993"/>
    <w:rsid w:val="00D92C2F"/>
    <w:rsid w:val="00D93609"/>
    <w:rsid w:val="00D93741"/>
    <w:rsid w:val="00D93BA9"/>
    <w:rsid w:val="00D945F6"/>
    <w:rsid w:val="00D94C28"/>
    <w:rsid w:val="00D959B4"/>
    <w:rsid w:val="00D9629D"/>
    <w:rsid w:val="00D96A56"/>
    <w:rsid w:val="00DA02A5"/>
    <w:rsid w:val="00DA0D34"/>
    <w:rsid w:val="00DA19D2"/>
    <w:rsid w:val="00DA2036"/>
    <w:rsid w:val="00DA2475"/>
    <w:rsid w:val="00DA26DE"/>
    <w:rsid w:val="00DA338A"/>
    <w:rsid w:val="00DA3EB8"/>
    <w:rsid w:val="00DA3EE5"/>
    <w:rsid w:val="00DA405E"/>
    <w:rsid w:val="00DA4420"/>
    <w:rsid w:val="00DA45A9"/>
    <w:rsid w:val="00DA4D6A"/>
    <w:rsid w:val="00DA4DA8"/>
    <w:rsid w:val="00DA57FE"/>
    <w:rsid w:val="00DA5E59"/>
    <w:rsid w:val="00DA6004"/>
    <w:rsid w:val="00DA680F"/>
    <w:rsid w:val="00DA7002"/>
    <w:rsid w:val="00DA73B5"/>
    <w:rsid w:val="00DA7971"/>
    <w:rsid w:val="00DA79B0"/>
    <w:rsid w:val="00DB0215"/>
    <w:rsid w:val="00DB25A9"/>
    <w:rsid w:val="00DB283E"/>
    <w:rsid w:val="00DB2EC7"/>
    <w:rsid w:val="00DB44F4"/>
    <w:rsid w:val="00DB48AD"/>
    <w:rsid w:val="00DB528A"/>
    <w:rsid w:val="00DB5801"/>
    <w:rsid w:val="00DB5BE7"/>
    <w:rsid w:val="00DB5D42"/>
    <w:rsid w:val="00DB6A33"/>
    <w:rsid w:val="00DB6B45"/>
    <w:rsid w:val="00DB704D"/>
    <w:rsid w:val="00DB7318"/>
    <w:rsid w:val="00DC01FD"/>
    <w:rsid w:val="00DC1081"/>
    <w:rsid w:val="00DC10EE"/>
    <w:rsid w:val="00DC2E1B"/>
    <w:rsid w:val="00DC2EBD"/>
    <w:rsid w:val="00DC315C"/>
    <w:rsid w:val="00DC4B03"/>
    <w:rsid w:val="00DC4E35"/>
    <w:rsid w:val="00DC61D8"/>
    <w:rsid w:val="00DC6873"/>
    <w:rsid w:val="00DC6D3E"/>
    <w:rsid w:val="00DC79AE"/>
    <w:rsid w:val="00DC7C97"/>
    <w:rsid w:val="00DC7F9E"/>
    <w:rsid w:val="00DD05EE"/>
    <w:rsid w:val="00DD0F0A"/>
    <w:rsid w:val="00DD1431"/>
    <w:rsid w:val="00DD1800"/>
    <w:rsid w:val="00DD1E96"/>
    <w:rsid w:val="00DD24E9"/>
    <w:rsid w:val="00DD277C"/>
    <w:rsid w:val="00DD3604"/>
    <w:rsid w:val="00DD47CE"/>
    <w:rsid w:val="00DD4C15"/>
    <w:rsid w:val="00DD5477"/>
    <w:rsid w:val="00DD63BD"/>
    <w:rsid w:val="00DD737D"/>
    <w:rsid w:val="00DD7863"/>
    <w:rsid w:val="00DD79B7"/>
    <w:rsid w:val="00DE106D"/>
    <w:rsid w:val="00DE2A92"/>
    <w:rsid w:val="00DE3D61"/>
    <w:rsid w:val="00DE4024"/>
    <w:rsid w:val="00DE4A5F"/>
    <w:rsid w:val="00DE5956"/>
    <w:rsid w:val="00DE6DC8"/>
    <w:rsid w:val="00DE7F2C"/>
    <w:rsid w:val="00DF05F9"/>
    <w:rsid w:val="00DF23E7"/>
    <w:rsid w:val="00DF3B4D"/>
    <w:rsid w:val="00DF435F"/>
    <w:rsid w:val="00DF4753"/>
    <w:rsid w:val="00DF4CB5"/>
    <w:rsid w:val="00DF579A"/>
    <w:rsid w:val="00DF5D67"/>
    <w:rsid w:val="00DF5E88"/>
    <w:rsid w:val="00DF6448"/>
    <w:rsid w:val="00E00A99"/>
    <w:rsid w:val="00E00CE9"/>
    <w:rsid w:val="00E017EB"/>
    <w:rsid w:val="00E021D0"/>
    <w:rsid w:val="00E034DC"/>
    <w:rsid w:val="00E043A3"/>
    <w:rsid w:val="00E050D9"/>
    <w:rsid w:val="00E052D6"/>
    <w:rsid w:val="00E056EE"/>
    <w:rsid w:val="00E05714"/>
    <w:rsid w:val="00E05C05"/>
    <w:rsid w:val="00E06B5F"/>
    <w:rsid w:val="00E105FE"/>
    <w:rsid w:val="00E10A6C"/>
    <w:rsid w:val="00E11026"/>
    <w:rsid w:val="00E11AD3"/>
    <w:rsid w:val="00E11C2C"/>
    <w:rsid w:val="00E11D58"/>
    <w:rsid w:val="00E11EFB"/>
    <w:rsid w:val="00E12B53"/>
    <w:rsid w:val="00E12C1F"/>
    <w:rsid w:val="00E136CC"/>
    <w:rsid w:val="00E13B2A"/>
    <w:rsid w:val="00E1552E"/>
    <w:rsid w:val="00E15E2F"/>
    <w:rsid w:val="00E15FEE"/>
    <w:rsid w:val="00E177E6"/>
    <w:rsid w:val="00E20419"/>
    <w:rsid w:val="00E20A23"/>
    <w:rsid w:val="00E20E14"/>
    <w:rsid w:val="00E210D2"/>
    <w:rsid w:val="00E23229"/>
    <w:rsid w:val="00E23F4F"/>
    <w:rsid w:val="00E25AE8"/>
    <w:rsid w:val="00E269B9"/>
    <w:rsid w:val="00E2736E"/>
    <w:rsid w:val="00E27821"/>
    <w:rsid w:val="00E30188"/>
    <w:rsid w:val="00E30359"/>
    <w:rsid w:val="00E30D48"/>
    <w:rsid w:val="00E30E09"/>
    <w:rsid w:val="00E30E4E"/>
    <w:rsid w:val="00E31661"/>
    <w:rsid w:val="00E31ACF"/>
    <w:rsid w:val="00E32B33"/>
    <w:rsid w:val="00E32EE4"/>
    <w:rsid w:val="00E33360"/>
    <w:rsid w:val="00E34040"/>
    <w:rsid w:val="00E3538A"/>
    <w:rsid w:val="00E363D1"/>
    <w:rsid w:val="00E367FC"/>
    <w:rsid w:val="00E36EC1"/>
    <w:rsid w:val="00E4013B"/>
    <w:rsid w:val="00E40F9A"/>
    <w:rsid w:val="00E41409"/>
    <w:rsid w:val="00E41B1A"/>
    <w:rsid w:val="00E420A9"/>
    <w:rsid w:val="00E42BE3"/>
    <w:rsid w:val="00E4363F"/>
    <w:rsid w:val="00E43BD9"/>
    <w:rsid w:val="00E44043"/>
    <w:rsid w:val="00E4493B"/>
    <w:rsid w:val="00E4511D"/>
    <w:rsid w:val="00E45757"/>
    <w:rsid w:val="00E46BAB"/>
    <w:rsid w:val="00E50C0A"/>
    <w:rsid w:val="00E50CD6"/>
    <w:rsid w:val="00E51D6A"/>
    <w:rsid w:val="00E52924"/>
    <w:rsid w:val="00E52B52"/>
    <w:rsid w:val="00E52E57"/>
    <w:rsid w:val="00E532EB"/>
    <w:rsid w:val="00E537F0"/>
    <w:rsid w:val="00E5413C"/>
    <w:rsid w:val="00E547DB"/>
    <w:rsid w:val="00E54C9B"/>
    <w:rsid w:val="00E54CCA"/>
    <w:rsid w:val="00E55565"/>
    <w:rsid w:val="00E56C4F"/>
    <w:rsid w:val="00E56DD0"/>
    <w:rsid w:val="00E57625"/>
    <w:rsid w:val="00E61B6F"/>
    <w:rsid w:val="00E61B7D"/>
    <w:rsid w:val="00E61B8B"/>
    <w:rsid w:val="00E6232B"/>
    <w:rsid w:val="00E62BBD"/>
    <w:rsid w:val="00E63174"/>
    <w:rsid w:val="00E631EF"/>
    <w:rsid w:val="00E633D9"/>
    <w:rsid w:val="00E6406E"/>
    <w:rsid w:val="00E667F4"/>
    <w:rsid w:val="00E66960"/>
    <w:rsid w:val="00E674F5"/>
    <w:rsid w:val="00E67E5A"/>
    <w:rsid w:val="00E707D7"/>
    <w:rsid w:val="00E709E1"/>
    <w:rsid w:val="00E7244E"/>
    <w:rsid w:val="00E735A8"/>
    <w:rsid w:val="00E741D6"/>
    <w:rsid w:val="00E74AF1"/>
    <w:rsid w:val="00E75760"/>
    <w:rsid w:val="00E760E5"/>
    <w:rsid w:val="00E7763A"/>
    <w:rsid w:val="00E81AE2"/>
    <w:rsid w:val="00E81B11"/>
    <w:rsid w:val="00E81B30"/>
    <w:rsid w:val="00E82400"/>
    <w:rsid w:val="00E83F73"/>
    <w:rsid w:val="00E84342"/>
    <w:rsid w:val="00E85D10"/>
    <w:rsid w:val="00E85E31"/>
    <w:rsid w:val="00E868CA"/>
    <w:rsid w:val="00E901DB"/>
    <w:rsid w:val="00E902CC"/>
    <w:rsid w:val="00E90A11"/>
    <w:rsid w:val="00E90D1B"/>
    <w:rsid w:val="00E90DB7"/>
    <w:rsid w:val="00E90E32"/>
    <w:rsid w:val="00E922EC"/>
    <w:rsid w:val="00E92616"/>
    <w:rsid w:val="00E92AFA"/>
    <w:rsid w:val="00E93F7D"/>
    <w:rsid w:val="00E96100"/>
    <w:rsid w:val="00E97913"/>
    <w:rsid w:val="00E97D68"/>
    <w:rsid w:val="00EA0886"/>
    <w:rsid w:val="00EA0C11"/>
    <w:rsid w:val="00EA1073"/>
    <w:rsid w:val="00EA1986"/>
    <w:rsid w:val="00EA494A"/>
    <w:rsid w:val="00EA4B83"/>
    <w:rsid w:val="00EA5020"/>
    <w:rsid w:val="00EA61B9"/>
    <w:rsid w:val="00EA6A40"/>
    <w:rsid w:val="00EA6B33"/>
    <w:rsid w:val="00EA751F"/>
    <w:rsid w:val="00EA7975"/>
    <w:rsid w:val="00EB019A"/>
    <w:rsid w:val="00EB167B"/>
    <w:rsid w:val="00EB1AF6"/>
    <w:rsid w:val="00EB1BE9"/>
    <w:rsid w:val="00EB2284"/>
    <w:rsid w:val="00EB2787"/>
    <w:rsid w:val="00EB2985"/>
    <w:rsid w:val="00EB324B"/>
    <w:rsid w:val="00EB491E"/>
    <w:rsid w:val="00EB4FE6"/>
    <w:rsid w:val="00EB51E6"/>
    <w:rsid w:val="00EB6463"/>
    <w:rsid w:val="00EB6554"/>
    <w:rsid w:val="00EC0057"/>
    <w:rsid w:val="00EC1770"/>
    <w:rsid w:val="00EC17BD"/>
    <w:rsid w:val="00EC1DE2"/>
    <w:rsid w:val="00EC2215"/>
    <w:rsid w:val="00EC35F1"/>
    <w:rsid w:val="00EC40DC"/>
    <w:rsid w:val="00EC4149"/>
    <w:rsid w:val="00EC5452"/>
    <w:rsid w:val="00EC58E0"/>
    <w:rsid w:val="00EC6006"/>
    <w:rsid w:val="00EC6D1E"/>
    <w:rsid w:val="00EC6F7C"/>
    <w:rsid w:val="00EC72B9"/>
    <w:rsid w:val="00EC7A5B"/>
    <w:rsid w:val="00EC7BB5"/>
    <w:rsid w:val="00ED1283"/>
    <w:rsid w:val="00ED19CA"/>
    <w:rsid w:val="00ED2081"/>
    <w:rsid w:val="00ED3BDA"/>
    <w:rsid w:val="00ED491B"/>
    <w:rsid w:val="00ED4D29"/>
    <w:rsid w:val="00ED4F7D"/>
    <w:rsid w:val="00ED4FD2"/>
    <w:rsid w:val="00ED5986"/>
    <w:rsid w:val="00ED5B16"/>
    <w:rsid w:val="00ED5B69"/>
    <w:rsid w:val="00ED65FB"/>
    <w:rsid w:val="00ED67D1"/>
    <w:rsid w:val="00ED6826"/>
    <w:rsid w:val="00ED6CEA"/>
    <w:rsid w:val="00ED6D6B"/>
    <w:rsid w:val="00ED76C0"/>
    <w:rsid w:val="00ED76CF"/>
    <w:rsid w:val="00ED76F5"/>
    <w:rsid w:val="00ED7700"/>
    <w:rsid w:val="00ED7748"/>
    <w:rsid w:val="00EE00CE"/>
    <w:rsid w:val="00EE0ED0"/>
    <w:rsid w:val="00EE1EA9"/>
    <w:rsid w:val="00EE22A4"/>
    <w:rsid w:val="00EE2300"/>
    <w:rsid w:val="00EE2B38"/>
    <w:rsid w:val="00EE2CA7"/>
    <w:rsid w:val="00EE330B"/>
    <w:rsid w:val="00EE4A32"/>
    <w:rsid w:val="00EE65CE"/>
    <w:rsid w:val="00EE6649"/>
    <w:rsid w:val="00EE6E42"/>
    <w:rsid w:val="00EE6FC5"/>
    <w:rsid w:val="00EE742F"/>
    <w:rsid w:val="00EE74AA"/>
    <w:rsid w:val="00EE7B76"/>
    <w:rsid w:val="00EE7B82"/>
    <w:rsid w:val="00EE7C73"/>
    <w:rsid w:val="00EF048D"/>
    <w:rsid w:val="00EF0BBF"/>
    <w:rsid w:val="00EF1270"/>
    <w:rsid w:val="00EF2F9B"/>
    <w:rsid w:val="00EF3033"/>
    <w:rsid w:val="00EF31CE"/>
    <w:rsid w:val="00EF3C48"/>
    <w:rsid w:val="00EF3CAC"/>
    <w:rsid w:val="00EF4003"/>
    <w:rsid w:val="00EF4D0B"/>
    <w:rsid w:val="00EF508B"/>
    <w:rsid w:val="00EF626F"/>
    <w:rsid w:val="00EF63E2"/>
    <w:rsid w:val="00EF6E5A"/>
    <w:rsid w:val="00EF742E"/>
    <w:rsid w:val="00F0003B"/>
    <w:rsid w:val="00F003C1"/>
    <w:rsid w:val="00F013D5"/>
    <w:rsid w:val="00F01467"/>
    <w:rsid w:val="00F017FD"/>
    <w:rsid w:val="00F01CF2"/>
    <w:rsid w:val="00F033D3"/>
    <w:rsid w:val="00F037F0"/>
    <w:rsid w:val="00F03F79"/>
    <w:rsid w:val="00F04503"/>
    <w:rsid w:val="00F04642"/>
    <w:rsid w:val="00F048F7"/>
    <w:rsid w:val="00F04FA5"/>
    <w:rsid w:val="00F0525C"/>
    <w:rsid w:val="00F05CD6"/>
    <w:rsid w:val="00F06B60"/>
    <w:rsid w:val="00F06FF3"/>
    <w:rsid w:val="00F078B2"/>
    <w:rsid w:val="00F07B79"/>
    <w:rsid w:val="00F113D1"/>
    <w:rsid w:val="00F12799"/>
    <w:rsid w:val="00F12B25"/>
    <w:rsid w:val="00F13022"/>
    <w:rsid w:val="00F13497"/>
    <w:rsid w:val="00F13AE4"/>
    <w:rsid w:val="00F14188"/>
    <w:rsid w:val="00F156A6"/>
    <w:rsid w:val="00F176DF"/>
    <w:rsid w:val="00F20A26"/>
    <w:rsid w:val="00F21770"/>
    <w:rsid w:val="00F21828"/>
    <w:rsid w:val="00F22312"/>
    <w:rsid w:val="00F22A6F"/>
    <w:rsid w:val="00F23367"/>
    <w:rsid w:val="00F23C41"/>
    <w:rsid w:val="00F241B6"/>
    <w:rsid w:val="00F246FA"/>
    <w:rsid w:val="00F25D49"/>
    <w:rsid w:val="00F2602B"/>
    <w:rsid w:val="00F276CF"/>
    <w:rsid w:val="00F308EC"/>
    <w:rsid w:val="00F30A43"/>
    <w:rsid w:val="00F30D9D"/>
    <w:rsid w:val="00F314E0"/>
    <w:rsid w:val="00F31D12"/>
    <w:rsid w:val="00F31F66"/>
    <w:rsid w:val="00F32F32"/>
    <w:rsid w:val="00F337B4"/>
    <w:rsid w:val="00F33E39"/>
    <w:rsid w:val="00F34262"/>
    <w:rsid w:val="00F36B8E"/>
    <w:rsid w:val="00F371D0"/>
    <w:rsid w:val="00F37451"/>
    <w:rsid w:val="00F37EE6"/>
    <w:rsid w:val="00F403E6"/>
    <w:rsid w:val="00F44759"/>
    <w:rsid w:val="00F45857"/>
    <w:rsid w:val="00F50788"/>
    <w:rsid w:val="00F50F25"/>
    <w:rsid w:val="00F511F7"/>
    <w:rsid w:val="00F528A4"/>
    <w:rsid w:val="00F531C9"/>
    <w:rsid w:val="00F53255"/>
    <w:rsid w:val="00F532D3"/>
    <w:rsid w:val="00F54177"/>
    <w:rsid w:val="00F54ACE"/>
    <w:rsid w:val="00F54BE0"/>
    <w:rsid w:val="00F55193"/>
    <w:rsid w:val="00F5531E"/>
    <w:rsid w:val="00F55AB3"/>
    <w:rsid w:val="00F55E3A"/>
    <w:rsid w:val="00F55FFF"/>
    <w:rsid w:val="00F57D54"/>
    <w:rsid w:val="00F606DE"/>
    <w:rsid w:val="00F608F6"/>
    <w:rsid w:val="00F60ADF"/>
    <w:rsid w:val="00F61B90"/>
    <w:rsid w:val="00F61E86"/>
    <w:rsid w:val="00F6264A"/>
    <w:rsid w:val="00F630E4"/>
    <w:rsid w:val="00F642E7"/>
    <w:rsid w:val="00F64570"/>
    <w:rsid w:val="00F647DD"/>
    <w:rsid w:val="00F649A9"/>
    <w:rsid w:val="00F64B6A"/>
    <w:rsid w:val="00F651FC"/>
    <w:rsid w:val="00F65D5C"/>
    <w:rsid w:val="00F66574"/>
    <w:rsid w:val="00F66958"/>
    <w:rsid w:val="00F67F30"/>
    <w:rsid w:val="00F7053C"/>
    <w:rsid w:val="00F7055F"/>
    <w:rsid w:val="00F706D0"/>
    <w:rsid w:val="00F7083F"/>
    <w:rsid w:val="00F70AE6"/>
    <w:rsid w:val="00F70D60"/>
    <w:rsid w:val="00F7126D"/>
    <w:rsid w:val="00F74074"/>
    <w:rsid w:val="00F7442D"/>
    <w:rsid w:val="00F74AD2"/>
    <w:rsid w:val="00F75187"/>
    <w:rsid w:val="00F75470"/>
    <w:rsid w:val="00F76B98"/>
    <w:rsid w:val="00F805BC"/>
    <w:rsid w:val="00F81E43"/>
    <w:rsid w:val="00F822B6"/>
    <w:rsid w:val="00F838E0"/>
    <w:rsid w:val="00F8409E"/>
    <w:rsid w:val="00F84CA9"/>
    <w:rsid w:val="00F85163"/>
    <w:rsid w:val="00F861F8"/>
    <w:rsid w:val="00F8643E"/>
    <w:rsid w:val="00F87E5B"/>
    <w:rsid w:val="00F87E8A"/>
    <w:rsid w:val="00F90261"/>
    <w:rsid w:val="00F904E5"/>
    <w:rsid w:val="00F9099C"/>
    <w:rsid w:val="00F91497"/>
    <w:rsid w:val="00F93C7C"/>
    <w:rsid w:val="00F940FB"/>
    <w:rsid w:val="00F952BF"/>
    <w:rsid w:val="00F956E2"/>
    <w:rsid w:val="00F957CF"/>
    <w:rsid w:val="00F969C5"/>
    <w:rsid w:val="00F96B2F"/>
    <w:rsid w:val="00F96EC0"/>
    <w:rsid w:val="00F97974"/>
    <w:rsid w:val="00FA00D3"/>
    <w:rsid w:val="00FA0DA9"/>
    <w:rsid w:val="00FA2111"/>
    <w:rsid w:val="00FA29C1"/>
    <w:rsid w:val="00FA3D1C"/>
    <w:rsid w:val="00FA45BC"/>
    <w:rsid w:val="00FA4AEF"/>
    <w:rsid w:val="00FA5B0D"/>
    <w:rsid w:val="00FA5FD0"/>
    <w:rsid w:val="00FA745F"/>
    <w:rsid w:val="00FA7976"/>
    <w:rsid w:val="00FB0116"/>
    <w:rsid w:val="00FB01E7"/>
    <w:rsid w:val="00FB0D14"/>
    <w:rsid w:val="00FB1691"/>
    <w:rsid w:val="00FB1B00"/>
    <w:rsid w:val="00FB1FA5"/>
    <w:rsid w:val="00FB2858"/>
    <w:rsid w:val="00FB40F5"/>
    <w:rsid w:val="00FB4714"/>
    <w:rsid w:val="00FB5A46"/>
    <w:rsid w:val="00FB5FA9"/>
    <w:rsid w:val="00FB67BD"/>
    <w:rsid w:val="00FB6B98"/>
    <w:rsid w:val="00FB6F54"/>
    <w:rsid w:val="00FB7278"/>
    <w:rsid w:val="00FB7B2F"/>
    <w:rsid w:val="00FC0302"/>
    <w:rsid w:val="00FC0445"/>
    <w:rsid w:val="00FC0978"/>
    <w:rsid w:val="00FC16E8"/>
    <w:rsid w:val="00FC26FB"/>
    <w:rsid w:val="00FC329D"/>
    <w:rsid w:val="00FC4225"/>
    <w:rsid w:val="00FC53D0"/>
    <w:rsid w:val="00FC58CF"/>
    <w:rsid w:val="00FC5A6E"/>
    <w:rsid w:val="00FC5DD6"/>
    <w:rsid w:val="00FC6755"/>
    <w:rsid w:val="00FC69F6"/>
    <w:rsid w:val="00FC6EFB"/>
    <w:rsid w:val="00FC7895"/>
    <w:rsid w:val="00FC7A69"/>
    <w:rsid w:val="00FD038E"/>
    <w:rsid w:val="00FD0F6C"/>
    <w:rsid w:val="00FD1695"/>
    <w:rsid w:val="00FD277A"/>
    <w:rsid w:val="00FD2ED4"/>
    <w:rsid w:val="00FD326C"/>
    <w:rsid w:val="00FD4C54"/>
    <w:rsid w:val="00FD5C22"/>
    <w:rsid w:val="00FD70E7"/>
    <w:rsid w:val="00FE0139"/>
    <w:rsid w:val="00FE05FF"/>
    <w:rsid w:val="00FE1452"/>
    <w:rsid w:val="00FE1D91"/>
    <w:rsid w:val="00FE3588"/>
    <w:rsid w:val="00FE3A14"/>
    <w:rsid w:val="00FE3B4B"/>
    <w:rsid w:val="00FE4CC6"/>
    <w:rsid w:val="00FE5369"/>
    <w:rsid w:val="00FE57BF"/>
    <w:rsid w:val="00FE57FC"/>
    <w:rsid w:val="00FE617F"/>
    <w:rsid w:val="00FE66B3"/>
    <w:rsid w:val="00FE6DA0"/>
    <w:rsid w:val="00FE7582"/>
    <w:rsid w:val="00FE77BE"/>
    <w:rsid w:val="00FE7CE3"/>
    <w:rsid w:val="00FF0554"/>
    <w:rsid w:val="00FF0660"/>
    <w:rsid w:val="00FF1226"/>
    <w:rsid w:val="00FF1400"/>
    <w:rsid w:val="00FF1A36"/>
    <w:rsid w:val="00FF1C7C"/>
    <w:rsid w:val="00FF21F5"/>
    <w:rsid w:val="00FF28CA"/>
    <w:rsid w:val="00FF2C27"/>
    <w:rsid w:val="00FF33E0"/>
    <w:rsid w:val="00FF4970"/>
    <w:rsid w:val="00FF5E37"/>
    <w:rsid w:val="00FF5FC4"/>
    <w:rsid w:val="01B4A6ED"/>
    <w:rsid w:val="01C78A2E"/>
    <w:rsid w:val="02C272E2"/>
    <w:rsid w:val="02DDE08C"/>
    <w:rsid w:val="0307E9E3"/>
    <w:rsid w:val="05ECFF66"/>
    <w:rsid w:val="0703B82E"/>
    <w:rsid w:val="094337C8"/>
    <w:rsid w:val="0BB4F885"/>
    <w:rsid w:val="0BB509A2"/>
    <w:rsid w:val="0C24D2D5"/>
    <w:rsid w:val="0CC062DD"/>
    <w:rsid w:val="0CD80FEA"/>
    <w:rsid w:val="0D2B3547"/>
    <w:rsid w:val="0D4D8EE9"/>
    <w:rsid w:val="0D81CDB4"/>
    <w:rsid w:val="0E04A6B4"/>
    <w:rsid w:val="0EF766E9"/>
    <w:rsid w:val="0F883D8F"/>
    <w:rsid w:val="100FEDD3"/>
    <w:rsid w:val="11CAEDBD"/>
    <w:rsid w:val="1205458D"/>
    <w:rsid w:val="138B4357"/>
    <w:rsid w:val="1405B2CC"/>
    <w:rsid w:val="14B8F4E4"/>
    <w:rsid w:val="15315E25"/>
    <w:rsid w:val="15A30CCF"/>
    <w:rsid w:val="1648DECE"/>
    <w:rsid w:val="164AF80B"/>
    <w:rsid w:val="186AD50E"/>
    <w:rsid w:val="187C5203"/>
    <w:rsid w:val="18A4C20C"/>
    <w:rsid w:val="18A5C685"/>
    <w:rsid w:val="1ABC0FEA"/>
    <w:rsid w:val="1B932CDF"/>
    <w:rsid w:val="1BBEFA5A"/>
    <w:rsid w:val="1BC047A0"/>
    <w:rsid w:val="1C2EFB86"/>
    <w:rsid w:val="1C84D466"/>
    <w:rsid w:val="1D802BCC"/>
    <w:rsid w:val="1DB34C69"/>
    <w:rsid w:val="1DC2B988"/>
    <w:rsid w:val="1E57B042"/>
    <w:rsid w:val="1F340A32"/>
    <w:rsid w:val="1F3A2879"/>
    <w:rsid w:val="1F64E27A"/>
    <w:rsid w:val="1FB5EE4E"/>
    <w:rsid w:val="20A85CA3"/>
    <w:rsid w:val="20E82B5A"/>
    <w:rsid w:val="217D39A1"/>
    <w:rsid w:val="227D4B47"/>
    <w:rsid w:val="22CBF760"/>
    <w:rsid w:val="2441A661"/>
    <w:rsid w:val="24DDC965"/>
    <w:rsid w:val="25300EDA"/>
    <w:rsid w:val="25CD331E"/>
    <w:rsid w:val="268747BD"/>
    <w:rsid w:val="278FACD2"/>
    <w:rsid w:val="27FB7F9B"/>
    <w:rsid w:val="28120401"/>
    <w:rsid w:val="281B49CF"/>
    <w:rsid w:val="2951C5AE"/>
    <w:rsid w:val="29AF375A"/>
    <w:rsid w:val="29B2BEBD"/>
    <w:rsid w:val="29D8F6D7"/>
    <w:rsid w:val="29E877E7"/>
    <w:rsid w:val="29F2F358"/>
    <w:rsid w:val="2A530A20"/>
    <w:rsid w:val="2AA2067E"/>
    <w:rsid w:val="2CF1F240"/>
    <w:rsid w:val="2D887F48"/>
    <w:rsid w:val="2E653F4E"/>
    <w:rsid w:val="2ECB6DE2"/>
    <w:rsid w:val="2F4C04E0"/>
    <w:rsid w:val="319522A3"/>
    <w:rsid w:val="31B087A0"/>
    <w:rsid w:val="31E00C9A"/>
    <w:rsid w:val="3204DFCA"/>
    <w:rsid w:val="32A6F84D"/>
    <w:rsid w:val="32AF646F"/>
    <w:rsid w:val="32F9F64F"/>
    <w:rsid w:val="3319DCB8"/>
    <w:rsid w:val="337C6012"/>
    <w:rsid w:val="33C7A991"/>
    <w:rsid w:val="34CAF81E"/>
    <w:rsid w:val="3529EA92"/>
    <w:rsid w:val="3679B4BF"/>
    <w:rsid w:val="3679E535"/>
    <w:rsid w:val="3734CF8F"/>
    <w:rsid w:val="3775BB1F"/>
    <w:rsid w:val="380E74BF"/>
    <w:rsid w:val="395B2C39"/>
    <w:rsid w:val="3A009AB9"/>
    <w:rsid w:val="3A123C4B"/>
    <w:rsid w:val="3A779BD9"/>
    <w:rsid w:val="3D37C07F"/>
    <w:rsid w:val="3D845CD9"/>
    <w:rsid w:val="3F5E52E3"/>
    <w:rsid w:val="4027E2FE"/>
    <w:rsid w:val="40AB145A"/>
    <w:rsid w:val="41D45488"/>
    <w:rsid w:val="41DE17E7"/>
    <w:rsid w:val="4246EA89"/>
    <w:rsid w:val="42E16D65"/>
    <w:rsid w:val="43488AE0"/>
    <w:rsid w:val="436C8735"/>
    <w:rsid w:val="46745974"/>
    <w:rsid w:val="47343A54"/>
    <w:rsid w:val="473CCD6B"/>
    <w:rsid w:val="4990EDD4"/>
    <w:rsid w:val="49D4D3D5"/>
    <w:rsid w:val="4AD17A62"/>
    <w:rsid w:val="4B904F59"/>
    <w:rsid w:val="4C72AD37"/>
    <w:rsid w:val="4C85F093"/>
    <w:rsid w:val="4D762FE1"/>
    <w:rsid w:val="4F47FF35"/>
    <w:rsid w:val="522A979E"/>
    <w:rsid w:val="52EE5E09"/>
    <w:rsid w:val="53727498"/>
    <w:rsid w:val="542E1486"/>
    <w:rsid w:val="54FD41F4"/>
    <w:rsid w:val="56A355FA"/>
    <w:rsid w:val="56F64264"/>
    <w:rsid w:val="5720AB77"/>
    <w:rsid w:val="57E39975"/>
    <w:rsid w:val="582FAC42"/>
    <w:rsid w:val="594BF71E"/>
    <w:rsid w:val="59B2B029"/>
    <w:rsid w:val="5AB88917"/>
    <w:rsid w:val="5C5F6251"/>
    <w:rsid w:val="5DC436E6"/>
    <w:rsid w:val="600B4005"/>
    <w:rsid w:val="607452AF"/>
    <w:rsid w:val="60E43141"/>
    <w:rsid w:val="62355622"/>
    <w:rsid w:val="6293A840"/>
    <w:rsid w:val="6347334D"/>
    <w:rsid w:val="641A1EF9"/>
    <w:rsid w:val="64309D52"/>
    <w:rsid w:val="644072C9"/>
    <w:rsid w:val="64FB971D"/>
    <w:rsid w:val="656BCC55"/>
    <w:rsid w:val="687A54B7"/>
    <w:rsid w:val="68B8B454"/>
    <w:rsid w:val="69ECE2FF"/>
    <w:rsid w:val="6A0623E8"/>
    <w:rsid w:val="6AD5F801"/>
    <w:rsid w:val="6D53CF6C"/>
    <w:rsid w:val="6E6CF1F0"/>
    <w:rsid w:val="6EB0FE38"/>
    <w:rsid w:val="6EE86D09"/>
    <w:rsid w:val="7139F001"/>
    <w:rsid w:val="718AA25B"/>
    <w:rsid w:val="720611A9"/>
    <w:rsid w:val="73D522DD"/>
    <w:rsid w:val="778F5ABB"/>
    <w:rsid w:val="77A2C42C"/>
    <w:rsid w:val="77CCFEC8"/>
    <w:rsid w:val="790BE8CC"/>
    <w:rsid w:val="791ABEE6"/>
    <w:rsid w:val="791F6D27"/>
    <w:rsid w:val="793DDCB6"/>
    <w:rsid w:val="796B0E03"/>
    <w:rsid w:val="7A6D2C4A"/>
    <w:rsid w:val="7A94F71F"/>
    <w:rsid w:val="7B3A51F8"/>
    <w:rsid w:val="7B6C2593"/>
    <w:rsid w:val="7D99D7CB"/>
    <w:rsid w:val="7DC4B1C6"/>
    <w:rsid w:val="7DD6D661"/>
    <w:rsid w:val="7E2F8BFE"/>
    <w:rsid w:val="7FAE28E5"/>
    <w:rsid w:val="7FCC2AD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8476F"/>
  <w15:docId w15:val="{FEACF22A-01D7-4CF0-BC89-7C9D4966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56C4F"/>
    <w:pPr>
      <w:spacing w:after="5" w:line="415" w:lineRule="auto"/>
      <w:ind w:right="28" w:firstLine="340"/>
      <w:jc w:val="both"/>
    </w:pPr>
    <w:rPr>
      <w:rFonts w:ascii="Garamond" w:hAnsi="Garamond"/>
      <w:sz w:val="24"/>
    </w:rPr>
  </w:style>
  <w:style w:type="paragraph" w:styleId="berschrift1">
    <w:name w:val="heading 1"/>
    <w:basedOn w:val="Standard"/>
    <w:next w:val="Standard"/>
    <w:link w:val="berschrift1Zchn"/>
    <w:uiPriority w:val="9"/>
    <w:qFormat/>
    <w:rsid w:val="00AA0E86"/>
    <w:pPr>
      <w:keepNext/>
      <w:keepLines/>
      <w:spacing w:after="100" w:line="259" w:lineRule="auto"/>
      <w:ind w:left="11" w:right="0" w:hanging="11"/>
      <w:outlineLvl w:val="0"/>
    </w:pPr>
    <w:rPr>
      <w:sz w:val="40"/>
      <w:szCs w:val="40"/>
    </w:rPr>
  </w:style>
  <w:style w:type="paragraph" w:styleId="berschrift2">
    <w:name w:val="heading 2"/>
    <w:basedOn w:val="berschrift1"/>
    <w:next w:val="Standard"/>
    <w:uiPriority w:val="9"/>
    <w:unhideWhenUsed/>
    <w:qFormat/>
    <w:rsid w:val="00AA0E86"/>
    <w:pPr>
      <w:outlineLvl w:val="1"/>
    </w:pPr>
    <w:rPr>
      <w:sz w:val="32"/>
      <w:szCs w:val="32"/>
    </w:rPr>
  </w:style>
  <w:style w:type="paragraph" w:styleId="berschrift3">
    <w:name w:val="heading 3"/>
    <w:basedOn w:val="berschrift2"/>
    <w:next w:val="Standard"/>
    <w:uiPriority w:val="9"/>
    <w:unhideWhenUsed/>
    <w:qFormat/>
    <w:rsid w:val="00AA0E86"/>
    <w:pPr>
      <w:outlineLvl w:val="2"/>
    </w:pPr>
    <w:rPr>
      <w:color w:val="434343"/>
      <w:sz w:val="28"/>
      <w:szCs w:val="28"/>
    </w:rPr>
  </w:style>
  <w:style w:type="paragraph" w:styleId="berschrift4">
    <w:name w:val="heading 4"/>
    <w:basedOn w:val="berschrift3"/>
    <w:next w:val="Standard"/>
    <w:uiPriority w:val="9"/>
    <w:semiHidden/>
    <w:unhideWhenUsed/>
    <w:qFormat/>
    <w:rsid w:val="00AA0E86"/>
    <w:pPr>
      <w:outlineLvl w:val="3"/>
    </w:pPr>
    <w:rPr>
      <w:color w:val="666666"/>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rPr>
  </w:style>
  <w:style w:type="paragraph" w:styleId="berschrift7">
    <w:name w:val="heading 7"/>
    <w:basedOn w:val="Standard"/>
    <w:next w:val="Standard"/>
    <w:link w:val="berschrift7Zchn"/>
    <w:uiPriority w:val="9"/>
    <w:semiHidden/>
    <w:unhideWhenUsed/>
    <w:qFormat/>
    <w:rsid w:val="00BF6DC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BF6D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F6D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rFonts w:ascii="Arial" w:hAnsi="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5" w:type="dxa"/>
        <w:left w:w="15" w:type="dxa"/>
        <w:bottom w:w="15" w:type="dxa"/>
        <w:right w:w="15" w:type="dxa"/>
      </w:tblCellMar>
    </w:tblPr>
  </w:style>
  <w:style w:type="table" w:customStyle="1" w:styleId="a8">
    <w:basedOn w:val="NormalTable0"/>
    <w:tblPr>
      <w:tblStyleRowBandSize w:val="1"/>
      <w:tblStyleColBandSize w:val="1"/>
      <w:tblCellMar>
        <w:top w:w="15" w:type="dxa"/>
        <w:left w:w="15" w:type="dxa"/>
        <w:bottom w:w="15" w:type="dxa"/>
        <w:right w:w="15" w:type="dxa"/>
      </w:tblCellMar>
    </w:tblPr>
  </w:style>
  <w:style w:type="table" w:customStyle="1" w:styleId="a9">
    <w:basedOn w:val="NormalTable0"/>
    <w:tblPr>
      <w:tblStyleRowBandSize w:val="1"/>
      <w:tblStyleColBandSize w:val="1"/>
      <w:tblCellMar>
        <w:top w:w="15" w:type="dxa"/>
        <w:left w:w="15" w:type="dxa"/>
        <w:bottom w:w="15" w:type="dxa"/>
        <w:right w:w="15" w:type="dxa"/>
      </w:tblCellMar>
    </w:tblPr>
  </w:style>
  <w:style w:type="table" w:customStyle="1" w:styleId="aa">
    <w:basedOn w:val="NormalTable0"/>
    <w:tblPr>
      <w:tblStyleRowBandSize w:val="1"/>
      <w:tblStyleColBandSize w:val="1"/>
      <w:tblCellMar>
        <w:top w:w="15" w:type="dxa"/>
        <w:left w:w="15" w:type="dxa"/>
        <w:bottom w:w="15" w:type="dxa"/>
        <w:right w:w="15" w:type="dxa"/>
      </w:tblCellMar>
    </w:tblPr>
  </w:style>
  <w:style w:type="character" w:styleId="Platzhaltertext">
    <w:name w:val="Placeholder Text"/>
    <w:basedOn w:val="Absatz-Standardschriftart"/>
    <w:uiPriority w:val="99"/>
    <w:semiHidden/>
    <w:rsid w:val="00723AE3"/>
    <w:rPr>
      <w:color w:val="808080"/>
    </w:rPr>
  </w:style>
  <w:style w:type="paragraph" w:styleId="KeinLeerraum">
    <w:name w:val="No Spacing"/>
    <w:uiPriority w:val="1"/>
    <w:qFormat/>
    <w:rsid w:val="00204311"/>
    <w:pPr>
      <w:spacing w:line="240" w:lineRule="auto"/>
      <w:ind w:right="28" w:firstLine="340"/>
      <w:jc w:val="both"/>
    </w:pPr>
    <w:rPr>
      <w:rFonts w:ascii="Garamond" w:hAnsi="Garamond"/>
      <w:sz w:val="24"/>
    </w:rPr>
  </w:style>
  <w:style w:type="paragraph" w:styleId="Listenabsatz">
    <w:name w:val="List Paragraph"/>
    <w:basedOn w:val="Standard"/>
    <w:uiPriority w:val="34"/>
    <w:qFormat/>
    <w:rsid w:val="007976C5"/>
    <w:pPr>
      <w:ind w:left="720"/>
      <w:contextualSpacing/>
    </w:pPr>
  </w:style>
  <w:style w:type="table" w:styleId="Tabellenraster">
    <w:name w:val="Table Grid"/>
    <w:basedOn w:val="NormaleTabelle"/>
    <w:uiPriority w:val="39"/>
    <w:rsid w:val="00C928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A71C4B"/>
    <w:rPr>
      <w:sz w:val="16"/>
      <w:szCs w:val="16"/>
    </w:rPr>
  </w:style>
  <w:style w:type="paragraph" w:styleId="Kommentartext">
    <w:name w:val="annotation text"/>
    <w:basedOn w:val="Standard"/>
    <w:link w:val="KommentartextZchn"/>
    <w:uiPriority w:val="99"/>
    <w:unhideWhenUsed/>
    <w:rsid w:val="00A71C4B"/>
    <w:pPr>
      <w:spacing w:line="240" w:lineRule="auto"/>
    </w:pPr>
    <w:rPr>
      <w:sz w:val="20"/>
      <w:szCs w:val="20"/>
    </w:rPr>
  </w:style>
  <w:style w:type="character" w:customStyle="1" w:styleId="KommentartextZchn">
    <w:name w:val="Kommentartext Zchn"/>
    <w:basedOn w:val="Absatz-Standardschriftart"/>
    <w:link w:val="Kommentartext"/>
    <w:uiPriority w:val="99"/>
    <w:rsid w:val="00A71C4B"/>
    <w:rPr>
      <w:rFonts w:ascii="Garamond" w:hAnsi="Garamond"/>
      <w:sz w:val="20"/>
      <w:szCs w:val="20"/>
    </w:rPr>
  </w:style>
  <w:style w:type="paragraph" w:styleId="Kommentarthema">
    <w:name w:val="annotation subject"/>
    <w:basedOn w:val="Kommentartext"/>
    <w:next w:val="Kommentartext"/>
    <w:link w:val="KommentarthemaZchn"/>
    <w:uiPriority w:val="99"/>
    <w:semiHidden/>
    <w:unhideWhenUsed/>
    <w:rsid w:val="00A71C4B"/>
    <w:rPr>
      <w:b/>
      <w:bCs/>
    </w:rPr>
  </w:style>
  <w:style w:type="character" w:customStyle="1" w:styleId="KommentarthemaZchn">
    <w:name w:val="Kommentarthema Zchn"/>
    <w:basedOn w:val="KommentartextZchn"/>
    <w:link w:val="Kommentarthema"/>
    <w:uiPriority w:val="99"/>
    <w:semiHidden/>
    <w:rsid w:val="00A71C4B"/>
    <w:rPr>
      <w:rFonts w:ascii="Garamond" w:hAnsi="Garamond"/>
      <w:b/>
      <w:bCs/>
      <w:sz w:val="20"/>
      <w:szCs w:val="20"/>
    </w:rPr>
  </w:style>
  <w:style w:type="paragraph" w:styleId="Sprechblasentext">
    <w:name w:val="Balloon Text"/>
    <w:basedOn w:val="Standard"/>
    <w:link w:val="SprechblasentextZchn"/>
    <w:uiPriority w:val="99"/>
    <w:semiHidden/>
    <w:unhideWhenUsed/>
    <w:rsid w:val="00A71C4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1C4B"/>
    <w:rPr>
      <w:rFonts w:ascii="Segoe UI" w:hAnsi="Segoe UI" w:cs="Segoe UI"/>
      <w:sz w:val="18"/>
      <w:szCs w:val="18"/>
    </w:rPr>
  </w:style>
  <w:style w:type="paragraph" w:styleId="Kopfzeile">
    <w:name w:val="header"/>
    <w:basedOn w:val="Standard"/>
    <w:link w:val="KopfzeileZchn"/>
    <w:uiPriority w:val="99"/>
    <w:unhideWhenUsed/>
    <w:rsid w:val="006F58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58A8"/>
    <w:rPr>
      <w:rFonts w:ascii="Garamond" w:hAnsi="Garamond"/>
      <w:sz w:val="24"/>
    </w:rPr>
  </w:style>
  <w:style w:type="paragraph" w:styleId="Fuzeile">
    <w:name w:val="footer"/>
    <w:basedOn w:val="Standard"/>
    <w:link w:val="FuzeileZchn"/>
    <w:uiPriority w:val="99"/>
    <w:unhideWhenUsed/>
    <w:rsid w:val="006F58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58A8"/>
    <w:rPr>
      <w:rFonts w:ascii="Garamond" w:hAnsi="Garamond"/>
      <w:sz w:val="24"/>
    </w:rPr>
  </w:style>
  <w:style w:type="character" w:styleId="Zeilennummer">
    <w:name w:val="line number"/>
    <w:basedOn w:val="Absatz-Standardschriftart"/>
    <w:uiPriority w:val="99"/>
    <w:semiHidden/>
    <w:unhideWhenUsed/>
    <w:rsid w:val="00E56C4F"/>
  </w:style>
  <w:style w:type="paragraph" w:styleId="Beschriftung">
    <w:name w:val="caption"/>
    <w:basedOn w:val="Standard"/>
    <w:next w:val="Standard"/>
    <w:uiPriority w:val="35"/>
    <w:unhideWhenUsed/>
    <w:qFormat/>
    <w:rsid w:val="001F4FEB"/>
    <w:pPr>
      <w:spacing w:after="200" w:line="240" w:lineRule="auto"/>
      <w:ind w:right="30" w:firstLine="341"/>
    </w:pPr>
    <w:rPr>
      <w:rFonts w:ascii="Cambria" w:eastAsia="Cambria" w:hAnsi="Cambria" w:cs="Cambria"/>
      <w:i/>
      <w:iCs/>
      <w:szCs w:val="18"/>
      <w:lang w:val="de-DE"/>
    </w:rPr>
  </w:style>
  <w:style w:type="paragraph" w:customStyle="1" w:styleId="paragraph">
    <w:name w:val="paragraph"/>
    <w:basedOn w:val="Standard"/>
    <w:rsid w:val="0012598E"/>
    <w:pPr>
      <w:spacing w:before="100" w:beforeAutospacing="1" w:after="100" w:afterAutospacing="1" w:line="240" w:lineRule="auto"/>
      <w:ind w:right="0" w:firstLine="0"/>
      <w:jc w:val="left"/>
    </w:pPr>
    <w:rPr>
      <w:rFonts w:ascii="Times New Roman" w:eastAsia="Times New Roman" w:hAnsi="Times New Roman" w:cs="Times New Roman"/>
      <w:szCs w:val="24"/>
      <w:lang w:val="de-DE"/>
    </w:rPr>
  </w:style>
  <w:style w:type="character" w:customStyle="1" w:styleId="normaltextrun">
    <w:name w:val="normaltextrun"/>
    <w:basedOn w:val="Absatz-Standardschriftart"/>
    <w:rsid w:val="0012598E"/>
  </w:style>
  <w:style w:type="character" w:customStyle="1" w:styleId="eop">
    <w:name w:val="eop"/>
    <w:basedOn w:val="Absatz-Standardschriftart"/>
    <w:rsid w:val="0012598E"/>
  </w:style>
  <w:style w:type="paragraph" w:styleId="Funotentext">
    <w:name w:val="footnote text"/>
    <w:basedOn w:val="Standard"/>
    <w:link w:val="FunotentextZchn"/>
    <w:uiPriority w:val="99"/>
    <w:semiHidden/>
    <w:unhideWhenUsed/>
    <w:rsid w:val="00E6232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6232B"/>
    <w:rPr>
      <w:rFonts w:ascii="Garamond" w:hAnsi="Garamond"/>
      <w:sz w:val="20"/>
      <w:szCs w:val="20"/>
    </w:rPr>
  </w:style>
  <w:style w:type="character" w:styleId="Funotenzeichen">
    <w:name w:val="footnote reference"/>
    <w:basedOn w:val="Absatz-Standardschriftart"/>
    <w:uiPriority w:val="99"/>
    <w:semiHidden/>
    <w:unhideWhenUsed/>
    <w:rsid w:val="00E6232B"/>
    <w:rPr>
      <w:vertAlign w:val="superscript"/>
    </w:rPr>
  </w:style>
  <w:style w:type="character" w:customStyle="1" w:styleId="berschrift7Zchn">
    <w:name w:val="Überschrift 7 Zchn"/>
    <w:basedOn w:val="Absatz-Standardschriftart"/>
    <w:link w:val="berschrift7"/>
    <w:uiPriority w:val="9"/>
    <w:semiHidden/>
    <w:rsid w:val="00BF6DC7"/>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semiHidden/>
    <w:rsid w:val="00BF6D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F6DC7"/>
    <w:rPr>
      <w:rFonts w:asciiTheme="majorHAnsi" w:eastAsiaTheme="majorEastAsia" w:hAnsiTheme="majorHAnsi" w:cstheme="majorBidi"/>
      <w:i/>
      <w:iCs/>
      <w:color w:val="272727" w:themeColor="text1" w:themeTint="D8"/>
      <w:sz w:val="21"/>
      <w:szCs w:val="21"/>
    </w:rPr>
  </w:style>
  <w:style w:type="paragraph" w:customStyle="1" w:styleId="CitaviBibliographyEntry">
    <w:name w:val="Citavi Bibliography Entry"/>
    <w:basedOn w:val="Standard"/>
    <w:link w:val="CitaviBibliographyEntryZchn"/>
    <w:uiPriority w:val="99"/>
    <w:rsid w:val="00BF6DC7"/>
    <w:pPr>
      <w:spacing w:after="120"/>
      <w:ind w:right="0" w:firstLine="0"/>
      <w:jc w:val="left"/>
    </w:pPr>
  </w:style>
  <w:style w:type="character" w:customStyle="1" w:styleId="CitaviBibliographyEntryZchn">
    <w:name w:val="Citavi Bibliography Entry Zchn"/>
    <w:basedOn w:val="Absatz-Standardschriftart"/>
    <w:link w:val="CitaviBibliographyEntry"/>
    <w:uiPriority w:val="99"/>
    <w:rsid w:val="00BF6DC7"/>
    <w:rPr>
      <w:rFonts w:ascii="Garamond" w:hAnsi="Garamond"/>
      <w:sz w:val="24"/>
    </w:rPr>
  </w:style>
  <w:style w:type="paragraph" w:customStyle="1" w:styleId="CitaviBibliographyHeading">
    <w:name w:val="Citavi Bibliography Heading"/>
    <w:basedOn w:val="berschrift1"/>
    <w:link w:val="CitaviBibliographyHeadingZchn"/>
    <w:uiPriority w:val="99"/>
    <w:rsid w:val="00BF6DC7"/>
    <w:pPr>
      <w:jc w:val="left"/>
    </w:pPr>
  </w:style>
  <w:style w:type="character" w:customStyle="1" w:styleId="CitaviBibliographyHeadingZchn">
    <w:name w:val="Citavi Bibliography Heading Zchn"/>
    <w:basedOn w:val="Absatz-Standardschriftart"/>
    <w:link w:val="CitaviBibliographyHeading"/>
    <w:uiPriority w:val="99"/>
    <w:rsid w:val="00BF6DC7"/>
    <w:rPr>
      <w:rFonts w:ascii="Garamond" w:hAnsi="Garamond"/>
      <w:sz w:val="40"/>
      <w:szCs w:val="40"/>
    </w:rPr>
  </w:style>
  <w:style w:type="paragraph" w:customStyle="1" w:styleId="CitaviChapterBibliographyHeading">
    <w:name w:val="Citavi Chapter Bibliography Heading"/>
    <w:basedOn w:val="berschrift2"/>
    <w:link w:val="CitaviChapterBibliographyHeadingZchn"/>
    <w:uiPriority w:val="99"/>
    <w:rsid w:val="00BF6DC7"/>
    <w:pPr>
      <w:jc w:val="left"/>
    </w:pPr>
  </w:style>
  <w:style w:type="character" w:customStyle="1" w:styleId="CitaviChapterBibliographyHeadingZchn">
    <w:name w:val="Citavi Chapter Bibliography Heading Zchn"/>
    <w:basedOn w:val="Absatz-Standardschriftart"/>
    <w:link w:val="CitaviChapterBibliographyHeading"/>
    <w:uiPriority w:val="99"/>
    <w:rsid w:val="00BF6DC7"/>
    <w:rPr>
      <w:rFonts w:ascii="Garamond" w:hAnsi="Garamond"/>
      <w:sz w:val="32"/>
      <w:szCs w:val="32"/>
    </w:rPr>
  </w:style>
  <w:style w:type="paragraph" w:customStyle="1" w:styleId="CitaviBibliographySubheading1">
    <w:name w:val="Citavi Bibliography Subheading 1"/>
    <w:basedOn w:val="berschrift2"/>
    <w:link w:val="CitaviBibliographySubheading1Zchn"/>
    <w:uiPriority w:val="99"/>
    <w:rsid w:val="00BF6DC7"/>
    <w:pPr>
      <w:outlineLvl w:val="9"/>
    </w:pPr>
    <w:rPr>
      <w:lang w:val="en-US"/>
    </w:rPr>
  </w:style>
  <w:style w:type="character" w:customStyle="1" w:styleId="CitaviBibliographySubheading1Zchn">
    <w:name w:val="Citavi Bibliography Subheading 1 Zchn"/>
    <w:basedOn w:val="Absatz-Standardschriftart"/>
    <w:link w:val="CitaviBibliographySubheading1"/>
    <w:uiPriority w:val="99"/>
    <w:rsid w:val="00BF6DC7"/>
    <w:rPr>
      <w:rFonts w:ascii="Garamond" w:hAnsi="Garamond"/>
      <w:sz w:val="32"/>
      <w:szCs w:val="32"/>
      <w:lang w:val="en-US"/>
    </w:rPr>
  </w:style>
  <w:style w:type="paragraph" w:customStyle="1" w:styleId="CitaviBibliographySubheading2">
    <w:name w:val="Citavi Bibliography Subheading 2"/>
    <w:basedOn w:val="berschrift3"/>
    <w:link w:val="CitaviBibliographySubheading2Zchn"/>
    <w:uiPriority w:val="99"/>
    <w:rsid w:val="00BF6DC7"/>
    <w:pPr>
      <w:outlineLvl w:val="9"/>
    </w:pPr>
    <w:rPr>
      <w:lang w:val="en-US"/>
    </w:rPr>
  </w:style>
  <w:style w:type="character" w:customStyle="1" w:styleId="CitaviBibliographySubheading2Zchn">
    <w:name w:val="Citavi Bibliography Subheading 2 Zchn"/>
    <w:basedOn w:val="Absatz-Standardschriftart"/>
    <w:link w:val="CitaviBibliographySubheading2"/>
    <w:uiPriority w:val="99"/>
    <w:rsid w:val="00BF6DC7"/>
    <w:rPr>
      <w:rFonts w:ascii="Garamond" w:hAnsi="Garamond"/>
      <w:color w:val="434343"/>
      <w:sz w:val="28"/>
      <w:szCs w:val="28"/>
      <w:lang w:val="en-US"/>
    </w:rPr>
  </w:style>
  <w:style w:type="paragraph" w:customStyle="1" w:styleId="CitaviBibliographySubheading3">
    <w:name w:val="Citavi Bibliography Subheading 3"/>
    <w:basedOn w:val="berschrift4"/>
    <w:link w:val="CitaviBibliographySubheading3Zchn"/>
    <w:uiPriority w:val="99"/>
    <w:rsid w:val="00BF6DC7"/>
    <w:pPr>
      <w:outlineLvl w:val="9"/>
    </w:pPr>
    <w:rPr>
      <w:lang w:val="en-US"/>
    </w:rPr>
  </w:style>
  <w:style w:type="character" w:customStyle="1" w:styleId="CitaviBibliographySubheading3Zchn">
    <w:name w:val="Citavi Bibliography Subheading 3 Zchn"/>
    <w:basedOn w:val="Absatz-Standardschriftart"/>
    <w:link w:val="CitaviBibliographySubheading3"/>
    <w:uiPriority w:val="99"/>
    <w:rsid w:val="00BF6DC7"/>
    <w:rPr>
      <w:rFonts w:ascii="Garamond" w:hAnsi="Garamond"/>
      <w:color w:val="666666"/>
      <w:sz w:val="28"/>
      <w:szCs w:val="24"/>
      <w:lang w:val="en-US"/>
    </w:rPr>
  </w:style>
  <w:style w:type="paragraph" w:customStyle="1" w:styleId="CitaviBibliographySubheading4">
    <w:name w:val="Citavi Bibliography Subheading 4"/>
    <w:basedOn w:val="berschrift5"/>
    <w:link w:val="CitaviBibliographySubheading4Zchn"/>
    <w:uiPriority w:val="99"/>
    <w:rsid w:val="00BF6DC7"/>
    <w:pPr>
      <w:outlineLvl w:val="9"/>
    </w:pPr>
    <w:rPr>
      <w:lang w:val="en-US"/>
    </w:rPr>
  </w:style>
  <w:style w:type="character" w:customStyle="1" w:styleId="CitaviBibliographySubheading4Zchn">
    <w:name w:val="Citavi Bibliography Subheading 4 Zchn"/>
    <w:basedOn w:val="Absatz-Standardschriftart"/>
    <w:link w:val="CitaviBibliographySubheading4"/>
    <w:uiPriority w:val="99"/>
    <w:rsid w:val="00BF6DC7"/>
    <w:rPr>
      <w:rFonts w:ascii="Garamond" w:hAnsi="Garamond"/>
      <w:color w:val="666666"/>
      <w:lang w:val="en-US"/>
    </w:rPr>
  </w:style>
  <w:style w:type="paragraph" w:customStyle="1" w:styleId="CitaviBibliographySubheading5">
    <w:name w:val="Citavi Bibliography Subheading 5"/>
    <w:basedOn w:val="berschrift6"/>
    <w:link w:val="CitaviBibliographySubheading5Zchn"/>
    <w:uiPriority w:val="99"/>
    <w:rsid w:val="00BF6DC7"/>
    <w:pPr>
      <w:outlineLvl w:val="9"/>
    </w:pPr>
    <w:rPr>
      <w:lang w:val="en-US"/>
    </w:rPr>
  </w:style>
  <w:style w:type="character" w:customStyle="1" w:styleId="CitaviBibliographySubheading5Zchn">
    <w:name w:val="Citavi Bibliography Subheading 5 Zchn"/>
    <w:basedOn w:val="Absatz-Standardschriftart"/>
    <w:link w:val="CitaviBibliographySubheading5"/>
    <w:uiPriority w:val="99"/>
    <w:rsid w:val="00BF6DC7"/>
    <w:rPr>
      <w:rFonts w:ascii="Garamond" w:hAnsi="Garamond"/>
      <w:i/>
      <w:color w:val="666666"/>
      <w:lang w:val="en-US"/>
    </w:rPr>
  </w:style>
  <w:style w:type="paragraph" w:customStyle="1" w:styleId="CitaviBibliographySubheading6">
    <w:name w:val="Citavi Bibliography Subheading 6"/>
    <w:basedOn w:val="berschrift7"/>
    <w:link w:val="CitaviBibliographySubheading6Zchn"/>
    <w:uiPriority w:val="99"/>
    <w:rsid w:val="00BF6DC7"/>
    <w:pPr>
      <w:outlineLvl w:val="9"/>
    </w:pPr>
    <w:rPr>
      <w:lang w:val="en-US"/>
    </w:rPr>
  </w:style>
  <w:style w:type="character" w:customStyle="1" w:styleId="CitaviBibliographySubheading6Zchn">
    <w:name w:val="Citavi Bibliography Subheading 6 Zchn"/>
    <w:basedOn w:val="Absatz-Standardschriftart"/>
    <w:link w:val="CitaviBibliographySubheading6"/>
    <w:uiPriority w:val="99"/>
    <w:rsid w:val="00BF6DC7"/>
    <w:rPr>
      <w:rFonts w:asciiTheme="majorHAnsi" w:eastAsiaTheme="majorEastAsia" w:hAnsiTheme="majorHAnsi" w:cstheme="majorBidi"/>
      <w:i/>
      <w:iCs/>
      <w:color w:val="243F60" w:themeColor="accent1" w:themeShade="7F"/>
      <w:sz w:val="24"/>
      <w:lang w:val="en-US"/>
    </w:rPr>
  </w:style>
  <w:style w:type="paragraph" w:customStyle="1" w:styleId="CitaviBibliographySubheading7">
    <w:name w:val="Citavi Bibliography Subheading 7"/>
    <w:basedOn w:val="berschrift8"/>
    <w:link w:val="CitaviBibliographySubheading7Zchn"/>
    <w:uiPriority w:val="99"/>
    <w:rsid w:val="00BF6DC7"/>
    <w:pPr>
      <w:outlineLvl w:val="9"/>
    </w:pPr>
    <w:rPr>
      <w:lang w:val="en-US"/>
    </w:rPr>
  </w:style>
  <w:style w:type="character" w:customStyle="1" w:styleId="CitaviBibliographySubheading7Zchn">
    <w:name w:val="Citavi Bibliography Subheading 7 Zchn"/>
    <w:basedOn w:val="Absatz-Standardschriftart"/>
    <w:link w:val="CitaviBibliographySubheading7"/>
    <w:uiPriority w:val="99"/>
    <w:rsid w:val="00BF6DC7"/>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uiPriority w:val="99"/>
    <w:rsid w:val="00BF6DC7"/>
    <w:pPr>
      <w:outlineLvl w:val="9"/>
    </w:pPr>
    <w:rPr>
      <w:lang w:val="en-US"/>
    </w:rPr>
  </w:style>
  <w:style w:type="character" w:customStyle="1" w:styleId="CitaviBibliographySubheading8Zchn">
    <w:name w:val="Citavi Bibliography Subheading 8 Zchn"/>
    <w:basedOn w:val="Absatz-Standardschriftart"/>
    <w:link w:val="CitaviBibliographySubheading8"/>
    <w:uiPriority w:val="99"/>
    <w:rsid w:val="00BF6DC7"/>
    <w:rPr>
      <w:rFonts w:asciiTheme="majorHAnsi" w:eastAsiaTheme="majorEastAsia" w:hAnsiTheme="majorHAnsi" w:cstheme="majorBidi"/>
      <w:i/>
      <w:iCs/>
      <w:color w:val="272727" w:themeColor="text1" w:themeTint="D8"/>
      <w:sz w:val="21"/>
      <w:szCs w:val="21"/>
      <w:lang w:val="en-US"/>
    </w:rPr>
  </w:style>
  <w:style w:type="character" w:customStyle="1" w:styleId="berschrift1Zchn">
    <w:name w:val="Überschrift 1 Zchn"/>
    <w:basedOn w:val="Absatz-Standardschriftart"/>
    <w:link w:val="berschrift1"/>
    <w:uiPriority w:val="9"/>
    <w:rsid w:val="00BF6DC7"/>
    <w:rPr>
      <w:rFonts w:ascii="Garamond" w:hAnsi="Garamond"/>
      <w:sz w:val="40"/>
      <w:szCs w:val="40"/>
    </w:rPr>
  </w:style>
  <w:style w:type="paragraph" w:styleId="Inhaltsverzeichnisberschrift">
    <w:name w:val="TOC Heading"/>
    <w:basedOn w:val="berschrift1"/>
    <w:next w:val="Standard"/>
    <w:uiPriority w:val="39"/>
    <w:semiHidden/>
    <w:unhideWhenUsed/>
    <w:qFormat/>
    <w:rsid w:val="00BF6DC7"/>
    <w:pPr>
      <w:spacing w:before="240" w:after="0" w:line="415" w:lineRule="auto"/>
      <w:ind w:left="0" w:right="28" w:firstLine="340"/>
      <w:outlineLvl w:val="9"/>
    </w:pPr>
    <w:rPr>
      <w:rFonts w:asciiTheme="majorHAnsi" w:eastAsiaTheme="majorEastAsia" w:hAnsiTheme="majorHAnsi" w:cstheme="majorBidi"/>
      <w:color w:val="365F91" w:themeColor="accent1" w:themeShade="BF"/>
      <w:sz w:val="32"/>
      <w:szCs w:val="32"/>
    </w:rPr>
  </w:style>
  <w:style w:type="paragraph" w:styleId="Literaturverzeichnis">
    <w:name w:val="Bibliography"/>
    <w:basedOn w:val="Standard"/>
    <w:next w:val="Standard"/>
    <w:uiPriority w:val="37"/>
    <w:semiHidden/>
    <w:unhideWhenUsed/>
    <w:rsid w:val="00BF6DC7"/>
  </w:style>
  <w:style w:type="character" w:styleId="Buchtitel">
    <w:name w:val="Book Title"/>
    <w:basedOn w:val="Absatz-Standardschriftart"/>
    <w:uiPriority w:val="33"/>
    <w:qFormat/>
    <w:rsid w:val="00BF6DC7"/>
    <w:rPr>
      <w:b/>
      <w:bCs/>
      <w:i/>
      <w:iCs/>
      <w:spacing w:val="5"/>
    </w:rPr>
  </w:style>
  <w:style w:type="character" w:styleId="IntensiverVerweis">
    <w:name w:val="Intense Reference"/>
    <w:basedOn w:val="Absatz-Standardschriftart"/>
    <w:uiPriority w:val="32"/>
    <w:qFormat/>
    <w:rsid w:val="00BF6DC7"/>
    <w:rPr>
      <w:b/>
      <w:bCs/>
      <w:smallCaps/>
      <w:color w:val="4F81BD" w:themeColor="accent1"/>
      <w:spacing w:val="5"/>
    </w:rPr>
  </w:style>
  <w:style w:type="character" w:styleId="SchwacherVerweis">
    <w:name w:val="Subtle Reference"/>
    <w:basedOn w:val="Absatz-Standardschriftart"/>
    <w:uiPriority w:val="31"/>
    <w:qFormat/>
    <w:rsid w:val="00BF6DC7"/>
    <w:rPr>
      <w:smallCaps/>
      <w:color w:val="5A5A5A" w:themeColor="text1" w:themeTint="A5"/>
    </w:rPr>
  </w:style>
  <w:style w:type="character" w:styleId="IntensiveHervorhebung">
    <w:name w:val="Intense Emphasis"/>
    <w:basedOn w:val="Absatz-Standardschriftart"/>
    <w:uiPriority w:val="21"/>
    <w:qFormat/>
    <w:rsid w:val="00BF6DC7"/>
    <w:rPr>
      <w:i/>
      <w:iCs/>
      <w:color w:val="4F81BD" w:themeColor="accent1"/>
    </w:rPr>
  </w:style>
  <w:style w:type="character" w:styleId="SchwacheHervorhebung">
    <w:name w:val="Subtle Emphasis"/>
    <w:basedOn w:val="Absatz-Standardschriftart"/>
    <w:uiPriority w:val="19"/>
    <w:qFormat/>
    <w:rsid w:val="00BF6DC7"/>
    <w:rPr>
      <w:i/>
      <w:iCs/>
      <w:color w:val="404040" w:themeColor="text1" w:themeTint="BF"/>
    </w:rPr>
  </w:style>
  <w:style w:type="paragraph" w:styleId="IntensivesZitat">
    <w:name w:val="Intense Quote"/>
    <w:basedOn w:val="Standard"/>
    <w:next w:val="Standard"/>
    <w:link w:val="IntensivesZitatZchn"/>
    <w:uiPriority w:val="30"/>
    <w:qFormat/>
    <w:rsid w:val="00BF6DC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6DC7"/>
    <w:rPr>
      <w:rFonts w:ascii="Garamond" w:hAnsi="Garamond"/>
      <w:i/>
      <w:iCs/>
      <w:color w:val="4F81BD" w:themeColor="accent1"/>
      <w:sz w:val="24"/>
    </w:rPr>
  </w:style>
  <w:style w:type="paragraph" w:styleId="Zitat">
    <w:name w:val="Quote"/>
    <w:basedOn w:val="Standard"/>
    <w:next w:val="Standard"/>
    <w:link w:val="ZitatZchn"/>
    <w:uiPriority w:val="29"/>
    <w:qFormat/>
    <w:rsid w:val="00BF6DC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F6DC7"/>
    <w:rPr>
      <w:rFonts w:ascii="Garamond" w:hAnsi="Garamond"/>
      <w:i/>
      <w:iCs/>
      <w:color w:val="404040" w:themeColor="text1" w:themeTint="BF"/>
      <w:sz w:val="24"/>
    </w:rPr>
  </w:style>
  <w:style w:type="table" w:styleId="MittlereListe1-Akzent1">
    <w:name w:val="Medium List 1 Accen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BF6DC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F6DC7"/>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F6DC7"/>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F6DC7"/>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F6DC7"/>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F6DC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F6DC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F6DC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BF6DC7"/>
    <w:rPr>
      <w:i/>
      <w:iCs/>
    </w:rPr>
  </w:style>
  <w:style w:type="character" w:styleId="HTMLSchreibmaschine">
    <w:name w:val="HTML Typewriter"/>
    <w:basedOn w:val="Absatz-Standardschriftart"/>
    <w:uiPriority w:val="99"/>
    <w:semiHidden/>
    <w:unhideWhenUsed/>
    <w:rsid w:val="00BF6DC7"/>
    <w:rPr>
      <w:rFonts w:ascii="Consolas" w:hAnsi="Consolas"/>
      <w:sz w:val="20"/>
      <w:szCs w:val="20"/>
    </w:rPr>
  </w:style>
  <w:style w:type="character" w:styleId="HTMLBeispiel">
    <w:name w:val="HTML Sample"/>
    <w:basedOn w:val="Absatz-Standardschriftart"/>
    <w:uiPriority w:val="99"/>
    <w:semiHidden/>
    <w:unhideWhenUsed/>
    <w:rsid w:val="00BF6DC7"/>
    <w:rPr>
      <w:rFonts w:ascii="Consolas" w:hAnsi="Consolas"/>
      <w:sz w:val="24"/>
      <w:szCs w:val="24"/>
    </w:rPr>
  </w:style>
  <w:style w:type="paragraph" w:styleId="HTMLVorformatiert">
    <w:name w:val="HTML Preformatted"/>
    <w:basedOn w:val="Standard"/>
    <w:link w:val="HTMLVorformatiertZchn"/>
    <w:uiPriority w:val="99"/>
    <w:semiHidden/>
    <w:unhideWhenUsed/>
    <w:rsid w:val="00BF6DC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BF6DC7"/>
    <w:rPr>
      <w:rFonts w:ascii="Consolas" w:hAnsi="Consolas"/>
      <w:sz w:val="20"/>
      <w:szCs w:val="20"/>
    </w:rPr>
  </w:style>
  <w:style w:type="character" w:styleId="HTMLTastatur">
    <w:name w:val="HTML Keyboard"/>
    <w:basedOn w:val="Absatz-Standardschriftart"/>
    <w:uiPriority w:val="99"/>
    <w:semiHidden/>
    <w:unhideWhenUsed/>
    <w:rsid w:val="00BF6DC7"/>
    <w:rPr>
      <w:rFonts w:ascii="Consolas" w:hAnsi="Consolas"/>
      <w:sz w:val="20"/>
      <w:szCs w:val="20"/>
    </w:rPr>
  </w:style>
  <w:style w:type="character" w:styleId="HTMLDefinition">
    <w:name w:val="HTML Definition"/>
    <w:basedOn w:val="Absatz-Standardschriftart"/>
    <w:uiPriority w:val="99"/>
    <w:semiHidden/>
    <w:unhideWhenUsed/>
    <w:rsid w:val="00BF6DC7"/>
    <w:rPr>
      <w:i/>
      <w:iCs/>
    </w:rPr>
  </w:style>
  <w:style w:type="character" w:styleId="HTMLCode">
    <w:name w:val="HTML Code"/>
    <w:basedOn w:val="Absatz-Standardschriftart"/>
    <w:uiPriority w:val="99"/>
    <w:semiHidden/>
    <w:unhideWhenUsed/>
    <w:rsid w:val="00BF6DC7"/>
    <w:rPr>
      <w:rFonts w:ascii="Consolas" w:hAnsi="Consolas"/>
      <w:sz w:val="20"/>
      <w:szCs w:val="20"/>
    </w:rPr>
  </w:style>
  <w:style w:type="character" w:styleId="HTMLZitat">
    <w:name w:val="HTML Cite"/>
    <w:basedOn w:val="Absatz-Standardschriftart"/>
    <w:uiPriority w:val="99"/>
    <w:semiHidden/>
    <w:unhideWhenUsed/>
    <w:rsid w:val="00BF6DC7"/>
    <w:rPr>
      <w:i/>
      <w:iCs/>
    </w:rPr>
  </w:style>
  <w:style w:type="paragraph" w:styleId="HTMLAdresse">
    <w:name w:val="HTML Address"/>
    <w:basedOn w:val="Standard"/>
    <w:link w:val="HTMLAdresseZchn"/>
    <w:uiPriority w:val="99"/>
    <w:semiHidden/>
    <w:unhideWhenUsed/>
    <w:rsid w:val="00BF6DC7"/>
    <w:pPr>
      <w:spacing w:after="0" w:line="240" w:lineRule="auto"/>
    </w:pPr>
    <w:rPr>
      <w:i/>
      <w:iCs/>
    </w:rPr>
  </w:style>
  <w:style w:type="character" w:customStyle="1" w:styleId="HTMLAdresseZchn">
    <w:name w:val="HTML Adresse Zchn"/>
    <w:basedOn w:val="Absatz-Standardschriftart"/>
    <w:link w:val="HTMLAdresse"/>
    <w:uiPriority w:val="99"/>
    <w:semiHidden/>
    <w:rsid w:val="00BF6DC7"/>
    <w:rPr>
      <w:rFonts w:ascii="Garamond" w:hAnsi="Garamond"/>
      <w:i/>
      <w:iCs/>
      <w:sz w:val="24"/>
    </w:rPr>
  </w:style>
  <w:style w:type="character" w:styleId="HTMLAkronym">
    <w:name w:val="HTML Acronym"/>
    <w:basedOn w:val="Absatz-Standardschriftart"/>
    <w:uiPriority w:val="99"/>
    <w:semiHidden/>
    <w:unhideWhenUsed/>
    <w:rsid w:val="00BF6DC7"/>
  </w:style>
  <w:style w:type="paragraph" w:styleId="StandardWeb">
    <w:name w:val="Normal (Web)"/>
    <w:basedOn w:val="Standard"/>
    <w:uiPriority w:val="99"/>
    <w:semiHidden/>
    <w:unhideWhenUsed/>
    <w:rsid w:val="00BF6DC7"/>
    <w:rPr>
      <w:rFonts w:ascii="Times New Roman" w:hAnsi="Times New Roman" w:cs="Times New Roman"/>
      <w:szCs w:val="24"/>
    </w:rPr>
  </w:style>
  <w:style w:type="paragraph" w:styleId="NurText">
    <w:name w:val="Plain Text"/>
    <w:basedOn w:val="Standard"/>
    <w:link w:val="NurTextZchn"/>
    <w:uiPriority w:val="99"/>
    <w:semiHidden/>
    <w:unhideWhenUsed/>
    <w:rsid w:val="00BF6DC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BF6DC7"/>
    <w:rPr>
      <w:rFonts w:ascii="Consolas" w:hAnsi="Consolas"/>
      <w:sz w:val="21"/>
      <w:szCs w:val="21"/>
    </w:rPr>
  </w:style>
  <w:style w:type="paragraph" w:styleId="Dokumentstruktur">
    <w:name w:val="Document Map"/>
    <w:basedOn w:val="Standard"/>
    <w:link w:val="DokumentstrukturZchn"/>
    <w:uiPriority w:val="99"/>
    <w:semiHidden/>
    <w:unhideWhenUsed/>
    <w:rsid w:val="00BF6DC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BF6DC7"/>
    <w:rPr>
      <w:rFonts w:ascii="Segoe UI" w:hAnsi="Segoe UI" w:cs="Segoe UI"/>
      <w:sz w:val="16"/>
      <w:szCs w:val="16"/>
    </w:rPr>
  </w:style>
  <w:style w:type="character" w:styleId="Hervorhebung">
    <w:name w:val="Emphasis"/>
    <w:basedOn w:val="Absatz-Standardschriftart"/>
    <w:uiPriority w:val="20"/>
    <w:qFormat/>
    <w:rsid w:val="00BF6DC7"/>
    <w:rPr>
      <w:i/>
      <w:iCs/>
    </w:rPr>
  </w:style>
  <w:style w:type="character" w:styleId="Fett">
    <w:name w:val="Strong"/>
    <w:basedOn w:val="Absatz-Standardschriftart"/>
    <w:uiPriority w:val="22"/>
    <w:qFormat/>
    <w:rsid w:val="00BF6DC7"/>
    <w:rPr>
      <w:b/>
      <w:bCs/>
    </w:rPr>
  </w:style>
  <w:style w:type="character" w:styleId="BesuchterLink">
    <w:name w:val="FollowedHyperlink"/>
    <w:basedOn w:val="Absatz-Standardschriftart"/>
    <w:uiPriority w:val="99"/>
    <w:semiHidden/>
    <w:unhideWhenUsed/>
    <w:rsid w:val="00BF6DC7"/>
    <w:rPr>
      <w:color w:val="800080" w:themeColor="followedHyperlink"/>
      <w:u w:val="single"/>
    </w:rPr>
  </w:style>
  <w:style w:type="character" w:styleId="Hyperlink">
    <w:name w:val="Hyperlink"/>
    <w:basedOn w:val="Absatz-Standardschriftart"/>
    <w:uiPriority w:val="99"/>
    <w:unhideWhenUsed/>
    <w:rsid w:val="00BF6DC7"/>
    <w:rPr>
      <w:color w:val="0000FF" w:themeColor="hyperlink"/>
      <w:u w:val="single"/>
    </w:rPr>
  </w:style>
  <w:style w:type="paragraph" w:styleId="Blocktext">
    <w:name w:val="Block Text"/>
    <w:basedOn w:val="Standard"/>
    <w:uiPriority w:val="99"/>
    <w:semiHidden/>
    <w:unhideWhenUsed/>
    <w:rsid w:val="00BF6DC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F6DC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F6DC7"/>
    <w:rPr>
      <w:rFonts w:ascii="Garamond" w:hAnsi="Garamond"/>
      <w:sz w:val="16"/>
      <w:szCs w:val="16"/>
    </w:rPr>
  </w:style>
  <w:style w:type="paragraph" w:styleId="Textkrper-Einzug2">
    <w:name w:val="Body Text Indent 2"/>
    <w:basedOn w:val="Standard"/>
    <w:link w:val="Textkrper-Einzug2Zchn"/>
    <w:uiPriority w:val="99"/>
    <w:semiHidden/>
    <w:unhideWhenUsed/>
    <w:rsid w:val="00BF6DC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F6DC7"/>
    <w:rPr>
      <w:rFonts w:ascii="Garamond" w:hAnsi="Garamond"/>
      <w:sz w:val="24"/>
    </w:rPr>
  </w:style>
  <w:style w:type="paragraph" w:styleId="Textkrper3">
    <w:name w:val="Body Text 3"/>
    <w:basedOn w:val="Standard"/>
    <w:link w:val="Textkrper3Zchn"/>
    <w:uiPriority w:val="99"/>
    <w:semiHidden/>
    <w:unhideWhenUsed/>
    <w:rsid w:val="00BF6DC7"/>
    <w:pPr>
      <w:spacing w:after="120"/>
    </w:pPr>
    <w:rPr>
      <w:sz w:val="16"/>
      <w:szCs w:val="16"/>
    </w:rPr>
  </w:style>
  <w:style w:type="character" w:customStyle="1" w:styleId="Textkrper3Zchn">
    <w:name w:val="Textkörper 3 Zchn"/>
    <w:basedOn w:val="Absatz-Standardschriftart"/>
    <w:link w:val="Textkrper3"/>
    <w:uiPriority w:val="99"/>
    <w:semiHidden/>
    <w:rsid w:val="00BF6DC7"/>
    <w:rPr>
      <w:rFonts w:ascii="Garamond" w:hAnsi="Garamond"/>
      <w:sz w:val="16"/>
      <w:szCs w:val="16"/>
    </w:rPr>
  </w:style>
  <w:style w:type="paragraph" w:styleId="Textkrper2">
    <w:name w:val="Body Text 2"/>
    <w:basedOn w:val="Standard"/>
    <w:link w:val="Textkrper2Zchn"/>
    <w:uiPriority w:val="99"/>
    <w:semiHidden/>
    <w:unhideWhenUsed/>
    <w:rsid w:val="00BF6DC7"/>
    <w:pPr>
      <w:spacing w:after="120" w:line="480" w:lineRule="auto"/>
    </w:pPr>
  </w:style>
  <w:style w:type="character" w:customStyle="1" w:styleId="Textkrper2Zchn">
    <w:name w:val="Textkörper 2 Zchn"/>
    <w:basedOn w:val="Absatz-Standardschriftart"/>
    <w:link w:val="Textkrper2"/>
    <w:uiPriority w:val="99"/>
    <w:semiHidden/>
    <w:rsid w:val="00BF6DC7"/>
    <w:rPr>
      <w:rFonts w:ascii="Garamond" w:hAnsi="Garamond"/>
      <w:sz w:val="24"/>
    </w:rPr>
  </w:style>
  <w:style w:type="paragraph" w:styleId="Fu-Endnotenberschrift">
    <w:name w:val="Note Heading"/>
    <w:basedOn w:val="Standard"/>
    <w:next w:val="Standard"/>
    <w:link w:val="Fu-EndnotenberschriftZchn"/>
    <w:uiPriority w:val="99"/>
    <w:semiHidden/>
    <w:unhideWhenUsed/>
    <w:rsid w:val="00BF6DC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BF6DC7"/>
    <w:rPr>
      <w:rFonts w:ascii="Garamond" w:hAnsi="Garamond"/>
      <w:sz w:val="24"/>
    </w:rPr>
  </w:style>
  <w:style w:type="paragraph" w:styleId="Textkrper-Zeileneinzug">
    <w:name w:val="Body Text Indent"/>
    <w:basedOn w:val="Standard"/>
    <w:link w:val="Textkrper-ZeileneinzugZchn"/>
    <w:uiPriority w:val="99"/>
    <w:semiHidden/>
    <w:unhideWhenUsed/>
    <w:rsid w:val="00BF6DC7"/>
    <w:pPr>
      <w:spacing w:after="120"/>
      <w:ind w:left="283"/>
    </w:pPr>
  </w:style>
  <w:style w:type="character" w:customStyle="1" w:styleId="Textkrper-ZeileneinzugZchn">
    <w:name w:val="Textkörper-Zeileneinzug Zchn"/>
    <w:basedOn w:val="Absatz-Standardschriftart"/>
    <w:link w:val="Textkrper-Zeileneinzug"/>
    <w:uiPriority w:val="99"/>
    <w:semiHidden/>
    <w:rsid w:val="00BF6DC7"/>
    <w:rPr>
      <w:rFonts w:ascii="Garamond" w:hAnsi="Garamond"/>
      <w:sz w:val="24"/>
    </w:rPr>
  </w:style>
  <w:style w:type="paragraph" w:styleId="Textkrper-Erstzeileneinzug2">
    <w:name w:val="Body Text First Indent 2"/>
    <w:basedOn w:val="Textkrper-Zeileneinzug"/>
    <w:link w:val="Textkrper-Erstzeileneinzug2Zchn"/>
    <w:uiPriority w:val="99"/>
    <w:semiHidden/>
    <w:unhideWhenUsed/>
    <w:rsid w:val="00BF6DC7"/>
    <w:pPr>
      <w:spacing w:after="5"/>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F6DC7"/>
    <w:rPr>
      <w:rFonts w:ascii="Garamond" w:hAnsi="Garamond"/>
      <w:sz w:val="24"/>
    </w:rPr>
  </w:style>
  <w:style w:type="paragraph" w:styleId="Textkrper">
    <w:name w:val="Body Text"/>
    <w:basedOn w:val="Standard"/>
    <w:link w:val="TextkrperZchn"/>
    <w:uiPriority w:val="99"/>
    <w:semiHidden/>
    <w:unhideWhenUsed/>
    <w:rsid w:val="00BF6DC7"/>
    <w:pPr>
      <w:spacing w:after="120"/>
    </w:pPr>
  </w:style>
  <w:style w:type="character" w:customStyle="1" w:styleId="TextkrperZchn">
    <w:name w:val="Textkörper Zchn"/>
    <w:basedOn w:val="Absatz-Standardschriftart"/>
    <w:link w:val="Textkrper"/>
    <w:uiPriority w:val="99"/>
    <w:semiHidden/>
    <w:rsid w:val="00BF6DC7"/>
    <w:rPr>
      <w:rFonts w:ascii="Garamond" w:hAnsi="Garamond"/>
      <w:sz w:val="24"/>
    </w:rPr>
  </w:style>
  <w:style w:type="paragraph" w:styleId="Textkrper-Erstzeileneinzug">
    <w:name w:val="Body Text First Indent"/>
    <w:basedOn w:val="Textkrper"/>
    <w:link w:val="Textkrper-ErstzeileneinzugZchn"/>
    <w:uiPriority w:val="99"/>
    <w:semiHidden/>
    <w:unhideWhenUsed/>
    <w:rsid w:val="00BF6DC7"/>
    <w:pPr>
      <w:spacing w:after="5"/>
      <w:ind w:firstLine="360"/>
    </w:pPr>
  </w:style>
  <w:style w:type="character" w:customStyle="1" w:styleId="Textkrper-ErstzeileneinzugZchn">
    <w:name w:val="Textkörper-Erstzeileneinzug Zchn"/>
    <w:basedOn w:val="TextkrperZchn"/>
    <w:link w:val="Textkrper-Erstzeileneinzug"/>
    <w:uiPriority w:val="99"/>
    <w:semiHidden/>
    <w:rsid w:val="00BF6DC7"/>
    <w:rPr>
      <w:rFonts w:ascii="Garamond" w:hAnsi="Garamond"/>
      <w:sz w:val="24"/>
    </w:rPr>
  </w:style>
  <w:style w:type="paragraph" w:styleId="Datum">
    <w:name w:val="Date"/>
    <w:basedOn w:val="Standard"/>
    <w:next w:val="Standard"/>
    <w:link w:val="DatumZchn"/>
    <w:uiPriority w:val="99"/>
    <w:semiHidden/>
    <w:unhideWhenUsed/>
    <w:rsid w:val="00BF6DC7"/>
  </w:style>
  <w:style w:type="character" w:customStyle="1" w:styleId="DatumZchn">
    <w:name w:val="Datum Zchn"/>
    <w:basedOn w:val="Absatz-Standardschriftart"/>
    <w:link w:val="Datum"/>
    <w:uiPriority w:val="99"/>
    <w:semiHidden/>
    <w:rsid w:val="00BF6DC7"/>
    <w:rPr>
      <w:rFonts w:ascii="Garamond" w:hAnsi="Garamond"/>
      <w:sz w:val="24"/>
    </w:rPr>
  </w:style>
  <w:style w:type="paragraph" w:styleId="Anrede">
    <w:name w:val="Salutation"/>
    <w:basedOn w:val="Standard"/>
    <w:next w:val="Standard"/>
    <w:link w:val="AnredeZchn"/>
    <w:uiPriority w:val="99"/>
    <w:semiHidden/>
    <w:unhideWhenUsed/>
    <w:rsid w:val="00BF6DC7"/>
  </w:style>
  <w:style w:type="character" w:customStyle="1" w:styleId="AnredeZchn">
    <w:name w:val="Anrede Zchn"/>
    <w:basedOn w:val="Absatz-Standardschriftart"/>
    <w:link w:val="Anrede"/>
    <w:uiPriority w:val="99"/>
    <w:semiHidden/>
    <w:rsid w:val="00BF6DC7"/>
    <w:rPr>
      <w:rFonts w:ascii="Garamond" w:hAnsi="Garamond"/>
      <w:sz w:val="24"/>
    </w:rPr>
  </w:style>
  <w:style w:type="paragraph" w:styleId="Nachrichtenkopf">
    <w:name w:val="Message Header"/>
    <w:basedOn w:val="Standard"/>
    <w:link w:val="NachrichtenkopfZchn"/>
    <w:uiPriority w:val="99"/>
    <w:semiHidden/>
    <w:unhideWhenUsed/>
    <w:rsid w:val="00BF6DC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BF6DC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F6DC7"/>
    <w:pPr>
      <w:spacing w:after="120"/>
      <w:ind w:left="1415"/>
      <w:contextualSpacing/>
    </w:pPr>
  </w:style>
  <w:style w:type="paragraph" w:styleId="Listenfortsetzung4">
    <w:name w:val="List Continue 4"/>
    <w:basedOn w:val="Standard"/>
    <w:uiPriority w:val="99"/>
    <w:semiHidden/>
    <w:unhideWhenUsed/>
    <w:rsid w:val="00BF6DC7"/>
    <w:pPr>
      <w:spacing w:after="120"/>
      <w:ind w:left="1132"/>
      <w:contextualSpacing/>
    </w:pPr>
  </w:style>
  <w:style w:type="paragraph" w:styleId="Listenfortsetzung3">
    <w:name w:val="List Continue 3"/>
    <w:basedOn w:val="Standard"/>
    <w:uiPriority w:val="99"/>
    <w:semiHidden/>
    <w:unhideWhenUsed/>
    <w:rsid w:val="00BF6DC7"/>
    <w:pPr>
      <w:spacing w:after="120"/>
      <w:ind w:left="849"/>
      <w:contextualSpacing/>
    </w:pPr>
  </w:style>
  <w:style w:type="paragraph" w:styleId="Listenfortsetzung2">
    <w:name w:val="List Continue 2"/>
    <w:basedOn w:val="Standard"/>
    <w:uiPriority w:val="99"/>
    <w:semiHidden/>
    <w:unhideWhenUsed/>
    <w:rsid w:val="00BF6DC7"/>
    <w:pPr>
      <w:spacing w:after="120"/>
      <w:ind w:left="566"/>
      <w:contextualSpacing/>
    </w:pPr>
  </w:style>
  <w:style w:type="paragraph" w:styleId="Listenfortsetzung">
    <w:name w:val="List Continue"/>
    <w:basedOn w:val="Standard"/>
    <w:uiPriority w:val="99"/>
    <w:semiHidden/>
    <w:unhideWhenUsed/>
    <w:rsid w:val="00BF6DC7"/>
    <w:pPr>
      <w:spacing w:after="120"/>
      <w:ind w:left="283"/>
      <w:contextualSpacing/>
    </w:pPr>
  </w:style>
  <w:style w:type="paragraph" w:styleId="Unterschrift">
    <w:name w:val="Signature"/>
    <w:basedOn w:val="Standard"/>
    <w:link w:val="UnterschriftZchn"/>
    <w:uiPriority w:val="99"/>
    <w:semiHidden/>
    <w:unhideWhenUsed/>
    <w:rsid w:val="00BF6DC7"/>
    <w:pPr>
      <w:spacing w:after="0" w:line="240" w:lineRule="auto"/>
      <w:ind w:left="4252"/>
    </w:pPr>
  </w:style>
  <w:style w:type="character" w:customStyle="1" w:styleId="UnterschriftZchn">
    <w:name w:val="Unterschrift Zchn"/>
    <w:basedOn w:val="Absatz-Standardschriftart"/>
    <w:link w:val="Unterschrift"/>
    <w:uiPriority w:val="99"/>
    <w:semiHidden/>
    <w:rsid w:val="00BF6DC7"/>
    <w:rPr>
      <w:rFonts w:ascii="Garamond" w:hAnsi="Garamond"/>
      <w:sz w:val="24"/>
    </w:rPr>
  </w:style>
  <w:style w:type="paragraph" w:styleId="Gruformel">
    <w:name w:val="Closing"/>
    <w:basedOn w:val="Standard"/>
    <w:link w:val="GruformelZchn"/>
    <w:uiPriority w:val="99"/>
    <w:semiHidden/>
    <w:unhideWhenUsed/>
    <w:rsid w:val="00BF6DC7"/>
    <w:pPr>
      <w:spacing w:after="0" w:line="240" w:lineRule="auto"/>
      <w:ind w:left="4252"/>
    </w:pPr>
  </w:style>
  <w:style w:type="character" w:customStyle="1" w:styleId="GruformelZchn">
    <w:name w:val="Grußformel Zchn"/>
    <w:basedOn w:val="Absatz-Standardschriftart"/>
    <w:link w:val="Gruformel"/>
    <w:uiPriority w:val="99"/>
    <w:semiHidden/>
    <w:rsid w:val="00BF6DC7"/>
    <w:rPr>
      <w:rFonts w:ascii="Garamond" w:hAnsi="Garamond"/>
      <w:sz w:val="24"/>
    </w:rPr>
  </w:style>
  <w:style w:type="paragraph" w:styleId="Listennummer5">
    <w:name w:val="List Number 5"/>
    <w:basedOn w:val="Standard"/>
    <w:uiPriority w:val="99"/>
    <w:semiHidden/>
    <w:unhideWhenUsed/>
    <w:rsid w:val="00BF6DC7"/>
    <w:pPr>
      <w:numPr>
        <w:numId w:val="15"/>
      </w:numPr>
      <w:contextualSpacing/>
    </w:pPr>
  </w:style>
  <w:style w:type="paragraph" w:styleId="Listennummer4">
    <w:name w:val="List Number 4"/>
    <w:basedOn w:val="Standard"/>
    <w:uiPriority w:val="99"/>
    <w:semiHidden/>
    <w:unhideWhenUsed/>
    <w:rsid w:val="00BF6DC7"/>
    <w:pPr>
      <w:numPr>
        <w:numId w:val="16"/>
      </w:numPr>
      <w:contextualSpacing/>
    </w:pPr>
  </w:style>
  <w:style w:type="paragraph" w:styleId="Listennummer3">
    <w:name w:val="List Number 3"/>
    <w:basedOn w:val="Standard"/>
    <w:uiPriority w:val="99"/>
    <w:semiHidden/>
    <w:unhideWhenUsed/>
    <w:rsid w:val="00BF6DC7"/>
    <w:pPr>
      <w:numPr>
        <w:numId w:val="17"/>
      </w:numPr>
      <w:contextualSpacing/>
    </w:pPr>
  </w:style>
  <w:style w:type="paragraph" w:styleId="Listennummer2">
    <w:name w:val="List Number 2"/>
    <w:basedOn w:val="Standard"/>
    <w:uiPriority w:val="99"/>
    <w:semiHidden/>
    <w:unhideWhenUsed/>
    <w:rsid w:val="00BF6DC7"/>
    <w:pPr>
      <w:numPr>
        <w:numId w:val="18"/>
      </w:numPr>
      <w:contextualSpacing/>
    </w:pPr>
  </w:style>
  <w:style w:type="paragraph" w:styleId="Aufzhlungszeichen5">
    <w:name w:val="List Bullet 5"/>
    <w:basedOn w:val="Standard"/>
    <w:uiPriority w:val="99"/>
    <w:semiHidden/>
    <w:unhideWhenUsed/>
    <w:rsid w:val="00BF6DC7"/>
    <w:pPr>
      <w:numPr>
        <w:numId w:val="19"/>
      </w:numPr>
      <w:contextualSpacing/>
    </w:pPr>
  </w:style>
  <w:style w:type="paragraph" w:styleId="Aufzhlungszeichen4">
    <w:name w:val="List Bullet 4"/>
    <w:basedOn w:val="Standard"/>
    <w:uiPriority w:val="99"/>
    <w:semiHidden/>
    <w:unhideWhenUsed/>
    <w:rsid w:val="00BF6DC7"/>
    <w:pPr>
      <w:numPr>
        <w:numId w:val="20"/>
      </w:numPr>
      <w:contextualSpacing/>
    </w:pPr>
  </w:style>
  <w:style w:type="paragraph" w:styleId="Aufzhlungszeichen3">
    <w:name w:val="List Bullet 3"/>
    <w:basedOn w:val="Standard"/>
    <w:uiPriority w:val="99"/>
    <w:semiHidden/>
    <w:unhideWhenUsed/>
    <w:rsid w:val="00BF6DC7"/>
    <w:pPr>
      <w:numPr>
        <w:numId w:val="21"/>
      </w:numPr>
      <w:contextualSpacing/>
    </w:pPr>
  </w:style>
  <w:style w:type="paragraph" w:styleId="Aufzhlungszeichen2">
    <w:name w:val="List Bullet 2"/>
    <w:basedOn w:val="Standard"/>
    <w:uiPriority w:val="99"/>
    <w:semiHidden/>
    <w:unhideWhenUsed/>
    <w:rsid w:val="00BF6DC7"/>
    <w:pPr>
      <w:numPr>
        <w:numId w:val="22"/>
      </w:numPr>
      <w:contextualSpacing/>
    </w:pPr>
  </w:style>
  <w:style w:type="paragraph" w:styleId="Liste5">
    <w:name w:val="List 5"/>
    <w:basedOn w:val="Standard"/>
    <w:uiPriority w:val="99"/>
    <w:semiHidden/>
    <w:unhideWhenUsed/>
    <w:rsid w:val="00BF6DC7"/>
    <w:pPr>
      <w:ind w:left="1415" w:hanging="283"/>
      <w:contextualSpacing/>
    </w:pPr>
  </w:style>
  <w:style w:type="paragraph" w:styleId="Liste4">
    <w:name w:val="List 4"/>
    <w:basedOn w:val="Standard"/>
    <w:uiPriority w:val="99"/>
    <w:semiHidden/>
    <w:unhideWhenUsed/>
    <w:rsid w:val="00BF6DC7"/>
    <w:pPr>
      <w:ind w:left="1132" w:hanging="283"/>
      <w:contextualSpacing/>
    </w:pPr>
  </w:style>
  <w:style w:type="paragraph" w:styleId="Liste3">
    <w:name w:val="List 3"/>
    <w:basedOn w:val="Standard"/>
    <w:uiPriority w:val="99"/>
    <w:semiHidden/>
    <w:unhideWhenUsed/>
    <w:rsid w:val="00BF6DC7"/>
    <w:pPr>
      <w:ind w:left="849" w:hanging="283"/>
      <w:contextualSpacing/>
    </w:pPr>
  </w:style>
  <w:style w:type="paragraph" w:styleId="Liste2">
    <w:name w:val="List 2"/>
    <w:basedOn w:val="Standard"/>
    <w:uiPriority w:val="99"/>
    <w:semiHidden/>
    <w:unhideWhenUsed/>
    <w:rsid w:val="00BF6DC7"/>
    <w:pPr>
      <w:ind w:left="566" w:hanging="283"/>
      <w:contextualSpacing/>
    </w:pPr>
  </w:style>
  <w:style w:type="paragraph" w:styleId="Listennummer">
    <w:name w:val="List Number"/>
    <w:basedOn w:val="Standard"/>
    <w:uiPriority w:val="99"/>
    <w:semiHidden/>
    <w:unhideWhenUsed/>
    <w:rsid w:val="00BF6DC7"/>
    <w:pPr>
      <w:numPr>
        <w:numId w:val="23"/>
      </w:numPr>
      <w:contextualSpacing/>
    </w:pPr>
  </w:style>
  <w:style w:type="paragraph" w:styleId="Aufzhlungszeichen">
    <w:name w:val="List Bullet"/>
    <w:basedOn w:val="Standard"/>
    <w:uiPriority w:val="99"/>
    <w:semiHidden/>
    <w:unhideWhenUsed/>
    <w:rsid w:val="00BF6DC7"/>
    <w:pPr>
      <w:numPr>
        <w:numId w:val="24"/>
      </w:numPr>
      <w:contextualSpacing/>
    </w:pPr>
  </w:style>
  <w:style w:type="paragraph" w:styleId="Liste">
    <w:name w:val="List"/>
    <w:basedOn w:val="Standard"/>
    <w:uiPriority w:val="99"/>
    <w:semiHidden/>
    <w:unhideWhenUsed/>
    <w:rsid w:val="00BF6DC7"/>
    <w:pPr>
      <w:ind w:left="283" w:hanging="283"/>
      <w:contextualSpacing/>
    </w:pPr>
  </w:style>
  <w:style w:type="paragraph" w:styleId="RGV-berschrift">
    <w:name w:val="toa heading"/>
    <w:basedOn w:val="Standard"/>
    <w:next w:val="Standard"/>
    <w:uiPriority w:val="99"/>
    <w:semiHidden/>
    <w:unhideWhenUsed/>
    <w:rsid w:val="00BF6DC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BF6DC7"/>
    <w:pPr>
      <w:tabs>
        <w:tab w:val="left" w:pos="480"/>
        <w:tab w:val="left" w:pos="960"/>
        <w:tab w:val="left" w:pos="1440"/>
        <w:tab w:val="left" w:pos="1920"/>
        <w:tab w:val="left" w:pos="2400"/>
        <w:tab w:val="left" w:pos="2880"/>
        <w:tab w:val="left" w:pos="3360"/>
        <w:tab w:val="left" w:pos="3840"/>
        <w:tab w:val="left" w:pos="4320"/>
      </w:tabs>
      <w:spacing w:line="415" w:lineRule="auto"/>
      <w:ind w:right="28" w:firstLine="34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BF6DC7"/>
    <w:rPr>
      <w:rFonts w:ascii="Consolas" w:hAnsi="Consolas"/>
      <w:sz w:val="20"/>
      <w:szCs w:val="20"/>
    </w:rPr>
  </w:style>
  <w:style w:type="paragraph" w:styleId="Rechtsgrundlagenverzeichnis">
    <w:name w:val="table of authorities"/>
    <w:basedOn w:val="Standard"/>
    <w:next w:val="Standard"/>
    <w:uiPriority w:val="99"/>
    <w:semiHidden/>
    <w:unhideWhenUsed/>
    <w:rsid w:val="00BF6DC7"/>
    <w:pPr>
      <w:spacing w:after="0"/>
      <w:ind w:left="240" w:hanging="240"/>
    </w:pPr>
  </w:style>
  <w:style w:type="paragraph" w:styleId="Endnotentext">
    <w:name w:val="endnote text"/>
    <w:basedOn w:val="Standard"/>
    <w:link w:val="EndnotentextZchn"/>
    <w:uiPriority w:val="99"/>
    <w:semiHidden/>
    <w:unhideWhenUsed/>
    <w:rsid w:val="00BF6DC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F6DC7"/>
    <w:rPr>
      <w:rFonts w:ascii="Garamond" w:hAnsi="Garamond"/>
      <w:sz w:val="20"/>
      <w:szCs w:val="20"/>
    </w:rPr>
  </w:style>
  <w:style w:type="character" w:styleId="Endnotenzeichen">
    <w:name w:val="endnote reference"/>
    <w:basedOn w:val="Absatz-Standardschriftart"/>
    <w:uiPriority w:val="99"/>
    <w:semiHidden/>
    <w:unhideWhenUsed/>
    <w:rsid w:val="00BF6DC7"/>
    <w:rPr>
      <w:vertAlign w:val="superscript"/>
    </w:rPr>
  </w:style>
  <w:style w:type="character" w:styleId="Seitenzahl">
    <w:name w:val="page number"/>
    <w:basedOn w:val="Absatz-Standardschriftart"/>
    <w:uiPriority w:val="99"/>
    <w:semiHidden/>
    <w:unhideWhenUsed/>
    <w:rsid w:val="00BF6DC7"/>
  </w:style>
  <w:style w:type="paragraph" w:styleId="Umschlagabsenderadresse">
    <w:name w:val="envelope return"/>
    <w:basedOn w:val="Standard"/>
    <w:uiPriority w:val="99"/>
    <w:semiHidden/>
    <w:unhideWhenUsed/>
    <w:rsid w:val="00BF6DC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BF6DC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BF6DC7"/>
    <w:pPr>
      <w:spacing w:after="0"/>
    </w:pPr>
  </w:style>
  <w:style w:type="paragraph" w:styleId="Index1">
    <w:name w:val="index 1"/>
    <w:basedOn w:val="Standard"/>
    <w:next w:val="Standard"/>
    <w:autoRedefine/>
    <w:uiPriority w:val="99"/>
    <w:semiHidden/>
    <w:unhideWhenUsed/>
    <w:rsid w:val="00BF6DC7"/>
    <w:pPr>
      <w:spacing w:after="0" w:line="240" w:lineRule="auto"/>
      <w:ind w:left="240" w:hanging="240"/>
    </w:pPr>
  </w:style>
  <w:style w:type="paragraph" w:styleId="Indexberschrift">
    <w:name w:val="index heading"/>
    <w:basedOn w:val="Standard"/>
    <w:next w:val="Index1"/>
    <w:uiPriority w:val="99"/>
    <w:semiHidden/>
    <w:unhideWhenUsed/>
    <w:rsid w:val="00BF6DC7"/>
    <w:rPr>
      <w:rFonts w:asciiTheme="majorHAnsi" w:eastAsiaTheme="majorEastAsia" w:hAnsiTheme="majorHAnsi" w:cstheme="majorBidi"/>
      <w:b/>
      <w:bCs/>
    </w:rPr>
  </w:style>
  <w:style w:type="paragraph" w:styleId="Standardeinzug">
    <w:name w:val="Normal Indent"/>
    <w:basedOn w:val="Standard"/>
    <w:uiPriority w:val="99"/>
    <w:semiHidden/>
    <w:unhideWhenUsed/>
    <w:rsid w:val="00BF6DC7"/>
    <w:pPr>
      <w:ind w:left="708"/>
    </w:pPr>
  </w:style>
  <w:style w:type="paragraph" w:styleId="Verzeichnis9">
    <w:name w:val="toc 9"/>
    <w:basedOn w:val="Standard"/>
    <w:next w:val="Standard"/>
    <w:autoRedefine/>
    <w:uiPriority w:val="39"/>
    <w:semiHidden/>
    <w:unhideWhenUsed/>
    <w:rsid w:val="00BF6DC7"/>
    <w:pPr>
      <w:spacing w:after="100"/>
      <w:ind w:left="1920"/>
    </w:pPr>
  </w:style>
  <w:style w:type="paragraph" w:styleId="Verzeichnis8">
    <w:name w:val="toc 8"/>
    <w:basedOn w:val="Standard"/>
    <w:next w:val="Standard"/>
    <w:autoRedefine/>
    <w:uiPriority w:val="39"/>
    <w:semiHidden/>
    <w:unhideWhenUsed/>
    <w:rsid w:val="00BF6DC7"/>
    <w:pPr>
      <w:spacing w:after="100"/>
      <w:ind w:left="1680"/>
    </w:pPr>
  </w:style>
  <w:style w:type="paragraph" w:styleId="Verzeichnis7">
    <w:name w:val="toc 7"/>
    <w:basedOn w:val="Standard"/>
    <w:next w:val="Standard"/>
    <w:autoRedefine/>
    <w:uiPriority w:val="39"/>
    <w:semiHidden/>
    <w:unhideWhenUsed/>
    <w:rsid w:val="00BF6DC7"/>
    <w:pPr>
      <w:spacing w:after="100"/>
      <w:ind w:left="1440"/>
    </w:pPr>
  </w:style>
  <w:style w:type="paragraph" w:styleId="Verzeichnis6">
    <w:name w:val="toc 6"/>
    <w:basedOn w:val="Standard"/>
    <w:next w:val="Standard"/>
    <w:autoRedefine/>
    <w:uiPriority w:val="39"/>
    <w:semiHidden/>
    <w:unhideWhenUsed/>
    <w:rsid w:val="00BF6DC7"/>
    <w:pPr>
      <w:spacing w:after="100"/>
      <w:ind w:left="1200"/>
    </w:pPr>
  </w:style>
  <w:style w:type="paragraph" w:styleId="Verzeichnis5">
    <w:name w:val="toc 5"/>
    <w:basedOn w:val="Standard"/>
    <w:next w:val="Standard"/>
    <w:autoRedefine/>
    <w:uiPriority w:val="39"/>
    <w:semiHidden/>
    <w:unhideWhenUsed/>
    <w:rsid w:val="00BF6DC7"/>
    <w:pPr>
      <w:spacing w:after="100"/>
      <w:ind w:left="960"/>
    </w:pPr>
  </w:style>
  <w:style w:type="paragraph" w:styleId="Verzeichnis4">
    <w:name w:val="toc 4"/>
    <w:basedOn w:val="Standard"/>
    <w:next w:val="Standard"/>
    <w:autoRedefine/>
    <w:uiPriority w:val="39"/>
    <w:semiHidden/>
    <w:unhideWhenUsed/>
    <w:rsid w:val="00BF6DC7"/>
    <w:pPr>
      <w:spacing w:after="100"/>
      <w:ind w:left="720"/>
    </w:pPr>
  </w:style>
  <w:style w:type="paragraph" w:styleId="Verzeichnis3">
    <w:name w:val="toc 3"/>
    <w:basedOn w:val="Standard"/>
    <w:next w:val="Standard"/>
    <w:autoRedefine/>
    <w:uiPriority w:val="39"/>
    <w:semiHidden/>
    <w:unhideWhenUsed/>
    <w:rsid w:val="00BF6DC7"/>
    <w:pPr>
      <w:spacing w:after="100"/>
      <w:ind w:left="480"/>
    </w:pPr>
  </w:style>
  <w:style w:type="paragraph" w:styleId="Verzeichnis2">
    <w:name w:val="toc 2"/>
    <w:basedOn w:val="Standard"/>
    <w:next w:val="Standard"/>
    <w:autoRedefine/>
    <w:uiPriority w:val="39"/>
    <w:semiHidden/>
    <w:unhideWhenUsed/>
    <w:rsid w:val="00BF6DC7"/>
    <w:pPr>
      <w:spacing w:after="100"/>
      <w:ind w:left="240"/>
    </w:pPr>
  </w:style>
  <w:style w:type="paragraph" w:styleId="Verzeichnis1">
    <w:name w:val="toc 1"/>
    <w:basedOn w:val="Standard"/>
    <w:next w:val="Standard"/>
    <w:autoRedefine/>
    <w:uiPriority w:val="39"/>
    <w:semiHidden/>
    <w:unhideWhenUsed/>
    <w:rsid w:val="00BF6DC7"/>
    <w:pPr>
      <w:spacing w:after="100"/>
    </w:pPr>
  </w:style>
  <w:style w:type="paragraph" w:styleId="Index9">
    <w:name w:val="index 9"/>
    <w:basedOn w:val="Standard"/>
    <w:next w:val="Standard"/>
    <w:autoRedefine/>
    <w:uiPriority w:val="99"/>
    <w:semiHidden/>
    <w:unhideWhenUsed/>
    <w:rsid w:val="00BF6DC7"/>
    <w:pPr>
      <w:spacing w:after="0" w:line="240" w:lineRule="auto"/>
      <w:ind w:left="2160" w:hanging="240"/>
    </w:pPr>
  </w:style>
  <w:style w:type="paragraph" w:styleId="Index8">
    <w:name w:val="index 8"/>
    <w:basedOn w:val="Standard"/>
    <w:next w:val="Standard"/>
    <w:autoRedefine/>
    <w:uiPriority w:val="99"/>
    <w:semiHidden/>
    <w:unhideWhenUsed/>
    <w:rsid w:val="00BF6DC7"/>
    <w:pPr>
      <w:spacing w:after="0" w:line="240" w:lineRule="auto"/>
      <w:ind w:left="1920" w:hanging="240"/>
    </w:pPr>
  </w:style>
  <w:style w:type="paragraph" w:styleId="Index7">
    <w:name w:val="index 7"/>
    <w:basedOn w:val="Standard"/>
    <w:next w:val="Standard"/>
    <w:autoRedefine/>
    <w:uiPriority w:val="99"/>
    <w:semiHidden/>
    <w:unhideWhenUsed/>
    <w:rsid w:val="00BF6DC7"/>
    <w:pPr>
      <w:spacing w:after="0" w:line="240" w:lineRule="auto"/>
      <w:ind w:left="1680" w:hanging="240"/>
    </w:pPr>
  </w:style>
  <w:style w:type="paragraph" w:styleId="Index6">
    <w:name w:val="index 6"/>
    <w:basedOn w:val="Standard"/>
    <w:next w:val="Standard"/>
    <w:autoRedefine/>
    <w:uiPriority w:val="99"/>
    <w:semiHidden/>
    <w:unhideWhenUsed/>
    <w:rsid w:val="00BF6DC7"/>
    <w:pPr>
      <w:spacing w:after="0" w:line="240" w:lineRule="auto"/>
      <w:ind w:left="1440" w:hanging="240"/>
    </w:pPr>
  </w:style>
  <w:style w:type="paragraph" w:styleId="Index5">
    <w:name w:val="index 5"/>
    <w:basedOn w:val="Standard"/>
    <w:next w:val="Standard"/>
    <w:autoRedefine/>
    <w:uiPriority w:val="99"/>
    <w:semiHidden/>
    <w:unhideWhenUsed/>
    <w:rsid w:val="00BF6DC7"/>
    <w:pPr>
      <w:spacing w:after="0" w:line="240" w:lineRule="auto"/>
      <w:ind w:left="1200" w:hanging="240"/>
    </w:pPr>
  </w:style>
  <w:style w:type="paragraph" w:styleId="Index4">
    <w:name w:val="index 4"/>
    <w:basedOn w:val="Standard"/>
    <w:next w:val="Standard"/>
    <w:autoRedefine/>
    <w:uiPriority w:val="99"/>
    <w:semiHidden/>
    <w:unhideWhenUsed/>
    <w:rsid w:val="00BF6DC7"/>
    <w:pPr>
      <w:spacing w:after="0" w:line="240" w:lineRule="auto"/>
      <w:ind w:left="960" w:hanging="240"/>
    </w:pPr>
  </w:style>
  <w:style w:type="paragraph" w:styleId="Index3">
    <w:name w:val="index 3"/>
    <w:basedOn w:val="Standard"/>
    <w:next w:val="Standard"/>
    <w:autoRedefine/>
    <w:uiPriority w:val="99"/>
    <w:semiHidden/>
    <w:unhideWhenUsed/>
    <w:rsid w:val="00BF6DC7"/>
    <w:pPr>
      <w:spacing w:after="0" w:line="240" w:lineRule="auto"/>
      <w:ind w:left="720" w:hanging="240"/>
    </w:pPr>
  </w:style>
  <w:style w:type="paragraph" w:styleId="Index2">
    <w:name w:val="index 2"/>
    <w:basedOn w:val="Standard"/>
    <w:next w:val="Standard"/>
    <w:autoRedefine/>
    <w:uiPriority w:val="99"/>
    <w:semiHidden/>
    <w:unhideWhenUsed/>
    <w:rsid w:val="00BF6DC7"/>
    <w:pPr>
      <w:spacing w:after="0" w:line="240" w:lineRule="auto"/>
      <w:ind w:left="480" w:hanging="240"/>
    </w:pPr>
  </w:style>
  <w:style w:type="paragraph" w:styleId="berarbeitung">
    <w:name w:val="Revision"/>
    <w:hidden/>
    <w:uiPriority w:val="99"/>
    <w:semiHidden/>
    <w:rsid w:val="008864EF"/>
    <w:pPr>
      <w:spacing w:line="240" w:lineRule="auto"/>
    </w:pPr>
    <w:rPr>
      <w:rFonts w:ascii="Garamond" w:hAnsi="Garamond"/>
      <w:sz w:val="24"/>
    </w:rPr>
  </w:style>
  <w:style w:type="character" w:styleId="NichtaufgelsteErwhnung">
    <w:name w:val="Unresolved Mention"/>
    <w:basedOn w:val="Absatz-Standardschriftart"/>
    <w:uiPriority w:val="99"/>
    <w:semiHidden/>
    <w:unhideWhenUsed/>
    <w:rsid w:val="00FB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614482">
      <w:bodyDiv w:val="1"/>
      <w:marLeft w:val="0"/>
      <w:marRight w:val="0"/>
      <w:marTop w:val="0"/>
      <w:marBottom w:val="0"/>
      <w:divBdr>
        <w:top w:val="none" w:sz="0" w:space="0" w:color="auto"/>
        <w:left w:val="none" w:sz="0" w:space="0" w:color="auto"/>
        <w:bottom w:val="none" w:sz="0" w:space="0" w:color="auto"/>
        <w:right w:val="none" w:sz="0" w:space="0" w:color="auto"/>
      </w:divBdr>
      <w:divsChild>
        <w:div w:id="699430314">
          <w:marLeft w:val="0"/>
          <w:marRight w:val="0"/>
          <w:marTop w:val="0"/>
          <w:marBottom w:val="0"/>
          <w:divBdr>
            <w:top w:val="none" w:sz="0" w:space="0" w:color="auto"/>
            <w:left w:val="none" w:sz="0" w:space="0" w:color="auto"/>
            <w:bottom w:val="none" w:sz="0" w:space="0" w:color="auto"/>
            <w:right w:val="none" w:sz="0" w:space="0" w:color="auto"/>
          </w:divBdr>
        </w:div>
      </w:divsChild>
    </w:div>
    <w:div w:id="1047992750">
      <w:bodyDiv w:val="1"/>
      <w:marLeft w:val="0"/>
      <w:marRight w:val="0"/>
      <w:marTop w:val="0"/>
      <w:marBottom w:val="0"/>
      <w:divBdr>
        <w:top w:val="none" w:sz="0" w:space="0" w:color="auto"/>
        <w:left w:val="none" w:sz="0" w:space="0" w:color="auto"/>
        <w:bottom w:val="none" w:sz="0" w:space="0" w:color="auto"/>
        <w:right w:val="none" w:sz="0" w:space="0" w:color="auto"/>
      </w:divBdr>
    </w:div>
    <w:div w:id="1298956269">
      <w:bodyDiv w:val="1"/>
      <w:marLeft w:val="0"/>
      <w:marRight w:val="0"/>
      <w:marTop w:val="0"/>
      <w:marBottom w:val="0"/>
      <w:divBdr>
        <w:top w:val="none" w:sz="0" w:space="0" w:color="auto"/>
        <w:left w:val="none" w:sz="0" w:space="0" w:color="auto"/>
        <w:bottom w:val="none" w:sz="0" w:space="0" w:color="auto"/>
        <w:right w:val="none" w:sz="0" w:space="0" w:color="auto"/>
      </w:divBdr>
      <w:divsChild>
        <w:div w:id="92097735">
          <w:marLeft w:val="0"/>
          <w:marRight w:val="0"/>
          <w:marTop w:val="0"/>
          <w:marBottom w:val="0"/>
          <w:divBdr>
            <w:top w:val="none" w:sz="0" w:space="0" w:color="auto"/>
            <w:left w:val="none" w:sz="0" w:space="0" w:color="auto"/>
            <w:bottom w:val="none" w:sz="0" w:space="0" w:color="auto"/>
            <w:right w:val="none" w:sz="0" w:space="0" w:color="auto"/>
          </w:divBdr>
          <w:divsChild>
            <w:div w:id="897208579">
              <w:marLeft w:val="0"/>
              <w:marRight w:val="0"/>
              <w:marTop w:val="0"/>
              <w:marBottom w:val="0"/>
              <w:divBdr>
                <w:top w:val="none" w:sz="0" w:space="0" w:color="auto"/>
                <w:left w:val="none" w:sz="0" w:space="0" w:color="auto"/>
                <w:bottom w:val="none" w:sz="0" w:space="0" w:color="auto"/>
                <w:right w:val="none" w:sz="0" w:space="0" w:color="auto"/>
              </w:divBdr>
            </w:div>
          </w:divsChild>
        </w:div>
        <w:div w:id="144592970">
          <w:marLeft w:val="0"/>
          <w:marRight w:val="0"/>
          <w:marTop w:val="0"/>
          <w:marBottom w:val="0"/>
          <w:divBdr>
            <w:top w:val="none" w:sz="0" w:space="0" w:color="auto"/>
            <w:left w:val="none" w:sz="0" w:space="0" w:color="auto"/>
            <w:bottom w:val="none" w:sz="0" w:space="0" w:color="auto"/>
            <w:right w:val="none" w:sz="0" w:space="0" w:color="auto"/>
          </w:divBdr>
          <w:divsChild>
            <w:div w:id="170923834">
              <w:marLeft w:val="0"/>
              <w:marRight w:val="0"/>
              <w:marTop w:val="0"/>
              <w:marBottom w:val="0"/>
              <w:divBdr>
                <w:top w:val="none" w:sz="0" w:space="0" w:color="auto"/>
                <w:left w:val="none" w:sz="0" w:space="0" w:color="auto"/>
                <w:bottom w:val="none" w:sz="0" w:space="0" w:color="auto"/>
                <w:right w:val="none" w:sz="0" w:space="0" w:color="auto"/>
              </w:divBdr>
            </w:div>
          </w:divsChild>
        </w:div>
        <w:div w:id="166360241">
          <w:marLeft w:val="0"/>
          <w:marRight w:val="0"/>
          <w:marTop w:val="0"/>
          <w:marBottom w:val="0"/>
          <w:divBdr>
            <w:top w:val="none" w:sz="0" w:space="0" w:color="auto"/>
            <w:left w:val="none" w:sz="0" w:space="0" w:color="auto"/>
            <w:bottom w:val="none" w:sz="0" w:space="0" w:color="auto"/>
            <w:right w:val="none" w:sz="0" w:space="0" w:color="auto"/>
          </w:divBdr>
          <w:divsChild>
            <w:div w:id="1424646601">
              <w:marLeft w:val="0"/>
              <w:marRight w:val="0"/>
              <w:marTop w:val="0"/>
              <w:marBottom w:val="0"/>
              <w:divBdr>
                <w:top w:val="none" w:sz="0" w:space="0" w:color="auto"/>
                <w:left w:val="none" w:sz="0" w:space="0" w:color="auto"/>
                <w:bottom w:val="none" w:sz="0" w:space="0" w:color="auto"/>
                <w:right w:val="none" w:sz="0" w:space="0" w:color="auto"/>
              </w:divBdr>
            </w:div>
          </w:divsChild>
        </w:div>
        <w:div w:id="379331549">
          <w:marLeft w:val="0"/>
          <w:marRight w:val="0"/>
          <w:marTop w:val="0"/>
          <w:marBottom w:val="0"/>
          <w:divBdr>
            <w:top w:val="none" w:sz="0" w:space="0" w:color="auto"/>
            <w:left w:val="none" w:sz="0" w:space="0" w:color="auto"/>
            <w:bottom w:val="none" w:sz="0" w:space="0" w:color="auto"/>
            <w:right w:val="none" w:sz="0" w:space="0" w:color="auto"/>
          </w:divBdr>
          <w:divsChild>
            <w:div w:id="1252814182">
              <w:marLeft w:val="0"/>
              <w:marRight w:val="0"/>
              <w:marTop w:val="0"/>
              <w:marBottom w:val="0"/>
              <w:divBdr>
                <w:top w:val="none" w:sz="0" w:space="0" w:color="auto"/>
                <w:left w:val="none" w:sz="0" w:space="0" w:color="auto"/>
                <w:bottom w:val="none" w:sz="0" w:space="0" w:color="auto"/>
                <w:right w:val="none" w:sz="0" w:space="0" w:color="auto"/>
              </w:divBdr>
            </w:div>
          </w:divsChild>
        </w:div>
        <w:div w:id="381948929">
          <w:marLeft w:val="0"/>
          <w:marRight w:val="0"/>
          <w:marTop w:val="0"/>
          <w:marBottom w:val="0"/>
          <w:divBdr>
            <w:top w:val="none" w:sz="0" w:space="0" w:color="auto"/>
            <w:left w:val="none" w:sz="0" w:space="0" w:color="auto"/>
            <w:bottom w:val="none" w:sz="0" w:space="0" w:color="auto"/>
            <w:right w:val="none" w:sz="0" w:space="0" w:color="auto"/>
          </w:divBdr>
          <w:divsChild>
            <w:div w:id="810295806">
              <w:marLeft w:val="0"/>
              <w:marRight w:val="0"/>
              <w:marTop w:val="0"/>
              <w:marBottom w:val="0"/>
              <w:divBdr>
                <w:top w:val="none" w:sz="0" w:space="0" w:color="auto"/>
                <w:left w:val="none" w:sz="0" w:space="0" w:color="auto"/>
                <w:bottom w:val="none" w:sz="0" w:space="0" w:color="auto"/>
                <w:right w:val="none" w:sz="0" w:space="0" w:color="auto"/>
              </w:divBdr>
            </w:div>
          </w:divsChild>
        </w:div>
        <w:div w:id="578176333">
          <w:marLeft w:val="0"/>
          <w:marRight w:val="0"/>
          <w:marTop w:val="0"/>
          <w:marBottom w:val="0"/>
          <w:divBdr>
            <w:top w:val="none" w:sz="0" w:space="0" w:color="auto"/>
            <w:left w:val="none" w:sz="0" w:space="0" w:color="auto"/>
            <w:bottom w:val="none" w:sz="0" w:space="0" w:color="auto"/>
            <w:right w:val="none" w:sz="0" w:space="0" w:color="auto"/>
          </w:divBdr>
          <w:divsChild>
            <w:div w:id="967928553">
              <w:marLeft w:val="0"/>
              <w:marRight w:val="0"/>
              <w:marTop w:val="0"/>
              <w:marBottom w:val="0"/>
              <w:divBdr>
                <w:top w:val="none" w:sz="0" w:space="0" w:color="auto"/>
                <w:left w:val="none" w:sz="0" w:space="0" w:color="auto"/>
                <w:bottom w:val="none" w:sz="0" w:space="0" w:color="auto"/>
                <w:right w:val="none" w:sz="0" w:space="0" w:color="auto"/>
              </w:divBdr>
            </w:div>
          </w:divsChild>
        </w:div>
        <w:div w:id="750008610">
          <w:marLeft w:val="0"/>
          <w:marRight w:val="0"/>
          <w:marTop w:val="0"/>
          <w:marBottom w:val="0"/>
          <w:divBdr>
            <w:top w:val="none" w:sz="0" w:space="0" w:color="auto"/>
            <w:left w:val="none" w:sz="0" w:space="0" w:color="auto"/>
            <w:bottom w:val="none" w:sz="0" w:space="0" w:color="auto"/>
            <w:right w:val="none" w:sz="0" w:space="0" w:color="auto"/>
          </w:divBdr>
          <w:divsChild>
            <w:div w:id="1333146432">
              <w:marLeft w:val="0"/>
              <w:marRight w:val="0"/>
              <w:marTop w:val="0"/>
              <w:marBottom w:val="0"/>
              <w:divBdr>
                <w:top w:val="none" w:sz="0" w:space="0" w:color="auto"/>
                <w:left w:val="none" w:sz="0" w:space="0" w:color="auto"/>
                <w:bottom w:val="none" w:sz="0" w:space="0" w:color="auto"/>
                <w:right w:val="none" w:sz="0" w:space="0" w:color="auto"/>
              </w:divBdr>
            </w:div>
          </w:divsChild>
        </w:div>
        <w:div w:id="928731190">
          <w:marLeft w:val="0"/>
          <w:marRight w:val="0"/>
          <w:marTop w:val="0"/>
          <w:marBottom w:val="0"/>
          <w:divBdr>
            <w:top w:val="none" w:sz="0" w:space="0" w:color="auto"/>
            <w:left w:val="none" w:sz="0" w:space="0" w:color="auto"/>
            <w:bottom w:val="none" w:sz="0" w:space="0" w:color="auto"/>
            <w:right w:val="none" w:sz="0" w:space="0" w:color="auto"/>
          </w:divBdr>
          <w:divsChild>
            <w:div w:id="1381900175">
              <w:marLeft w:val="0"/>
              <w:marRight w:val="0"/>
              <w:marTop w:val="0"/>
              <w:marBottom w:val="0"/>
              <w:divBdr>
                <w:top w:val="none" w:sz="0" w:space="0" w:color="auto"/>
                <w:left w:val="none" w:sz="0" w:space="0" w:color="auto"/>
                <w:bottom w:val="none" w:sz="0" w:space="0" w:color="auto"/>
                <w:right w:val="none" w:sz="0" w:space="0" w:color="auto"/>
              </w:divBdr>
            </w:div>
          </w:divsChild>
        </w:div>
        <w:div w:id="945432031">
          <w:marLeft w:val="0"/>
          <w:marRight w:val="0"/>
          <w:marTop w:val="0"/>
          <w:marBottom w:val="0"/>
          <w:divBdr>
            <w:top w:val="none" w:sz="0" w:space="0" w:color="auto"/>
            <w:left w:val="none" w:sz="0" w:space="0" w:color="auto"/>
            <w:bottom w:val="none" w:sz="0" w:space="0" w:color="auto"/>
            <w:right w:val="none" w:sz="0" w:space="0" w:color="auto"/>
          </w:divBdr>
          <w:divsChild>
            <w:div w:id="1417437746">
              <w:marLeft w:val="0"/>
              <w:marRight w:val="0"/>
              <w:marTop w:val="0"/>
              <w:marBottom w:val="0"/>
              <w:divBdr>
                <w:top w:val="none" w:sz="0" w:space="0" w:color="auto"/>
                <w:left w:val="none" w:sz="0" w:space="0" w:color="auto"/>
                <w:bottom w:val="none" w:sz="0" w:space="0" w:color="auto"/>
                <w:right w:val="none" w:sz="0" w:space="0" w:color="auto"/>
              </w:divBdr>
            </w:div>
          </w:divsChild>
        </w:div>
        <w:div w:id="1161309106">
          <w:marLeft w:val="0"/>
          <w:marRight w:val="0"/>
          <w:marTop w:val="0"/>
          <w:marBottom w:val="0"/>
          <w:divBdr>
            <w:top w:val="none" w:sz="0" w:space="0" w:color="auto"/>
            <w:left w:val="none" w:sz="0" w:space="0" w:color="auto"/>
            <w:bottom w:val="none" w:sz="0" w:space="0" w:color="auto"/>
            <w:right w:val="none" w:sz="0" w:space="0" w:color="auto"/>
          </w:divBdr>
          <w:divsChild>
            <w:div w:id="90708252">
              <w:marLeft w:val="0"/>
              <w:marRight w:val="0"/>
              <w:marTop w:val="0"/>
              <w:marBottom w:val="0"/>
              <w:divBdr>
                <w:top w:val="none" w:sz="0" w:space="0" w:color="auto"/>
                <w:left w:val="none" w:sz="0" w:space="0" w:color="auto"/>
                <w:bottom w:val="none" w:sz="0" w:space="0" w:color="auto"/>
                <w:right w:val="none" w:sz="0" w:space="0" w:color="auto"/>
              </w:divBdr>
            </w:div>
          </w:divsChild>
        </w:div>
        <w:div w:id="1166164244">
          <w:marLeft w:val="0"/>
          <w:marRight w:val="0"/>
          <w:marTop w:val="0"/>
          <w:marBottom w:val="0"/>
          <w:divBdr>
            <w:top w:val="none" w:sz="0" w:space="0" w:color="auto"/>
            <w:left w:val="none" w:sz="0" w:space="0" w:color="auto"/>
            <w:bottom w:val="none" w:sz="0" w:space="0" w:color="auto"/>
            <w:right w:val="none" w:sz="0" w:space="0" w:color="auto"/>
          </w:divBdr>
          <w:divsChild>
            <w:div w:id="1802504271">
              <w:marLeft w:val="0"/>
              <w:marRight w:val="0"/>
              <w:marTop w:val="0"/>
              <w:marBottom w:val="0"/>
              <w:divBdr>
                <w:top w:val="none" w:sz="0" w:space="0" w:color="auto"/>
                <w:left w:val="none" w:sz="0" w:space="0" w:color="auto"/>
                <w:bottom w:val="none" w:sz="0" w:space="0" w:color="auto"/>
                <w:right w:val="none" w:sz="0" w:space="0" w:color="auto"/>
              </w:divBdr>
            </w:div>
          </w:divsChild>
        </w:div>
        <w:div w:id="1227491629">
          <w:marLeft w:val="0"/>
          <w:marRight w:val="0"/>
          <w:marTop w:val="0"/>
          <w:marBottom w:val="0"/>
          <w:divBdr>
            <w:top w:val="none" w:sz="0" w:space="0" w:color="auto"/>
            <w:left w:val="none" w:sz="0" w:space="0" w:color="auto"/>
            <w:bottom w:val="none" w:sz="0" w:space="0" w:color="auto"/>
            <w:right w:val="none" w:sz="0" w:space="0" w:color="auto"/>
          </w:divBdr>
          <w:divsChild>
            <w:div w:id="965086951">
              <w:marLeft w:val="0"/>
              <w:marRight w:val="0"/>
              <w:marTop w:val="0"/>
              <w:marBottom w:val="0"/>
              <w:divBdr>
                <w:top w:val="none" w:sz="0" w:space="0" w:color="auto"/>
                <w:left w:val="none" w:sz="0" w:space="0" w:color="auto"/>
                <w:bottom w:val="none" w:sz="0" w:space="0" w:color="auto"/>
                <w:right w:val="none" w:sz="0" w:space="0" w:color="auto"/>
              </w:divBdr>
            </w:div>
          </w:divsChild>
        </w:div>
        <w:div w:id="1329554944">
          <w:marLeft w:val="0"/>
          <w:marRight w:val="0"/>
          <w:marTop w:val="0"/>
          <w:marBottom w:val="0"/>
          <w:divBdr>
            <w:top w:val="none" w:sz="0" w:space="0" w:color="auto"/>
            <w:left w:val="none" w:sz="0" w:space="0" w:color="auto"/>
            <w:bottom w:val="none" w:sz="0" w:space="0" w:color="auto"/>
            <w:right w:val="none" w:sz="0" w:space="0" w:color="auto"/>
          </w:divBdr>
          <w:divsChild>
            <w:div w:id="1478960489">
              <w:marLeft w:val="0"/>
              <w:marRight w:val="0"/>
              <w:marTop w:val="0"/>
              <w:marBottom w:val="0"/>
              <w:divBdr>
                <w:top w:val="none" w:sz="0" w:space="0" w:color="auto"/>
                <w:left w:val="none" w:sz="0" w:space="0" w:color="auto"/>
                <w:bottom w:val="none" w:sz="0" w:space="0" w:color="auto"/>
                <w:right w:val="none" w:sz="0" w:space="0" w:color="auto"/>
              </w:divBdr>
            </w:div>
          </w:divsChild>
        </w:div>
        <w:div w:id="1368329985">
          <w:marLeft w:val="0"/>
          <w:marRight w:val="0"/>
          <w:marTop w:val="0"/>
          <w:marBottom w:val="0"/>
          <w:divBdr>
            <w:top w:val="none" w:sz="0" w:space="0" w:color="auto"/>
            <w:left w:val="none" w:sz="0" w:space="0" w:color="auto"/>
            <w:bottom w:val="none" w:sz="0" w:space="0" w:color="auto"/>
            <w:right w:val="none" w:sz="0" w:space="0" w:color="auto"/>
          </w:divBdr>
          <w:divsChild>
            <w:div w:id="1242642488">
              <w:marLeft w:val="0"/>
              <w:marRight w:val="0"/>
              <w:marTop w:val="0"/>
              <w:marBottom w:val="0"/>
              <w:divBdr>
                <w:top w:val="none" w:sz="0" w:space="0" w:color="auto"/>
                <w:left w:val="none" w:sz="0" w:space="0" w:color="auto"/>
                <w:bottom w:val="none" w:sz="0" w:space="0" w:color="auto"/>
                <w:right w:val="none" w:sz="0" w:space="0" w:color="auto"/>
              </w:divBdr>
            </w:div>
          </w:divsChild>
        </w:div>
        <w:div w:id="1465781221">
          <w:marLeft w:val="0"/>
          <w:marRight w:val="0"/>
          <w:marTop w:val="0"/>
          <w:marBottom w:val="0"/>
          <w:divBdr>
            <w:top w:val="none" w:sz="0" w:space="0" w:color="auto"/>
            <w:left w:val="none" w:sz="0" w:space="0" w:color="auto"/>
            <w:bottom w:val="none" w:sz="0" w:space="0" w:color="auto"/>
            <w:right w:val="none" w:sz="0" w:space="0" w:color="auto"/>
          </w:divBdr>
          <w:divsChild>
            <w:div w:id="644744101">
              <w:marLeft w:val="0"/>
              <w:marRight w:val="0"/>
              <w:marTop w:val="0"/>
              <w:marBottom w:val="0"/>
              <w:divBdr>
                <w:top w:val="none" w:sz="0" w:space="0" w:color="auto"/>
                <w:left w:val="none" w:sz="0" w:space="0" w:color="auto"/>
                <w:bottom w:val="none" w:sz="0" w:space="0" w:color="auto"/>
                <w:right w:val="none" w:sz="0" w:space="0" w:color="auto"/>
              </w:divBdr>
            </w:div>
          </w:divsChild>
        </w:div>
        <w:div w:id="1471626569">
          <w:marLeft w:val="0"/>
          <w:marRight w:val="0"/>
          <w:marTop w:val="0"/>
          <w:marBottom w:val="0"/>
          <w:divBdr>
            <w:top w:val="none" w:sz="0" w:space="0" w:color="auto"/>
            <w:left w:val="none" w:sz="0" w:space="0" w:color="auto"/>
            <w:bottom w:val="none" w:sz="0" w:space="0" w:color="auto"/>
            <w:right w:val="none" w:sz="0" w:space="0" w:color="auto"/>
          </w:divBdr>
          <w:divsChild>
            <w:div w:id="1232614202">
              <w:marLeft w:val="0"/>
              <w:marRight w:val="0"/>
              <w:marTop w:val="0"/>
              <w:marBottom w:val="0"/>
              <w:divBdr>
                <w:top w:val="none" w:sz="0" w:space="0" w:color="auto"/>
                <w:left w:val="none" w:sz="0" w:space="0" w:color="auto"/>
                <w:bottom w:val="none" w:sz="0" w:space="0" w:color="auto"/>
                <w:right w:val="none" w:sz="0" w:space="0" w:color="auto"/>
              </w:divBdr>
            </w:div>
          </w:divsChild>
        </w:div>
        <w:div w:id="1472208356">
          <w:marLeft w:val="0"/>
          <w:marRight w:val="0"/>
          <w:marTop w:val="0"/>
          <w:marBottom w:val="0"/>
          <w:divBdr>
            <w:top w:val="none" w:sz="0" w:space="0" w:color="auto"/>
            <w:left w:val="none" w:sz="0" w:space="0" w:color="auto"/>
            <w:bottom w:val="none" w:sz="0" w:space="0" w:color="auto"/>
            <w:right w:val="none" w:sz="0" w:space="0" w:color="auto"/>
          </w:divBdr>
          <w:divsChild>
            <w:div w:id="1892884755">
              <w:marLeft w:val="0"/>
              <w:marRight w:val="0"/>
              <w:marTop w:val="0"/>
              <w:marBottom w:val="0"/>
              <w:divBdr>
                <w:top w:val="none" w:sz="0" w:space="0" w:color="auto"/>
                <w:left w:val="none" w:sz="0" w:space="0" w:color="auto"/>
                <w:bottom w:val="none" w:sz="0" w:space="0" w:color="auto"/>
                <w:right w:val="none" w:sz="0" w:space="0" w:color="auto"/>
              </w:divBdr>
            </w:div>
          </w:divsChild>
        </w:div>
        <w:div w:id="1536894423">
          <w:marLeft w:val="0"/>
          <w:marRight w:val="0"/>
          <w:marTop w:val="0"/>
          <w:marBottom w:val="0"/>
          <w:divBdr>
            <w:top w:val="none" w:sz="0" w:space="0" w:color="auto"/>
            <w:left w:val="none" w:sz="0" w:space="0" w:color="auto"/>
            <w:bottom w:val="none" w:sz="0" w:space="0" w:color="auto"/>
            <w:right w:val="none" w:sz="0" w:space="0" w:color="auto"/>
          </w:divBdr>
          <w:divsChild>
            <w:div w:id="396636759">
              <w:marLeft w:val="0"/>
              <w:marRight w:val="0"/>
              <w:marTop w:val="0"/>
              <w:marBottom w:val="0"/>
              <w:divBdr>
                <w:top w:val="none" w:sz="0" w:space="0" w:color="auto"/>
                <w:left w:val="none" w:sz="0" w:space="0" w:color="auto"/>
                <w:bottom w:val="none" w:sz="0" w:space="0" w:color="auto"/>
                <w:right w:val="none" w:sz="0" w:space="0" w:color="auto"/>
              </w:divBdr>
            </w:div>
          </w:divsChild>
        </w:div>
        <w:div w:id="1880630233">
          <w:marLeft w:val="0"/>
          <w:marRight w:val="0"/>
          <w:marTop w:val="0"/>
          <w:marBottom w:val="0"/>
          <w:divBdr>
            <w:top w:val="none" w:sz="0" w:space="0" w:color="auto"/>
            <w:left w:val="none" w:sz="0" w:space="0" w:color="auto"/>
            <w:bottom w:val="none" w:sz="0" w:space="0" w:color="auto"/>
            <w:right w:val="none" w:sz="0" w:space="0" w:color="auto"/>
          </w:divBdr>
          <w:divsChild>
            <w:div w:id="1848444407">
              <w:marLeft w:val="0"/>
              <w:marRight w:val="0"/>
              <w:marTop w:val="0"/>
              <w:marBottom w:val="0"/>
              <w:divBdr>
                <w:top w:val="none" w:sz="0" w:space="0" w:color="auto"/>
                <w:left w:val="none" w:sz="0" w:space="0" w:color="auto"/>
                <w:bottom w:val="none" w:sz="0" w:space="0" w:color="auto"/>
                <w:right w:val="none" w:sz="0" w:space="0" w:color="auto"/>
              </w:divBdr>
            </w:div>
          </w:divsChild>
        </w:div>
        <w:div w:id="2108311986">
          <w:marLeft w:val="0"/>
          <w:marRight w:val="0"/>
          <w:marTop w:val="0"/>
          <w:marBottom w:val="0"/>
          <w:divBdr>
            <w:top w:val="none" w:sz="0" w:space="0" w:color="auto"/>
            <w:left w:val="none" w:sz="0" w:space="0" w:color="auto"/>
            <w:bottom w:val="none" w:sz="0" w:space="0" w:color="auto"/>
            <w:right w:val="none" w:sz="0" w:space="0" w:color="auto"/>
          </w:divBdr>
          <w:divsChild>
            <w:div w:id="1752268141">
              <w:marLeft w:val="0"/>
              <w:marRight w:val="0"/>
              <w:marTop w:val="0"/>
              <w:marBottom w:val="0"/>
              <w:divBdr>
                <w:top w:val="none" w:sz="0" w:space="0" w:color="auto"/>
                <w:left w:val="none" w:sz="0" w:space="0" w:color="auto"/>
                <w:bottom w:val="none" w:sz="0" w:space="0" w:color="auto"/>
                <w:right w:val="none" w:sz="0" w:space="0" w:color="auto"/>
              </w:divBdr>
            </w:div>
          </w:divsChild>
        </w:div>
        <w:div w:id="2128818615">
          <w:marLeft w:val="0"/>
          <w:marRight w:val="0"/>
          <w:marTop w:val="0"/>
          <w:marBottom w:val="0"/>
          <w:divBdr>
            <w:top w:val="none" w:sz="0" w:space="0" w:color="auto"/>
            <w:left w:val="none" w:sz="0" w:space="0" w:color="auto"/>
            <w:bottom w:val="none" w:sz="0" w:space="0" w:color="auto"/>
            <w:right w:val="none" w:sz="0" w:space="0" w:color="auto"/>
          </w:divBdr>
          <w:divsChild>
            <w:div w:id="1452628104">
              <w:marLeft w:val="0"/>
              <w:marRight w:val="0"/>
              <w:marTop w:val="0"/>
              <w:marBottom w:val="0"/>
              <w:divBdr>
                <w:top w:val="none" w:sz="0" w:space="0" w:color="auto"/>
                <w:left w:val="none" w:sz="0" w:space="0" w:color="auto"/>
                <w:bottom w:val="none" w:sz="0" w:space="0" w:color="auto"/>
                <w:right w:val="none" w:sz="0" w:space="0" w:color="auto"/>
              </w:divBdr>
            </w:div>
            <w:div w:id="17927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3532">
      <w:bodyDiv w:val="1"/>
      <w:marLeft w:val="0"/>
      <w:marRight w:val="0"/>
      <w:marTop w:val="0"/>
      <w:marBottom w:val="0"/>
      <w:divBdr>
        <w:top w:val="none" w:sz="0" w:space="0" w:color="auto"/>
        <w:left w:val="none" w:sz="0" w:space="0" w:color="auto"/>
        <w:bottom w:val="none" w:sz="0" w:space="0" w:color="auto"/>
        <w:right w:val="none" w:sz="0" w:space="0" w:color="auto"/>
      </w:divBdr>
      <w:divsChild>
        <w:div w:id="1309432357">
          <w:marLeft w:val="0"/>
          <w:marRight w:val="0"/>
          <w:marTop w:val="0"/>
          <w:marBottom w:val="0"/>
          <w:divBdr>
            <w:top w:val="none" w:sz="0" w:space="0" w:color="auto"/>
            <w:left w:val="none" w:sz="0" w:space="0" w:color="auto"/>
            <w:bottom w:val="none" w:sz="0" w:space="0" w:color="auto"/>
            <w:right w:val="none" w:sz="0" w:space="0" w:color="auto"/>
          </w:divBdr>
        </w:div>
      </w:divsChild>
    </w:div>
    <w:div w:id="1706440316">
      <w:bodyDiv w:val="1"/>
      <w:marLeft w:val="0"/>
      <w:marRight w:val="0"/>
      <w:marTop w:val="0"/>
      <w:marBottom w:val="0"/>
      <w:divBdr>
        <w:top w:val="none" w:sz="0" w:space="0" w:color="auto"/>
        <w:left w:val="none" w:sz="0" w:space="0" w:color="auto"/>
        <w:bottom w:val="none" w:sz="0" w:space="0" w:color="auto"/>
        <w:right w:val="none" w:sz="0" w:space="0" w:color="auto"/>
      </w:divBdr>
    </w:div>
    <w:div w:id="2044136544">
      <w:bodyDiv w:val="1"/>
      <w:marLeft w:val="0"/>
      <w:marRight w:val="0"/>
      <w:marTop w:val="0"/>
      <w:marBottom w:val="0"/>
      <w:divBdr>
        <w:top w:val="none" w:sz="0" w:space="0" w:color="auto"/>
        <w:left w:val="none" w:sz="0" w:space="0" w:color="auto"/>
        <w:bottom w:val="none" w:sz="0" w:space="0" w:color="auto"/>
        <w:right w:val="none" w:sz="0" w:space="0" w:color="auto"/>
      </w:divBdr>
      <w:divsChild>
        <w:div w:id="16083496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image" Target="media/image15.png"/><Relationship Id="rId39" Type="http://schemas.microsoft.com/office/2018/08/relationships/commentsExtensible" Target="commentsExtensible.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C6267662215D48902434A16B8CACD1"/>
        <w:category>
          <w:name w:val="Allgemein"/>
          <w:gallery w:val="placeholder"/>
        </w:category>
        <w:types>
          <w:type w:val="bbPlcHdr"/>
        </w:types>
        <w:behaviors>
          <w:behavior w:val="content"/>
        </w:behaviors>
        <w:guid w:val="{446F26A6-332F-3143-AF96-54635A60E687}"/>
      </w:docPartPr>
      <w:docPartBody>
        <w:p w:rsidR="006F3041" w:rsidRDefault="00880AD8">
          <w:pPr>
            <w:pStyle w:val="0FC6267662215D48902434A16B8CACD1"/>
          </w:pPr>
          <w:r w:rsidRPr="00DC578D">
            <w:rPr>
              <w:rStyle w:val="Platzhaltertext"/>
            </w:rPr>
            <w:t>Klicken oder tippen Sie hier, um Text einzugeben.</w:t>
          </w:r>
        </w:p>
      </w:docPartBody>
    </w:docPart>
    <w:docPart>
      <w:docPartPr>
        <w:name w:val="232A24E754032F4AB56685C09F2F4216"/>
        <w:category>
          <w:name w:val="Allgemein"/>
          <w:gallery w:val="placeholder"/>
        </w:category>
        <w:types>
          <w:type w:val="bbPlcHdr"/>
        </w:types>
        <w:behaviors>
          <w:behavior w:val="content"/>
        </w:behaviors>
        <w:guid w:val="{EA998E97-ABE2-5244-A006-93D06DA5BF6B}"/>
      </w:docPartPr>
      <w:docPartBody>
        <w:p w:rsidR="006F3041" w:rsidRDefault="00880AD8">
          <w:pPr>
            <w:pStyle w:val="232A24E754032F4AB56685C09F2F4216"/>
          </w:pPr>
          <w:r w:rsidRPr="00DC578D">
            <w:rPr>
              <w:rStyle w:val="Platzhaltertext"/>
            </w:rPr>
            <w:t>Klicken oder tippen Sie hier, um Text einzugeben.</w:t>
          </w:r>
        </w:p>
      </w:docPartBody>
    </w:docPart>
    <w:docPart>
      <w:docPartPr>
        <w:name w:val="6BEA17657418DA4CAED7CE8A1D530C16"/>
        <w:category>
          <w:name w:val="Allgemein"/>
          <w:gallery w:val="placeholder"/>
        </w:category>
        <w:types>
          <w:type w:val="bbPlcHdr"/>
        </w:types>
        <w:behaviors>
          <w:behavior w:val="content"/>
        </w:behaviors>
        <w:guid w:val="{94CAA28D-DA64-7E4D-84FE-452B4E0DE178}"/>
      </w:docPartPr>
      <w:docPartBody>
        <w:p w:rsidR="006F3041" w:rsidRDefault="00880AD8">
          <w:pPr>
            <w:pStyle w:val="6BEA17657418DA4CAED7CE8A1D530C16"/>
          </w:pPr>
          <w:r w:rsidRPr="00DC578D">
            <w:rPr>
              <w:rStyle w:val="Platzhaltertext"/>
            </w:rPr>
            <w:t>Klicken oder tippen Sie hier, um Text einzugeben.</w:t>
          </w:r>
        </w:p>
      </w:docPartBody>
    </w:docPart>
    <w:docPart>
      <w:docPartPr>
        <w:name w:val="120B1529C18F174990A9156085B03B1E"/>
        <w:category>
          <w:name w:val="Allgemein"/>
          <w:gallery w:val="placeholder"/>
        </w:category>
        <w:types>
          <w:type w:val="bbPlcHdr"/>
        </w:types>
        <w:behaviors>
          <w:behavior w:val="content"/>
        </w:behaviors>
        <w:guid w:val="{EBD736FD-0B68-5544-AB3B-7E25A077B3E9}"/>
      </w:docPartPr>
      <w:docPartBody>
        <w:p w:rsidR="006F3041" w:rsidRDefault="00880AD8">
          <w:pPr>
            <w:pStyle w:val="120B1529C18F174990A9156085B03B1E"/>
          </w:pPr>
          <w:r w:rsidRPr="00DC578D">
            <w:rPr>
              <w:rStyle w:val="Platzhaltertext"/>
            </w:rPr>
            <w:t>Klicken oder tippen Sie hier, um Text einzugeben.</w:t>
          </w:r>
        </w:p>
      </w:docPartBody>
    </w:docPart>
    <w:docPart>
      <w:docPartPr>
        <w:name w:val="BE771B562F47434EA8653DAFD97455A9"/>
        <w:category>
          <w:name w:val="Allgemein"/>
          <w:gallery w:val="placeholder"/>
        </w:category>
        <w:types>
          <w:type w:val="bbPlcHdr"/>
        </w:types>
        <w:behaviors>
          <w:behavior w:val="content"/>
        </w:behaviors>
        <w:guid w:val="{D89CFD16-FF73-6049-B0DD-FD8F4203B370}"/>
      </w:docPartPr>
      <w:docPartBody>
        <w:p w:rsidR="006F3041" w:rsidRDefault="00880AD8">
          <w:pPr>
            <w:pStyle w:val="BE771B562F47434EA8653DAFD97455A9"/>
          </w:pPr>
          <w:r w:rsidRPr="00DC578D">
            <w:rPr>
              <w:rStyle w:val="Platzhaltertext"/>
            </w:rPr>
            <w:t>Klicken oder tippen Sie hier, um Text einzugeben.</w:t>
          </w:r>
        </w:p>
      </w:docPartBody>
    </w:docPart>
    <w:docPart>
      <w:docPartPr>
        <w:name w:val="E0957F41750609419090BEC73F3B8248"/>
        <w:category>
          <w:name w:val="Allgemein"/>
          <w:gallery w:val="placeholder"/>
        </w:category>
        <w:types>
          <w:type w:val="bbPlcHdr"/>
        </w:types>
        <w:behaviors>
          <w:behavior w:val="content"/>
        </w:behaviors>
        <w:guid w:val="{D90890A6-6E1B-4341-B1E2-C6BB89F9024E}"/>
      </w:docPartPr>
      <w:docPartBody>
        <w:p w:rsidR="006F3041" w:rsidRDefault="00880AD8">
          <w:pPr>
            <w:pStyle w:val="E0957F41750609419090BEC73F3B8248"/>
          </w:pPr>
          <w:r w:rsidRPr="00DC578D">
            <w:rPr>
              <w:rStyle w:val="Platzhaltertext"/>
            </w:rPr>
            <w:t>Klicken oder tippen Sie hier, um Text einzugeben.</w:t>
          </w:r>
        </w:p>
      </w:docPartBody>
    </w:docPart>
    <w:docPart>
      <w:docPartPr>
        <w:name w:val="2167E1FC15D995458E93722C691AD405"/>
        <w:category>
          <w:name w:val="Allgemein"/>
          <w:gallery w:val="placeholder"/>
        </w:category>
        <w:types>
          <w:type w:val="bbPlcHdr"/>
        </w:types>
        <w:behaviors>
          <w:behavior w:val="content"/>
        </w:behaviors>
        <w:guid w:val="{507D725C-CCA0-1148-93A8-CF28D86DE04C}"/>
      </w:docPartPr>
      <w:docPartBody>
        <w:p w:rsidR="006F3041" w:rsidRDefault="00880AD8">
          <w:pPr>
            <w:pStyle w:val="2167E1FC15D995458E93722C691AD405"/>
          </w:pPr>
          <w:r w:rsidRPr="00DC578D">
            <w:rPr>
              <w:rStyle w:val="Platzhaltertext"/>
            </w:rPr>
            <w:t>Klicken oder tippen Sie hier, um Text einzugeben.</w:t>
          </w:r>
        </w:p>
      </w:docPartBody>
    </w:docPart>
    <w:docPart>
      <w:docPartPr>
        <w:name w:val="663F1AC76310E941A0D48AABFB7C8F9C"/>
        <w:category>
          <w:name w:val="Allgemein"/>
          <w:gallery w:val="placeholder"/>
        </w:category>
        <w:types>
          <w:type w:val="bbPlcHdr"/>
        </w:types>
        <w:behaviors>
          <w:behavior w:val="content"/>
        </w:behaviors>
        <w:guid w:val="{24EFB1F3-1B18-7940-8118-9852ED32DC43}"/>
      </w:docPartPr>
      <w:docPartBody>
        <w:p w:rsidR="006F3041" w:rsidRDefault="00880AD8">
          <w:pPr>
            <w:pStyle w:val="663F1AC76310E941A0D48AABFB7C8F9C"/>
          </w:pPr>
          <w:r w:rsidRPr="00DC578D">
            <w:rPr>
              <w:rStyle w:val="Platzhaltertext"/>
            </w:rPr>
            <w:t>Klicken oder tippen Sie hier, um Text einzugeben.</w:t>
          </w:r>
        </w:p>
      </w:docPartBody>
    </w:docPart>
    <w:docPart>
      <w:docPartPr>
        <w:name w:val="758488FD1163C44C9D207B827DF69B01"/>
        <w:category>
          <w:name w:val="Allgemein"/>
          <w:gallery w:val="placeholder"/>
        </w:category>
        <w:types>
          <w:type w:val="bbPlcHdr"/>
        </w:types>
        <w:behaviors>
          <w:behavior w:val="content"/>
        </w:behaviors>
        <w:guid w:val="{0F52FE01-BDEC-0F4B-9600-47734B124394}"/>
      </w:docPartPr>
      <w:docPartBody>
        <w:p w:rsidR="006F3041" w:rsidRDefault="00880AD8">
          <w:pPr>
            <w:pStyle w:val="758488FD1163C44C9D207B827DF69B01"/>
          </w:pPr>
          <w:r w:rsidRPr="00DC578D">
            <w:rPr>
              <w:rStyle w:val="Platzhaltertext"/>
            </w:rPr>
            <w:t>Klicken oder tippen Sie hier, um Text einzugeben.</w:t>
          </w:r>
        </w:p>
      </w:docPartBody>
    </w:docPart>
    <w:docPart>
      <w:docPartPr>
        <w:name w:val="20E54A5981343240BFD3A75D7DCF7441"/>
        <w:category>
          <w:name w:val="Allgemein"/>
          <w:gallery w:val="placeholder"/>
        </w:category>
        <w:types>
          <w:type w:val="bbPlcHdr"/>
        </w:types>
        <w:behaviors>
          <w:behavior w:val="content"/>
        </w:behaviors>
        <w:guid w:val="{277B18BC-71A6-3C43-AE8D-36B9F82E78F6}"/>
      </w:docPartPr>
      <w:docPartBody>
        <w:p w:rsidR="006F3041" w:rsidRDefault="00880AD8">
          <w:pPr>
            <w:pStyle w:val="20E54A5981343240BFD3A75D7DCF7441"/>
          </w:pPr>
          <w:r w:rsidRPr="00DC578D">
            <w:rPr>
              <w:rStyle w:val="Platzhaltertext"/>
            </w:rPr>
            <w:t>Klicken oder tippen Sie hier, um Text einzugeben.</w:t>
          </w:r>
        </w:p>
      </w:docPartBody>
    </w:docPart>
    <w:docPart>
      <w:docPartPr>
        <w:name w:val="64076C3686388B41BDE7818C37F89099"/>
        <w:category>
          <w:name w:val="Allgemein"/>
          <w:gallery w:val="placeholder"/>
        </w:category>
        <w:types>
          <w:type w:val="bbPlcHdr"/>
        </w:types>
        <w:behaviors>
          <w:behavior w:val="content"/>
        </w:behaviors>
        <w:guid w:val="{2FBE8CFC-37D6-3543-9040-844CDC8B4342}"/>
      </w:docPartPr>
      <w:docPartBody>
        <w:p w:rsidR="006F3041" w:rsidRDefault="00880AD8">
          <w:pPr>
            <w:pStyle w:val="64076C3686388B41BDE7818C37F89099"/>
          </w:pPr>
          <w:r w:rsidRPr="00DC578D">
            <w:rPr>
              <w:rStyle w:val="Platzhaltertext"/>
            </w:rPr>
            <w:t>Klicken oder tippen Sie hier, um Text einzugeben.</w:t>
          </w:r>
        </w:p>
      </w:docPartBody>
    </w:docPart>
    <w:docPart>
      <w:docPartPr>
        <w:name w:val="75AD8D928527714ABDB6997D7931213B"/>
        <w:category>
          <w:name w:val="Allgemein"/>
          <w:gallery w:val="placeholder"/>
        </w:category>
        <w:types>
          <w:type w:val="bbPlcHdr"/>
        </w:types>
        <w:behaviors>
          <w:behavior w:val="content"/>
        </w:behaviors>
        <w:guid w:val="{4FC4246A-F4C3-E84D-9DDA-9CF1C8C6E500}"/>
      </w:docPartPr>
      <w:docPartBody>
        <w:p w:rsidR="006F3041" w:rsidRDefault="00880AD8">
          <w:pPr>
            <w:pStyle w:val="75AD8D928527714ABDB6997D7931213B"/>
          </w:pPr>
          <w:r w:rsidRPr="00DC578D">
            <w:rPr>
              <w:rStyle w:val="Platzhaltertext"/>
            </w:rPr>
            <w:t>Klicken oder tippen Sie hier, um Text einzugeben.</w:t>
          </w:r>
        </w:p>
      </w:docPartBody>
    </w:docPart>
    <w:docPart>
      <w:docPartPr>
        <w:name w:val="1A0EFDCD1042BD4CAB037E9EF1E3D033"/>
        <w:category>
          <w:name w:val="Allgemein"/>
          <w:gallery w:val="placeholder"/>
        </w:category>
        <w:types>
          <w:type w:val="bbPlcHdr"/>
        </w:types>
        <w:behaviors>
          <w:behavior w:val="content"/>
        </w:behaviors>
        <w:guid w:val="{1E61F88B-01C3-1E4E-B849-55E8DDBCF58D}"/>
      </w:docPartPr>
      <w:docPartBody>
        <w:p w:rsidR="006F3041" w:rsidRDefault="00880AD8">
          <w:pPr>
            <w:pStyle w:val="1A0EFDCD1042BD4CAB037E9EF1E3D033"/>
          </w:pPr>
          <w:r w:rsidRPr="00DC578D">
            <w:rPr>
              <w:rStyle w:val="Platzhaltertext"/>
            </w:rPr>
            <w:t>Klicken oder tippen Sie hier, um Text einzugeben.</w:t>
          </w:r>
        </w:p>
      </w:docPartBody>
    </w:docPart>
    <w:docPart>
      <w:docPartPr>
        <w:name w:val="54E381D967C44948B1BFB341C473D98D"/>
        <w:category>
          <w:name w:val="Allgemein"/>
          <w:gallery w:val="placeholder"/>
        </w:category>
        <w:types>
          <w:type w:val="bbPlcHdr"/>
        </w:types>
        <w:behaviors>
          <w:behavior w:val="content"/>
        </w:behaviors>
        <w:guid w:val="{7B159CF6-3038-EF48-B9F9-20FE5D9CFCE4}"/>
      </w:docPartPr>
      <w:docPartBody>
        <w:p w:rsidR="006F3041" w:rsidRDefault="00880AD8">
          <w:pPr>
            <w:pStyle w:val="54E381D967C44948B1BFB341C473D98D"/>
          </w:pPr>
          <w:r w:rsidRPr="00DC578D">
            <w:rPr>
              <w:rStyle w:val="Platzhaltertext"/>
            </w:rPr>
            <w:t>Klicken oder tippen Sie hier, um Text einzugeben.</w:t>
          </w:r>
        </w:p>
      </w:docPartBody>
    </w:docPart>
    <w:docPart>
      <w:docPartPr>
        <w:name w:val="764479FE13B83C49A671C2FA689038ED"/>
        <w:category>
          <w:name w:val="Allgemein"/>
          <w:gallery w:val="placeholder"/>
        </w:category>
        <w:types>
          <w:type w:val="bbPlcHdr"/>
        </w:types>
        <w:behaviors>
          <w:behavior w:val="content"/>
        </w:behaviors>
        <w:guid w:val="{4A2E190A-643F-7445-BA01-DFCEEC37AE86}"/>
      </w:docPartPr>
      <w:docPartBody>
        <w:p w:rsidR="006F3041" w:rsidRDefault="00880AD8">
          <w:pPr>
            <w:pStyle w:val="764479FE13B83C49A671C2FA689038ED"/>
          </w:pPr>
          <w:r w:rsidRPr="00DC578D">
            <w:rPr>
              <w:rStyle w:val="Platzhaltertext"/>
            </w:rPr>
            <w:t>Klicken oder tippen Sie hier, um Text einzugeben.</w:t>
          </w:r>
        </w:p>
      </w:docPartBody>
    </w:docPart>
    <w:docPart>
      <w:docPartPr>
        <w:name w:val="FB6C051CA4CB6C409CB838C45DAAEEBF"/>
        <w:category>
          <w:name w:val="Allgemein"/>
          <w:gallery w:val="placeholder"/>
        </w:category>
        <w:types>
          <w:type w:val="bbPlcHdr"/>
        </w:types>
        <w:behaviors>
          <w:behavior w:val="content"/>
        </w:behaviors>
        <w:guid w:val="{CB79BBBF-21BA-C049-839C-E39F69ECF809}"/>
      </w:docPartPr>
      <w:docPartBody>
        <w:p w:rsidR="006F3041" w:rsidRDefault="00880AD8">
          <w:pPr>
            <w:pStyle w:val="FB6C051CA4CB6C409CB838C45DAAEEBF"/>
          </w:pPr>
          <w:r w:rsidRPr="00DC578D">
            <w:rPr>
              <w:rStyle w:val="Platzhaltertext"/>
            </w:rPr>
            <w:t>Klicken oder tippen Sie hier, um Text einzugeben.</w:t>
          </w:r>
        </w:p>
      </w:docPartBody>
    </w:docPart>
    <w:docPart>
      <w:docPartPr>
        <w:name w:val="D829EA88C211A742AABDEF3C133E1B4E"/>
        <w:category>
          <w:name w:val="Allgemein"/>
          <w:gallery w:val="placeholder"/>
        </w:category>
        <w:types>
          <w:type w:val="bbPlcHdr"/>
        </w:types>
        <w:behaviors>
          <w:behavior w:val="content"/>
        </w:behaviors>
        <w:guid w:val="{2852C93A-4102-BF45-97D8-31AF778E1514}"/>
      </w:docPartPr>
      <w:docPartBody>
        <w:p w:rsidR="006F3041" w:rsidRDefault="00880AD8">
          <w:pPr>
            <w:pStyle w:val="D829EA88C211A742AABDEF3C133E1B4E"/>
          </w:pPr>
          <w:r w:rsidRPr="00DC578D">
            <w:rPr>
              <w:rStyle w:val="Platzhaltertext"/>
            </w:rPr>
            <w:t>Klicken oder tippen Sie hier, um Text einzugeben.</w:t>
          </w:r>
        </w:p>
      </w:docPartBody>
    </w:docPart>
    <w:docPart>
      <w:docPartPr>
        <w:name w:val="1D407CE5B86EF74EA11701C07D2544F9"/>
        <w:category>
          <w:name w:val="Allgemein"/>
          <w:gallery w:val="placeholder"/>
        </w:category>
        <w:types>
          <w:type w:val="bbPlcHdr"/>
        </w:types>
        <w:behaviors>
          <w:behavior w:val="content"/>
        </w:behaviors>
        <w:guid w:val="{9AC13CA2-C443-7948-A896-3D9F91F9AB89}"/>
      </w:docPartPr>
      <w:docPartBody>
        <w:p w:rsidR="006F3041" w:rsidRDefault="00880AD8">
          <w:pPr>
            <w:pStyle w:val="1D407CE5B86EF74EA11701C07D2544F9"/>
          </w:pPr>
          <w:r w:rsidRPr="00DC578D">
            <w:rPr>
              <w:rStyle w:val="Platzhaltertext"/>
            </w:rPr>
            <w:t>Klicken oder tippen Sie hier, um Text einzugeben.</w:t>
          </w:r>
        </w:p>
      </w:docPartBody>
    </w:docPart>
    <w:docPart>
      <w:docPartPr>
        <w:name w:val="9EA1AD148A7AF145883E1DA299BB0745"/>
        <w:category>
          <w:name w:val="Allgemein"/>
          <w:gallery w:val="placeholder"/>
        </w:category>
        <w:types>
          <w:type w:val="bbPlcHdr"/>
        </w:types>
        <w:behaviors>
          <w:behavior w:val="content"/>
        </w:behaviors>
        <w:guid w:val="{9357675A-9CD8-8448-84D1-73EE4103803D}"/>
      </w:docPartPr>
      <w:docPartBody>
        <w:p w:rsidR="006F3041" w:rsidRDefault="00880AD8">
          <w:pPr>
            <w:pStyle w:val="9EA1AD148A7AF145883E1DA299BB0745"/>
          </w:pPr>
          <w:r w:rsidRPr="00DC578D">
            <w:rPr>
              <w:rStyle w:val="Platzhaltertext"/>
            </w:rPr>
            <w:t>Klicken oder tippen Sie hier, um Text einzugeben.</w:t>
          </w:r>
        </w:p>
      </w:docPartBody>
    </w:docPart>
    <w:docPart>
      <w:docPartPr>
        <w:name w:val="100F02CE5789604FAAA6F2F5A3294E92"/>
        <w:category>
          <w:name w:val="Allgemein"/>
          <w:gallery w:val="placeholder"/>
        </w:category>
        <w:types>
          <w:type w:val="bbPlcHdr"/>
        </w:types>
        <w:behaviors>
          <w:behavior w:val="content"/>
        </w:behaviors>
        <w:guid w:val="{E1292A53-C505-404C-BD66-FFA997FCDA01}"/>
      </w:docPartPr>
      <w:docPartBody>
        <w:p w:rsidR="006F3041" w:rsidRDefault="00880AD8">
          <w:pPr>
            <w:pStyle w:val="100F02CE5789604FAAA6F2F5A3294E92"/>
          </w:pPr>
          <w:r w:rsidRPr="00DC578D">
            <w:rPr>
              <w:rStyle w:val="Platzhaltertext"/>
            </w:rPr>
            <w:t>Klicken oder tippen Sie hier, um Text einzugeben.</w:t>
          </w:r>
        </w:p>
      </w:docPartBody>
    </w:docPart>
    <w:docPart>
      <w:docPartPr>
        <w:name w:val="E727DDA9681CCB4FB0BFB906B020EE39"/>
        <w:category>
          <w:name w:val="Allgemein"/>
          <w:gallery w:val="placeholder"/>
        </w:category>
        <w:types>
          <w:type w:val="bbPlcHdr"/>
        </w:types>
        <w:behaviors>
          <w:behavior w:val="content"/>
        </w:behaviors>
        <w:guid w:val="{622F7C2A-86DE-CA49-A454-62402330B171}"/>
      </w:docPartPr>
      <w:docPartBody>
        <w:p w:rsidR="006F3041" w:rsidRDefault="00880AD8">
          <w:pPr>
            <w:pStyle w:val="E727DDA9681CCB4FB0BFB906B020EE39"/>
          </w:pPr>
          <w:r w:rsidRPr="00DC578D">
            <w:rPr>
              <w:rStyle w:val="Platzhaltertext"/>
            </w:rPr>
            <w:t>Klicken oder tippen Sie hier, um Text einzugeben.</w:t>
          </w:r>
        </w:p>
      </w:docPartBody>
    </w:docPart>
    <w:docPart>
      <w:docPartPr>
        <w:name w:val="49209C706518B442B4548267B85C8A72"/>
        <w:category>
          <w:name w:val="Allgemein"/>
          <w:gallery w:val="placeholder"/>
        </w:category>
        <w:types>
          <w:type w:val="bbPlcHdr"/>
        </w:types>
        <w:behaviors>
          <w:behavior w:val="content"/>
        </w:behaviors>
        <w:guid w:val="{C09E9E13-9B71-4C4C-A0CD-84E4A4C7BC79}"/>
      </w:docPartPr>
      <w:docPartBody>
        <w:p w:rsidR="006F3041" w:rsidRDefault="00880AD8">
          <w:pPr>
            <w:pStyle w:val="49209C706518B442B4548267B85C8A72"/>
          </w:pPr>
          <w:r w:rsidRPr="00DC578D">
            <w:rPr>
              <w:rStyle w:val="Platzhaltertext"/>
            </w:rPr>
            <w:t>Klicken oder tippen Sie hier, um Text einzugeben.</w:t>
          </w:r>
        </w:p>
      </w:docPartBody>
    </w:docPart>
    <w:docPart>
      <w:docPartPr>
        <w:name w:val="C35F9F1035F4FA4DA052B609F8B565C0"/>
        <w:category>
          <w:name w:val="Allgemein"/>
          <w:gallery w:val="placeholder"/>
        </w:category>
        <w:types>
          <w:type w:val="bbPlcHdr"/>
        </w:types>
        <w:behaviors>
          <w:behavior w:val="content"/>
        </w:behaviors>
        <w:guid w:val="{E9B73237-8022-6C46-81AB-C8022EF9270B}"/>
      </w:docPartPr>
      <w:docPartBody>
        <w:p w:rsidR="006F3041" w:rsidRDefault="00880AD8">
          <w:pPr>
            <w:pStyle w:val="C35F9F1035F4FA4DA052B609F8B565C0"/>
          </w:pPr>
          <w:r w:rsidRPr="00DC578D">
            <w:rPr>
              <w:rStyle w:val="Platzhaltertext"/>
            </w:rPr>
            <w:t>Klicken oder tippen Sie hier, um Text einzugeben.</w:t>
          </w:r>
        </w:p>
      </w:docPartBody>
    </w:docPart>
    <w:docPart>
      <w:docPartPr>
        <w:name w:val="035D6EDDA704B542B97DFCC82DCE7679"/>
        <w:category>
          <w:name w:val="Allgemein"/>
          <w:gallery w:val="placeholder"/>
        </w:category>
        <w:types>
          <w:type w:val="bbPlcHdr"/>
        </w:types>
        <w:behaviors>
          <w:behavior w:val="content"/>
        </w:behaviors>
        <w:guid w:val="{E210A2A4-5DD0-5D4E-8BE9-CD6190ABD1B3}"/>
      </w:docPartPr>
      <w:docPartBody>
        <w:p w:rsidR="006F3041" w:rsidRDefault="00880AD8">
          <w:pPr>
            <w:pStyle w:val="035D6EDDA704B542B97DFCC82DCE7679"/>
          </w:pPr>
          <w:r w:rsidRPr="00DC578D">
            <w:rPr>
              <w:rStyle w:val="Platzhaltertext"/>
            </w:rPr>
            <w:t>Klicken oder tippen Sie hier, um Text einzugeben.</w:t>
          </w:r>
        </w:p>
      </w:docPartBody>
    </w:docPart>
    <w:docPart>
      <w:docPartPr>
        <w:name w:val="44D619B04422744895D7127D60163D22"/>
        <w:category>
          <w:name w:val="Allgemein"/>
          <w:gallery w:val="placeholder"/>
        </w:category>
        <w:types>
          <w:type w:val="bbPlcHdr"/>
        </w:types>
        <w:behaviors>
          <w:behavior w:val="content"/>
        </w:behaviors>
        <w:guid w:val="{9ABB10B4-55F4-3141-990C-B34C3F2A71D4}"/>
      </w:docPartPr>
      <w:docPartBody>
        <w:p w:rsidR="006F3041" w:rsidRDefault="00880AD8">
          <w:pPr>
            <w:pStyle w:val="44D619B04422744895D7127D60163D22"/>
          </w:pPr>
          <w:r w:rsidRPr="00DC578D">
            <w:rPr>
              <w:rStyle w:val="Platzhaltertext"/>
            </w:rPr>
            <w:t>Klicken oder tippen Sie hier, um Text einzugeben.</w:t>
          </w:r>
        </w:p>
      </w:docPartBody>
    </w:docPart>
    <w:docPart>
      <w:docPartPr>
        <w:name w:val="365698D23745DA4C807A609F4B17DE6F"/>
        <w:category>
          <w:name w:val="Allgemein"/>
          <w:gallery w:val="placeholder"/>
        </w:category>
        <w:types>
          <w:type w:val="bbPlcHdr"/>
        </w:types>
        <w:behaviors>
          <w:behavior w:val="content"/>
        </w:behaviors>
        <w:guid w:val="{155F560F-6002-7546-8B9E-59DA10982B32}"/>
      </w:docPartPr>
      <w:docPartBody>
        <w:p w:rsidR="006F3041" w:rsidRDefault="00880AD8">
          <w:pPr>
            <w:pStyle w:val="365698D23745DA4C807A609F4B17DE6F"/>
          </w:pPr>
          <w:r w:rsidRPr="00DC578D">
            <w:rPr>
              <w:rStyle w:val="Platzhaltertext"/>
            </w:rPr>
            <w:t>Klicken oder tippen Sie hier, um Text einzugeben.</w:t>
          </w:r>
        </w:p>
      </w:docPartBody>
    </w:docPart>
    <w:docPart>
      <w:docPartPr>
        <w:name w:val="033F582A257C4E4BBC8ABED034ECC703"/>
        <w:category>
          <w:name w:val="Allgemein"/>
          <w:gallery w:val="placeholder"/>
        </w:category>
        <w:types>
          <w:type w:val="bbPlcHdr"/>
        </w:types>
        <w:behaviors>
          <w:behavior w:val="content"/>
        </w:behaviors>
        <w:guid w:val="{8B2BC8AB-5A42-B84C-A354-7B2019BADF63}"/>
      </w:docPartPr>
      <w:docPartBody>
        <w:p w:rsidR="006F3041" w:rsidRDefault="00880AD8">
          <w:pPr>
            <w:pStyle w:val="033F582A257C4E4BBC8ABED034ECC703"/>
          </w:pPr>
          <w:r w:rsidRPr="00DC578D">
            <w:rPr>
              <w:rStyle w:val="Platzhaltertext"/>
            </w:rPr>
            <w:t>Klicken oder tippen Sie hier, um Text einzugeben.</w:t>
          </w:r>
        </w:p>
      </w:docPartBody>
    </w:docPart>
    <w:docPart>
      <w:docPartPr>
        <w:name w:val="E02FE875DB71894B837071B0EC927213"/>
        <w:category>
          <w:name w:val="Allgemein"/>
          <w:gallery w:val="placeholder"/>
        </w:category>
        <w:types>
          <w:type w:val="bbPlcHdr"/>
        </w:types>
        <w:behaviors>
          <w:behavior w:val="content"/>
        </w:behaviors>
        <w:guid w:val="{7B3E0E25-EC62-1342-BF48-7F8719395BC2}"/>
      </w:docPartPr>
      <w:docPartBody>
        <w:p w:rsidR="006F3041" w:rsidRDefault="00880AD8">
          <w:pPr>
            <w:pStyle w:val="E02FE875DB71894B837071B0EC927213"/>
          </w:pPr>
          <w:r w:rsidRPr="00DC578D">
            <w:rPr>
              <w:rStyle w:val="Platzhaltertext"/>
            </w:rPr>
            <w:t>Klicken oder tippen Sie hier, um Text einzugeben.</w:t>
          </w:r>
        </w:p>
      </w:docPartBody>
    </w:docPart>
    <w:docPart>
      <w:docPartPr>
        <w:name w:val="857004B544503D418D4F7B1206F7D3FD"/>
        <w:category>
          <w:name w:val="Allgemein"/>
          <w:gallery w:val="placeholder"/>
        </w:category>
        <w:types>
          <w:type w:val="bbPlcHdr"/>
        </w:types>
        <w:behaviors>
          <w:behavior w:val="content"/>
        </w:behaviors>
        <w:guid w:val="{FE1B27CA-E003-FA47-A375-C7CA93C9C547}"/>
      </w:docPartPr>
      <w:docPartBody>
        <w:p w:rsidR="006F3041" w:rsidRDefault="00880AD8">
          <w:pPr>
            <w:pStyle w:val="857004B544503D418D4F7B1206F7D3FD"/>
          </w:pPr>
          <w:r w:rsidRPr="00DC578D">
            <w:rPr>
              <w:rStyle w:val="Platzhaltertext"/>
            </w:rPr>
            <w:t>Klicken oder tippen Sie hier, um Text einzugeben.</w:t>
          </w:r>
        </w:p>
      </w:docPartBody>
    </w:docPart>
    <w:docPart>
      <w:docPartPr>
        <w:name w:val="907864C904AD564E9E4C5F16DA634942"/>
        <w:category>
          <w:name w:val="Allgemein"/>
          <w:gallery w:val="placeholder"/>
        </w:category>
        <w:types>
          <w:type w:val="bbPlcHdr"/>
        </w:types>
        <w:behaviors>
          <w:behavior w:val="content"/>
        </w:behaviors>
        <w:guid w:val="{39260FE2-02B1-1A47-BCE8-39E356C3D9FA}"/>
      </w:docPartPr>
      <w:docPartBody>
        <w:p w:rsidR="006F3041" w:rsidRDefault="00880AD8">
          <w:pPr>
            <w:pStyle w:val="907864C904AD564E9E4C5F16DA634942"/>
          </w:pPr>
          <w:r w:rsidRPr="00DC578D">
            <w:rPr>
              <w:rStyle w:val="Platzhaltertext"/>
            </w:rPr>
            <w:t>Klicken oder tippen Sie hier, um Text einzugeben.</w:t>
          </w:r>
        </w:p>
      </w:docPartBody>
    </w:docPart>
    <w:docPart>
      <w:docPartPr>
        <w:name w:val="A5C70651F37C254DA8EF7FED15A5BD90"/>
        <w:category>
          <w:name w:val="Allgemein"/>
          <w:gallery w:val="placeholder"/>
        </w:category>
        <w:types>
          <w:type w:val="bbPlcHdr"/>
        </w:types>
        <w:behaviors>
          <w:behavior w:val="content"/>
        </w:behaviors>
        <w:guid w:val="{DAE6F81E-383D-B745-9CCE-23B2062688B4}"/>
      </w:docPartPr>
      <w:docPartBody>
        <w:p w:rsidR="006F3041" w:rsidRDefault="00880AD8">
          <w:pPr>
            <w:pStyle w:val="A5C70651F37C254DA8EF7FED15A5BD90"/>
          </w:pPr>
          <w:r w:rsidRPr="00DC578D">
            <w:rPr>
              <w:rStyle w:val="Platzhaltertext"/>
            </w:rPr>
            <w:t>Klicken oder tippen Sie hier, um Text einzugeben.</w:t>
          </w:r>
        </w:p>
      </w:docPartBody>
    </w:docPart>
    <w:docPart>
      <w:docPartPr>
        <w:name w:val="224943A80308FF45AE8CF3DB2069FBFF"/>
        <w:category>
          <w:name w:val="Allgemein"/>
          <w:gallery w:val="placeholder"/>
        </w:category>
        <w:types>
          <w:type w:val="bbPlcHdr"/>
        </w:types>
        <w:behaviors>
          <w:behavior w:val="content"/>
        </w:behaviors>
        <w:guid w:val="{EA01610A-F788-614A-B43E-5BB57E6B734C}"/>
      </w:docPartPr>
      <w:docPartBody>
        <w:p w:rsidR="006F3041" w:rsidRDefault="00880AD8">
          <w:pPr>
            <w:pStyle w:val="224943A80308FF45AE8CF3DB2069FBFF"/>
          </w:pPr>
          <w:r w:rsidRPr="00DC578D">
            <w:rPr>
              <w:rStyle w:val="Platzhaltertext"/>
            </w:rPr>
            <w:t>Klicken oder tippen Sie hier, um Text einzugeben.</w:t>
          </w:r>
        </w:p>
      </w:docPartBody>
    </w:docPart>
    <w:docPart>
      <w:docPartPr>
        <w:name w:val="181B7BB5C0A50E42B12647B8482D68E6"/>
        <w:category>
          <w:name w:val="Allgemein"/>
          <w:gallery w:val="placeholder"/>
        </w:category>
        <w:types>
          <w:type w:val="bbPlcHdr"/>
        </w:types>
        <w:behaviors>
          <w:behavior w:val="content"/>
        </w:behaviors>
        <w:guid w:val="{55DBD98C-8B37-104A-9058-983201423952}"/>
      </w:docPartPr>
      <w:docPartBody>
        <w:p w:rsidR="006F3041" w:rsidRDefault="00880AD8">
          <w:pPr>
            <w:pStyle w:val="181B7BB5C0A50E42B12647B8482D68E6"/>
          </w:pPr>
          <w:r w:rsidRPr="00DC578D">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5A38CA27-EB5A-4DB0-971C-D3B63C9B7693}"/>
      </w:docPartPr>
      <w:docPartBody>
        <w:p w:rsidR="00F23498" w:rsidRDefault="00DC03B0">
          <w:r w:rsidRPr="009A5574">
            <w:rPr>
              <w:rStyle w:val="Platzhaltertext"/>
            </w:rPr>
            <w:t>Klicken oder tippen Sie hier, um Text einzugeben.</w:t>
          </w:r>
        </w:p>
      </w:docPartBody>
    </w:docPart>
    <w:docPart>
      <w:docPartPr>
        <w:name w:val="E0E9F0C94F9F4D7CA931BDF4FD6DF406"/>
        <w:category>
          <w:name w:val="Allgemein"/>
          <w:gallery w:val="placeholder"/>
        </w:category>
        <w:types>
          <w:type w:val="bbPlcHdr"/>
        </w:types>
        <w:behaviors>
          <w:behavior w:val="content"/>
        </w:behaviors>
        <w:guid w:val="{8CD12AA8-D952-41E2-A05A-04A9CDCE0C5C}"/>
      </w:docPartPr>
      <w:docPartBody>
        <w:p w:rsidR="00890B14" w:rsidRDefault="00BE43B0" w:rsidP="00BE43B0">
          <w:pPr>
            <w:pStyle w:val="E0E9F0C94F9F4D7CA931BDF4FD6DF406"/>
          </w:pPr>
          <w:r w:rsidRPr="00DC578D">
            <w:rPr>
              <w:rStyle w:val="Platzhaltertext"/>
            </w:rPr>
            <w:t>Klicken oder tippen Sie hier, um Text einzugeben.</w:t>
          </w:r>
        </w:p>
      </w:docPartBody>
    </w:docPart>
    <w:docPart>
      <w:docPartPr>
        <w:name w:val="B4766C8034684748A637D8E1F4BF5F08"/>
        <w:category>
          <w:name w:val="Allgemein"/>
          <w:gallery w:val="placeholder"/>
        </w:category>
        <w:types>
          <w:type w:val="bbPlcHdr"/>
        </w:types>
        <w:behaviors>
          <w:behavior w:val="content"/>
        </w:behaviors>
        <w:guid w:val="{CB406B84-69EC-4E70-8055-E7C58B55D925}"/>
      </w:docPartPr>
      <w:docPartBody>
        <w:p w:rsidR="00890B14" w:rsidRDefault="00BE43B0" w:rsidP="00BE43B0">
          <w:pPr>
            <w:pStyle w:val="B4766C8034684748A637D8E1F4BF5F08"/>
          </w:pPr>
          <w:r w:rsidRPr="00DC578D">
            <w:rPr>
              <w:rStyle w:val="Platzhaltertext"/>
            </w:rPr>
            <w:t>Klicken oder tippen Sie hier, um Text einzugeben.</w:t>
          </w:r>
        </w:p>
      </w:docPartBody>
    </w:docPart>
    <w:docPart>
      <w:docPartPr>
        <w:name w:val="C2C0F12C8F124740A61917E8DA5703D2"/>
        <w:category>
          <w:name w:val="Allgemein"/>
          <w:gallery w:val="placeholder"/>
        </w:category>
        <w:types>
          <w:type w:val="bbPlcHdr"/>
        </w:types>
        <w:behaviors>
          <w:behavior w:val="content"/>
        </w:behaviors>
        <w:guid w:val="{F84941EA-EFDF-4C47-9FAE-3BEFF7C8EB73}"/>
      </w:docPartPr>
      <w:docPartBody>
        <w:p w:rsidR="005C62EC" w:rsidRDefault="005C62EC" w:rsidP="005C62EC">
          <w:pPr>
            <w:pStyle w:val="C2C0F12C8F124740A61917E8DA5703D2"/>
          </w:pPr>
          <w:r w:rsidRPr="00DC578D">
            <w:rPr>
              <w:rStyle w:val="Platzhaltertext"/>
            </w:rPr>
            <w:t>Klicken oder tippen Sie hier, um Text einzugeben.</w:t>
          </w:r>
        </w:p>
      </w:docPartBody>
    </w:docPart>
    <w:docPart>
      <w:docPartPr>
        <w:name w:val="AA834383163A44D6A8F501754F83A3AD"/>
        <w:category>
          <w:name w:val="Allgemein"/>
          <w:gallery w:val="placeholder"/>
        </w:category>
        <w:types>
          <w:type w:val="bbPlcHdr"/>
        </w:types>
        <w:behaviors>
          <w:behavior w:val="content"/>
        </w:behaviors>
        <w:guid w:val="{1EB4E541-4E90-42A2-BC8A-BF23DEA1E2AB}"/>
      </w:docPartPr>
      <w:docPartBody>
        <w:p w:rsidR="00B638C3" w:rsidRDefault="00B638C3" w:rsidP="00B638C3">
          <w:pPr>
            <w:pStyle w:val="AA834383163A44D6A8F501754F83A3AD"/>
          </w:pPr>
          <w:r w:rsidRPr="00DC578D">
            <w:rPr>
              <w:rStyle w:val="Platzhaltertext"/>
            </w:rPr>
            <w:t>Klicken oder tippen Sie hier, um Text einzugeben.</w:t>
          </w:r>
        </w:p>
      </w:docPartBody>
    </w:docPart>
    <w:docPart>
      <w:docPartPr>
        <w:name w:val="3EA5A4CD95724148AE913F9148AD2712"/>
        <w:category>
          <w:name w:val="Allgemein"/>
          <w:gallery w:val="placeholder"/>
        </w:category>
        <w:types>
          <w:type w:val="bbPlcHdr"/>
        </w:types>
        <w:behaviors>
          <w:behavior w:val="content"/>
        </w:behaviors>
        <w:guid w:val="{0AFBCF24-ECD2-4D3E-9269-59EC53D08993}"/>
      </w:docPartPr>
      <w:docPartBody>
        <w:p w:rsidR="00B638C3" w:rsidRDefault="00B638C3" w:rsidP="00B638C3">
          <w:pPr>
            <w:pStyle w:val="3EA5A4CD95724148AE913F9148AD2712"/>
          </w:pPr>
          <w:r w:rsidRPr="009A5574">
            <w:rPr>
              <w:rStyle w:val="Platzhaltertext"/>
            </w:rPr>
            <w:t>Klicken oder tippen Sie hier, um Text einzugeben.</w:t>
          </w:r>
        </w:p>
      </w:docPartBody>
    </w:docPart>
    <w:docPart>
      <w:docPartPr>
        <w:name w:val="E9133220F9B94D4B8BF9306A895BB4FA"/>
        <w:category>
          <w:name w:val="Allgemein"/>
          <w:gallery w:val="placeholder"/>
        </w:category>
        <w:types>
          <w:type w:val="bbPlcHdr"/>
        </w:types>
        <w:behaviors>
          <w:behavior w:val="content"/>
        </w:behaviors>
        <w:guid w:val="{ADA3DE94-0FE3-4234-8B6D-E4A0A0B6B89C}"/>
      </w:docPartPr>
      <w:docPartBody>
        <w:p w:rsidR="00B638C3" w:rsidRDefault="00B638C3" w:rsidP="00B638C3">
          <w:pPr>
            <w:pStyle w:val="E9133220F9B94D4B8BF9306A895BB4FA"/>
          </w:pPr>
          <w:r w:rsidRPr="00DC578D">
            <w:rPr>
              <w:rStyle w:val="Platzhaltertext"/>
            </w:rPr>
            <w:t>Klicken oder tippen Sie hier, um Text einzugeben.</w:t>
          </w:r>
        </w:p>
      </w:docPartBody>
    </w:docPart>
    <w:docPart>
      <w:docPartPr>
        <w:name w:val="1D434F3C317F43FF969D95EBC84A836E"/>
        <w:category>
          <w:name w:val="Allgemein"/>
          <w:gallery w:val="placeholder"/>
        </w:category>
        <w:types>
          <w:type w:val="bbPlcHdr"/>
        </w:types>
        <w:behaviors>
          <w:behavior w:val="content"/>
        </w:behaviors>
        <w:guid w:val="{D5B6735C-D8B2-4DAF-B79E-603B80A1488E}"/>
      </w:docPartPr>
      <w:docPartBody>
        <w:p w:rsidR="00B638C3" w:rsidRDefault="00B638C3" w:rsidP="00B638C3">
          <w:pPr>
            <w:pStyle w:val="1D434F3C317F43FF969D95EBC84A836E"/>
          </w:pPr>
          <w:r w:rsidRPr="00DC578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18"/>
    <w:rsid w:val="0000038E"/>
    <w:rsid w:val="0000566C"/>
    <w:rsid w:val="00012C85"/>
    <w:rsid w:val="000613C5"/>
    <w:rsid w:val="00067C1E"/>
    <w:rsid w:val="00080016"/>
    <w:rsid w:val="000B3A82"/>
    <w:rsid w:val="000B52AC"/>
    <w:rsid w:val="001017C3"/>
    <w:rsid w:val="0011430F"/>
    <w:rsid w:val="00162EB8"/>
    <w:rsid w:val="001E0050"/>
    <w:rsid w:val="001E50AC"/>
    <w:rsid w:val="001E7466"/>
    <w:rsid w:val="001F66F7"/>
    <w:rsid w:val="002452E4"/>
    <w:rsid w:val="00263B7B"/>
    <w:rsid w:val="002A4C53"/>
    <w:rsid w:val="002E1A1D"/>
    <w:rsid w:val="002E7DE9"/>
    <w:rsid w:val="00345359"/>
    <w:rsid w:val="00393DA2"/>
    <w:rsid w:val="003F44A9"/>
    <w:rsid w:val="00426AF2"/>
    <w:rsid w:val="00485425"/>
    <w:rsid w:val="004D6A2C"/>
    <w:rsid w:val="004F5B8C"/>
    <w:rsid w:val="00582B42"/>
    <w:rsid w:val="005C62EC"/>
    <w:rsid w:val="005F6BD7"/>
    <w:rsid w:val="006061E3"/>
    <w:rsid w:val="00623B2D"/>
    <w:rsid w:val="00623FC8"/>
    <w:rsid w:val="006300DD"/>
    <w:rsid w:val="00630702"/>
    <w:rsid w:val="006649D3"/>
    <w:rsid w:val="006C5BFE"/>
    <w:rsid w:val="006F3041"/>
    <w:rsid w:val="00701468"/>
    <w:rsid w:val="00706875"/>
    <w:rsid w:val="0073676F"/>
    <w:rsid w:val="007B7304"/>
    <w:rsid w:val="007C3B17"/>
    <w:rsid w:val="00822D7A"/>
    <w:rsid w:val="008514B4"/>
    <w:rsid w:val="00880AD8"/>
    <w:rsid w:val="00890B14"/>
    <w:rsid w:val="008F5309"/>
    <w:rsid w:val="008F6437"/>
    <w:rsid w:val="009D4483"/>
    <w:rsid w:val="00A64EE5"/>
    <w:rsid w:val="00B12124"/>
    <w:rsid w:val="00B3658C"/>
    <w:rsid w:val="00B45E25"/>
    <w:rsid w:val="00B46C79"/>
    <w:rsid w:val="00B6141B"/>
    <w:rsid w:val="00B638C3"/>
    <w:rsid w:val="00BB0D78"/>
    <w:rsid w:val="00BE43B0"/>
    <w:rsid w:val="00C06E48"/>
    <w:rsid w:val="00C348A3"/>
    <w:rsid w:val="00CF003F"/>
    <w:rsid w:val="00D324F7"/>
    <w:rsid w:val="00D34218"/>
    <w:rsid w:val="00D40835"/>
    <w:rsid w:val="00D91C8A"/>
    <w:rsid w:val="00DA69A2"/>
    <w:rsid w:val="00DC03B0"/>
    <w:rsid w:val="00E00CE9"/>
    <w:rsid w:val="00E95849"/>
    <w:rsid w:val="00ED6FDB"/>
    <w:rsid w:val="00EF0BBF"/>
    <w:rsid w:val="00F23498"/>
    <w:rsid w:val="00F3562C"/>
    <w:rsid w:val="00F971BB"/>
    <w:rsid w:val="00FC044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638C3"/>
    <w:rPr>
      <w:color w:val="808080"/>
    </w:rPr>
  </w:style>
  <w:style w:type="paragraph" w:customStyle="1" w:styleId="244D5A3452B46243A875040808BC4CA0">
    <w:name w:val="244D5A3452B46243A875040808BC4CA0"/>
  </w:style>
  <w:style w:type="paragraph" w:customStyle="1" w:styleId="9FD19244655BE94E820B3D901284141E">
    <w:name w:val="9FD19244655BE94E820B3D901284141E"/>
  </w:style>
  <w:style w:type="paragraph" w:customStyle="1" w:styleId="11733BC8F7B22A44B6F70735B8997F7E">
    <w:name w:val="11733BC8F7B22A44B6F70735B8997F7E"/>
  </w:style>
  <w:style w:type="paragraph" w:customStyle="1" w:styleId="0FC6267662215D48902434A16B8CACD1">
    <w:name w:val="0FC6267662215D48902434A16B8CACD1"/>
  </w:style>
  <w:style w:type="paragraph" w:customStyle="1" w:styleId="232A24E754032F4AB56685C09F2F4216">
    <w:name w:val="232A24E754032F4AB56685C09F2F4216"/>
  </w:style>
  <w:style w:type="paragraph" w:customStyle="1" w:styleId="6BEA17657418DA4CAED7CE8A1D530C16">
    <w:name w:val="6BEA17657418DA4CAED7CE8A1D530C16"/>
  </w:style>
  <w:style w:type="paragraph" w:customStyle="1" w:styleId="20325C838EA2914F9437ED509DC93472">
    <w:name w:val="20325C838EA2914F9437ED509DC93472"/>
  </w:style>
  <w:style w:type="paragraph" w:customStyle="1" w:styleId="120B1529C18F174990A9156085B03B1E">
    <w:name w:val="120B1529C18F174990A9156085B03B1E"/>
  </w:style>
  <w:style w:type="paragraph" w:customStyle="1" w:styleId="BE771B562F47434EA8653DAFD97455A9">
    <w:name w:val="BE771B562F47434EA8653DAFD97455A9"/>
  </w:style>
  <w:style w:type="paragraph" w:customStyle="1" w:styleId="E0957F41750609419090BEC73F3B8248">
    <w:name w:val="E0957F41750609419090BEC73F3B8248"/>
  </w:style>
  <w:style w:type="paragraph" w:customStyle="1" w:styleId="2167E1FC15D995458E93722C691AD405">
    <w:name w:val="2167E1FC15D995458E93722C691AD405"/>
  </w:style>
  <w:style w:type="paragraph" w:customStyle="1" w:styleId="663F1AC76310E941A0D48AABFB7C8F9C">
    <w:name w:val="663F1AC76310E941A0D48AABFB7C8F9C"/>
  </w:style>
  <w:style w:type="paragraph" w:customStyle="1" w:styleId="758488FD1163C44C9D207B827DF69B01">
    <w:name w:val="758488FD1163C44C9D207B827DF69B01"/>
  </w:style>
  <w:style w:type="paragraph" w:customStyle="1" w:styleId="20E54A5981343240BFD3A75D7DCF7441">
    <w:name w:val="20E54A5981343240BFD3A75D7DCF7441"/>
  </w:style>
  <w:style w:type="paragraph" w:customStyle="1" w:styleId="59433C681335C442A1AFEE64F609AE77">
    <w:name w:val="59433C681335C442A1AFEE64F609AE77"/>
  </w:style>
  <w:style w:type="paragraph" w:customStyle="1" w:styleId="FEC6B8A564EB324B85F8C832EB7E6908">
    <w:name w:val="FEC6B8A564EB324B85F8C832EB7E6908"/>
  </w:style>
  <w:style w:type="paragraph" w:customStyle="1" w:styleId="64076C3686388B41BDE7818C37F89099">
    <w:name w:val="64076C3686388B41BDE7818C37F89099"/>
  </w:style>
  <w:style w:type="paragraph" w:customStyle="1" w:styleId="FB6AE5CA8EAF6943AE27936440FEE9D1">
    <w:name w:val="FB6AE5CA8EAF6943AE27936440FEE9D1"/>
  </w:style>
  <w:style w:type="paragraph" w:customStyle="1" w:styleId="75AD8D928527714ABDB6997D7931213B">
    <w:name w:val="75AD8D928527714ABDB6997D7931213B"/>
  </w:style>
  <w:style w:type="paragraph" w:customStyle="1" w:styleId="1A0EFDCD1042BD4CAB037E9EF1E3D033">
    <w:name w:val="1A0EFDCD1042BD4CAB037E9EF1E3D033"/>
  </w:style>
  <w:style w:type="paragraph" w:customStyle="1" w:styleId="54E381D967C44948B1BFB341C473D98D">
    <w:name w:val="54E381D967C44948B1BFB341C473D98D"/>
  </w:style>
  <w:style w:type="paragraph" w:customStyle="1" w:styleId="764479FE13B83C49A671C2FA689038ED">
    <w:name w:val="764479FE13B83C49A671C2FA689038ED"/>
  </w:style>
  <w:style w:type="paragraph" w:customStyle="1" w:styleId="FB6C051CA4CB6C409CB838C45DAAEEBF">
    <w:name w:val="FB6C051CA4CB6C409CB838C45DAAEEBF"/>
  </w:style>
  <w:style w:type="paragraph" w:customStyle="1" w:styleId="C28E1CCC462E9E4D8994114532193D41">
    <w:name w:val="C28E1CCC462E9E4D8994114532193D41"/>
  </w:style>
  <w:style w:type="paragraph" w:customStyle="1" w:styleId="D829EA88C211A742AABDEF3C133E1B4E">
    <w:name w:val="D829EA88C211A742AABDEF3C133E1B4E"/>
  </w:style>
  <w:style w:type="paragraph" w:customStyle="1" w:styleId="1D407CE5B86EF74EA11701C07D2544F9">
    <w:name w:val="1D407CE5B86EF74EA11701C07D2544F9"/>
  </w:style>
  <w:style w:type="paragraph" w:customStyle="1" w:styleId="9EA1AD148A7AF145883E1DA299BB0745">
    <w:name w:val="9EA1AD148A7AF145883E1DA299BB0745"/>
  </w:style>
  <w:style w:type="paragraph" w:customStyle="1" w:styleId="100F02CE5789604FAAA6F2F5A3294E92">
    <w:name w:val="100F02CE5789604FAAA6F2F5A3294E92"/>
  </w:style>
  <w:style w:type="paragraph" w:customStyle="1" w:styleId="E727DDA9681CCB4FB0BFB906B020EE39">
    <w:name w:val="E727DDA9681CCB4FB0BFB906B020EE39"/>
  </w:style>
  <w:style w:type="paragraph" w:customStyle="1" w:styleId="52942C93B48A214FA4750C11F26B87C0">
    <w:name w:val="52942C93B48A214FA4750C11F26B87C0"/>
  </w:style>
  <w:style w:type="paragraph" w:customStyle="1" w:styleId="49209C706518B442B4548267B85C8A72">
    <w:name w:val="49209C706518B442B4548267B85C8A72"/>
  </w:style>
  <w:style w:type="paragraph" w:customStyle="1" w:styleId="C35F9F1035F4FA4DA052B609F8B565C0">
    <w:name w:val="C35F9F1035F4FA4DA052B609F8B565C0"/>
  </w:style>
  <w:style w:type="paragraph" w:customStyle="1" w:styleId="DFE0664EFA6BBD44B6EF0EE476AB77ED">
    <w:name w:val="DFE0664EFA6BBD44B6EF0EE476AB77ED"/>
  </w:style>
  <w:style w:type="paragraph" w:customStyle="1" w:styleId="035D6EDDA704B542B97DFCC82DCE7679">
    <w:name w:val="035D6EDDA704B542B97DFCC82DCE7679"/>
  </w:style>
  <w:style w:type="paragraph" w:customStyle="1" w:styleId="44D619B04422744895D7127D60163D22">
    <w:name w:val="44D619B04422744895D7127D60163D22"/>
  </w:style>
  <w:style w:type="paragraph" w:customStyle="1" w:styleId="AFB2DFA3DCE43C4DA0B74615F2BD0865">
    <w:name w:val="AFB2DFA3DCE43C4DA0B74615F2BD0865"/>
  </w:style>
  <w:style w:type="paragraph" w:customStyle="1" w:styleId="365698D23745DA4C807A609F4B17DE6F">
    <w:name w:val="365698D23745DA4C807A609F4B17DE6F"/>
  </w:style>
  <w:style w:type="paragraph" w:customStyle="1" w:styleId="033F582A257C4E4BBC8ABED034ECC703">
    <w:name w:val="033F582A257C4E4BBC8ABED034ECC703"/>
  </w:style>
  <w:style w:type="paragraph" w:customStyle="1" w:styleId="E02FE875DB71894B837071B0EC927213">
    <w:name w:val="E02FE875DB71894B837071B0EC927213"/>
  </w:style>
  <w:style w:type="paragraph" w:customStyle="1" w:styleId="857004B544503D418D4F7B1206F7D3FD">
    <w:name w:val="857004B544503D418D4F7B1206F7D3FD"/>
  </w:style>
  <w:style w:type="paragraph" w:customStyle="1" w:styleId="907864C904AD564E9E4C5F16DA634942">
    <w:name w:val="907864C904AD564E9E4C5F16DA634942"/>
  </w:style>
  <w:style w:type="paragraph" w:customStyle="1" w:styleId="A5C70651F37C254DA8EF7FED15A5BD90">
    <w:name w:val="A5C70651F37C254DA8EF7FED15A5BD90"/>
  </w:style>
  <w:style w:type="paragraph" w:customStyle="1" w:styleId="224943A80308FF45AE8CF3DB2069FBFF">
    <w:name w:val="224943A80308FF45AE8CF3DB2069FBFF"/>
  </w:style>
  <w:style w:type="paragraph" w:customStyle="1" w:styleId="181B7BB5C0A50E42B12647B8482D68E6">
    <w:name w:val="181B7BB5C0A50E42B12647B8482D68E6"/>
  </w:style>
  <w:style w:type="paragraph" w:customStyle="1" w:styleId="3C0F7008AD239448A7D2D281D9404947">
    <w:name w:val="3C0F7008AD239448A7D2D281D9404947"/>
  </w:style>
  <w:style w:type="paragraph" w:customStyle="1" w:styleId="784139C3A3B7924A8F31C5D4011F1130">
    <w:name w:val="784139C3A3B7924A8F31C5D4011F1130"/>
  </w:style>
  <w:style w:type="paragraph" w:customStyle="1" w:styleId="45010CA7A3C4B846BAD589408FE6C026">
    <w:name w:val="45010CA7A3C4B846BAD589408FE6C026"/>
  </w:style>
  <w:style w:type="paragraph" w:customStyle="1" w:styleId="79778CF7E4BF7F4C994978F486E51A69">
    <w:name w:val="79778CF7E4BF7F4C994978F486E51A69"/>
  </w:style>
  <w:style w:type="paragraph" w:customStyle="1" w:styleId="C23BB8804D30634A993F13F0024BC33D">
    <w:name w:val="C23BB8804D30634A993F13F0024BC33D"/>
  </w:style>
  <w:style w:type="paragraph" w:customStyle="1" w:styleId="72461A9014A8CD4BA9F3C6CCD0E31338">
    <w:name w:val="72461A9014A8CD4BA9F3C6CCD0E31338"/>
  </w:style>
  <w:style w:type="paragraph" w:customStyle="1" w:styleId="7129243AB411424BABD5FA864E82FB27">
    <w:name w:val="7129243AB411424BABD5FA864E82FB27"/>
  </w:style>
  <w:style w:type="paragraph" w:customStyle="1" w:styleId="B829964A191349BBA4F6AFA7FA7CD6E0">
    <w:name w:val="B829964A191349BBA4F6AFA7FA7CD6E0"/>
    <w:rsid w:val="00067C1E"/>
    <w:pPr>
      <w:spacing w:line="259" w:lineRule="auto"/>
    </w:pPr>
    <w:rPr>
      <w:kern w:val="0"/>
      <w:sz w:val="22"/>
      <w:szCs w:val="22"/>
      <w14:ligatures w14:val="none"/>
    </w:rPr>
  </w:style>
  <w:style w:type="paragraph" w:customStyle="1" w:styleId="EE2AECDCDDAF4A4ABFF8A7912AD0389F">
    <w:name w:val="EE2AECDCDDAF4A4ABFF8A7912AD0389F"/>
    <w:rsid w:val="00067C1E"/>
    <w:pPr>
      <w:spacing w:line="259" w:lineRule="auto"/>
    </w:pPr>
    <w:rPr>
      <w:kern w:val="0"/>
      <w:sz w:val="22"/>
      <w:szCs w:val="22"/>
      <w14:ligatures w14:val="none"/>
    </w:rPr>
  </w:style>
  <w:style w:type="paragraph" w:customStyle="1" w:styleId="6C4B1884417D487BA473FA2779486C4A">
    <w:name w:val="6C4B1884417D487BA473FA2779486C4A"/>
    <w:rsid w:val="00067C1E"/>
    <w:pPr>
      <w:spacing w:line="259" w:lineRule="auto"/>
    </w:pPr>
    <w:rPr>
      <w:kern w:val="0"/>
      <w:sz w:val="22"/>
      <w:szCs w:val="22"/>
      <w14:ligatures w14:val="none"/>
    </w:rPr>
  </w:style>
  <w:style w:type="paragraph" w:customStyle="1" w:styleId="D79CB2E883F24341A1F3005B06902360">
    <w:name w:val="D79CB2E883F24341A1F3005B06902360"/>
    <w:rsid w:val="00067C1E"/>
    <w:pPr>
      <w:spacing w:line="259" w:lineRule="auto"/>
    </w:pPr>
    <w:rPr>
      <w:kern w:val="0"/>
      <w:sz w:val="22"/>
      <w:szCs w:val="22"/>
      <w14:ligatures w14:val="none"/>
    </w:rPr>
  </w:style>
  <w:style w:type="paragraph" w:customStyle="1" w:styleId="9FC086DE6C1B46C39DFFAC6892FC5233">
    <w:name w:val="9FC086DE6C1B46C39DFFAC6892FC5233"/>
    <w:rsid w:val="00BE43B0"/>
    <w:pPr>
      <w:spacing w:line="259" w:lineRule="auto"/>
    </w:pPr>
    <w:rPr>
      <w:kern w:val="0"/>
      <w:sz w:val="22"/>
      <w:szCs w:val="22"/>
      <w14:ligatures w14:val="none"/>
    </w:rPr>
  </w:style>
  <w:style w:type="paragraph" w:customStyle="1" w:styleId="1B10A463C3DA4805AF298FF96719B847">
    <w:name w:val="1B10A463C3DA4805AF298FF96719B847"/>
    <w:rsid w:val="00BE43B0"/>
    <w:pPr>
      <w:spacing w:line="259" w:lineRule="auto"/>
    </w:pPr>
    <w:rPr>
      <w:kern w:val="0"/>
      <w:sz w:val="22"/>
      <w:szCs w:val="22"/>
      <w14:ligatures w14:val="none"/>
    </w:rPr>
  </w:style>
  <w:style w:type="paragraph" w:customStyle="1" w:styleId="E0E9F0C94F9F4D7CA931BDF4FD6DF406">
    <w:name w:val="E0E9F0C94F9F4D7CA931BDF4FD6DF406"/>
    <w:rsid w:val="00BE43B0"/>
    <w:pPr>
      <w:spacing w:line="259" w:lineRule="auto"/>
    </w:pPr>
    <w:rPr>
      <w:kern w:val="0"/>
      <w:sz w:val="22"/>
      <w:szCs w:val="22"/>
      <w14:ligatures w14:val="none"/>
    </w:rPr>
  </w:style>
  <w:style w:type="paragraph" w:customStyle="1" w:styleId="B4766C8034684748A637D8E1F4BF5F08">
    <w:name w:val="B4766C8034684748A637D8E1F4BF5F08"/>
    <w:rsid w:val="00BE43B0"/>
    <w:pPr>
      <w:spacing w:line="259" w:lineRule="auto"/>
    </w:pPr>
    <w:rPr>
      <w:kern w:val="0"/>
      <w:sz w:val="22"/>
      <w:szCs w:val="22"/>
      <w14:ligatures w14:val="none"/>
    </w:rPr>
  </w:style>
  <w:style w:type="paragraph" w:customStyle="1" w:styleId="D2614B26692F4904ACD96D73DE5465BD">
    <w:name w:val="D2614B26692F4904ACD96D73DE5465BD"/>
    <w:rsid w:val="005C62EC"/>
    <w:pPr>
      <w:spacing w:line="259" w:lineRule="auto"/>
    </w:pPr>
    <w:rPr>
      <w:kern w:val="0"/>
      <w:sz w:val="22"/>
      <w:szCs w:val="22"/>
      <w14:ligatures w14:val="none"/>
    </w:rPr>
  </w:style>
  <w:style w:type="paragraph" w:customStyle="1" w:styleId="C2C0F12C8F124740A61917E8DA5703D2">
    <w:name w:val="C2C0F12C8F124740A61917E8DA5703D2"/>
    <w:rsid w:val="005C62EC"/>
    <w:pPr>
      <w:spacing w:line="259" w:lineRule="auto"/>
    </w:pPr>
    <w:rPr>
      <w:kern w:val="0"/>
      <w:sz w:val="22"/>
      <w:szCs w:val="22"/>
      <w14:ligatures w14:val="none"/>
    </w:rPr>
  </w:style>
  <w:style w:type="paragraph" w:customStyle="1" w:styleId="C1C2209A6F954098A3379458E33D8186">
    <w:name w:val="C1C2209A6F954098A3379458E33D8186"/>
    <w:rsid w:val="004F5B8C"/>
    <w:pPr>
      <w:spacing w:line="259" w:lineRule="auto"/>
    </w:pPr>
    <w:rPr>
      <w:kern w:val="0"/>
      <w:sz w:val="22"/>
      <w:szCs w:val="22"/>
      <w14:ligatures w14:val="none"/>
    </w:rPr>
  </w:style>
  <w:style w:type="paragraph" w:customStyle="1" w:styleId="E456CEC827704525AED2472D9E6C3070">
    <w:name w:val="E456CEC827704525AED2472D9E6C3070"/>
    <w:rsid w:val="00B638C3"/>
    <w:pPr>
      <w:spacing w:line="259" w:lineRule="auto"/>
    </w:pPr>
    <w:rPr>
      <w:kern w:val="0"/>
      <w:sz w:val="22"/>
      <w:szCs w:val="22"/>
      <w14:ligatures w14:val="none"/>
    </w:rPr>
  </w:style>
  <w:style w:type="paragraph" w:customStyle="1" w:styleId="AA834383163A44D6A8F501754F83A3AD">
    <w:name w:val="AA834383163A44D6A8F501754F83A3AD"/>
    <w:rsid w:val="00B638C3"/>
    <w:pPr>
      <w:spacing w:line="259" w:lineRule="auto"/>
    </w:pPr>
    <w:rPr>
      <w:kern w:val="0"/>
      <w:sz w:val="22"/>
      <w:szCs w:val="22"/>
      <w14:ligatures w14:val="none"/>
    </w:rPr>
  </w:style>
  <w:style w:type="paragraph" w:customStyle="1" w:styleId="3EA5A4CD95724148AE913F9148AD2712">
    <w:name w:val="3EA5A4CD95724148AE913F9148AD2712"/>
    <w:rsid w:val="00B638C3"/>
    <w:pPr>
      <w:spacing w:line="259" w:lineRule="auto"/>
    </w:pPr>
    <w:rPr>
      <w:kern w:val="0"/>
      <w:sz w:val="22"/>
      <w:szCs w:val="22"/>
      <w14:ligatures w14:val="none"/>
    </w:rPr>
  </w:style>
  <w:style w:type="paragraph" w:customStyle="1" w:styleId="E9133220F9B94D4B8BF9306A895BB4FA">
    <w:name w:val="E9133220F9B94D4B8BF9306A895BB4FA"/>
    <w:rsid w:val="00B638C3"/>
    <w:pPr>
      <w:spacing w:line="259" w:lineRule="auto"/>
    </w:pPr>
    <w:rPr>
      <w:kern w:val="0"/>
      <w:sz w:val="22"/>
      <w:szCs w:val="22"/>
      <w14:ligatures w14:val="none"/>
    </w:rPr>
  </w:style>
  <w:style w:type="paragraph" w:customStyle="1" w:styleId="23D7B81ED0434CF68DEEB1C6A86B26B3">
    <w:name w:val="23D7B81ED0434CF68DEEB1C6A86B26B3"/>
    <w:rsid w:val="00B638C3"/>
    <w:pPr>
      <w:spacing w:line="259" w:lineRule="auto"/>
    </w:pPr>
    <w:rPr>
      <w:kern w:val="0"/>
      <w:sz w:val="22"/>
      <w:szCs w:val="22"/>
      <w14:ligatures w14:val="none"/>
    </w:rPr>
  </w:style>
  <w:style w:type="paragraph" w:customStyle="1" w:styleId="1D434F3C317F43FF969D95EBC84A836E">
    <w:name w:val="1D434F3C317F43FF969D95EBC84A836E"/>
    <w:rsid w:val="00B638C3"/>
    <w:pPr>
      <w:spacing w:line="259" w:lineRule="auto"/>
    </w:pPr>
    <w:rPr>
      <w:kern w:val="0"/>
      <w:sz w:val="22"/>
      <w:szCs w:val="22"/>
      <w14:ligatures w14:val="none"/>
    </w:rPr>
  </w:style>
  <w:style w:type="paragraph" w:customStyle="1" w:styleId="ABC5B07808E944239F967F900FC533B0">
    <w:name w:val="ABC5B07808E944239F967F900FC533B0"/>
    <w:rsid w:val="00B638C3"/>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0567-4EAA-4AE2-9A61-4F6FAB27C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138370</Words>
  <Characters>871738</Characters>
  <Application>Microsoft Office Word</Application>
  <DocSecurity>4</DocSecurity>
  <Lines>7264</Lines>
  <Paragraphs>2016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Hellmann, Simon</dc:creator>
  <cp:keywords/>
  <cp:lastModifiedBy>Hellmann, Simon</cp:lastModifiedBy>
  <cp:revision>2</cp:revision>
  <cp:lastPrinted>2025-04-05T10:44:00Z</cp:lastPrinted>
  <dcterms:created xsi:type="dcterms:W3CDTF">2025-04-28T07:42:00Z</dcterms:created>
  <dcterms:modified xsi:type="dcterms:W3CDTF">2025-04-28T07:42:00Z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NFG Bibliothek</vt:lpwstr>
  </property>
  <property fmtid="{D5CDD505-2E9C-101B-9397-08002B2CF9AE}" pid="3" name="CitaviDocumentProperty_0">
    <vt:lpwstr>e84d804c-53ef-4081-8c43-35183720818e</vt:lpwstr>
  </property>
  <property fmtid="{D5CDD505-2E9C-101B-9397-08002B2CF9AE}" pid="4" name="CitaviDocumentProperty_27">
    <vt:lpwstr>True</vt:lpwstr>
  </property>
  <property fmtid="{D5CDD505-2E9C-101B-9397-08002B2CF9AE}" pid="5" name="CitaviDocumentProperty_26">
    <vt:lpwstr>References</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11">
    <vt:lpwstr>Überschrift 2</vt:lpwstr>
  </property>
  <property fmtid="{D5CDD505-2E9C-101B-9397-08002B2CF9AE}" pid="12" name="CitaviDocumentProperty_8">
    <vt:lpwstr>Data Source=DBFZ-CLU01-DB;Initial Catalog=CitaviDB;Integrated Security=True;Schema Name="NFG Bibliothek"</vt:lpwstr>
  </property>
  <property fmtid="{D5CDD505-2E9C-101B-9397-08002B2CF9AE}" pid="13" name="CitaviDocumentProperty_1">
    <vt:lpwstr>6.15.2.0</vt:lpwstr>
  </property>
  <property fmtid="{D5CDD505-2E9C-101B-9397-08002B2CF9AE}" pid="14" name="CitaviDocumentProperty_6">
    <vt:lpwstr>True</vt:lpwstr>
  </property>
</Properties>
</file>